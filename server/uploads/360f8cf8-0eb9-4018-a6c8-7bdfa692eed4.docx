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F93A65" w:rsidR="004539CD" w:rsidP="004539CD" w:rsidRDefault="00F93A65" w14:paraId="5C3A41B5" w14:textId="1FBF8313">
      <w:pPr>
        <w:spacing w:before="120" w:after="120"/>
        <w:rPr>
          <w:rFonts w:cs="Arial"/>
          <w:b/>
          <w:bCs/>
          <w:sz w:val="20"/>
          <w:szCs w:val="20"/>
        </w:rPr>
      </w:pPr>
      <w:r w:rsidRPr="00F93A65">
        <w:rPr>
          <w:b/>
          <w:bCs/>
        </w:rPr>
        <w:t>CONSULTANCY</w:t>
      </w:r>
      <w:r w:rsidRPr="00F93A65">
        <w:rPr>
          <w:b/>
          <w:bCs/>
          <w:spacing w:val="-7"/>
        </w:rPr>
        <w:t xml:space="preserve"> </w:t>
      </w:r>
      <w:r w:rsidRPr="00F93A65">
        <w:rPr>
          <w:b/>
          <w:bCs/>
          <w:spacing w:val="-2"/>
        </w:rPr>
        <w:t xml:space="preserve">AGREEMENT </w:t>
      </w:r>
      <w:ins w:author="Faith Malambe | Autofund" w:date="2025-12-08T12:23:00Z" w16du:dateUtc="2025-12-08T10:23:00Z" w:id="0">
        <w:r w:rsidRPr="00F93A65">
          <w:rPr>
            <w:b/>
            <w:bCs/>
            <w:spacing w:val="-2"/>
          </w:rPr>
          <w:t>(FINANCIAL SERVICES AGREEMENT</w:t>
        </w:r>
      </w:ins>
      <w:ins w:author="Faith Malambe | Autofund" w:date="2025-12-08T16:33:00Z" w16du:dateUtc="2025-12-08T14:33:00Z" w:id="1">
        <w:r w:rsidRPr="00F93A65">
          <w:rPr>
            <w:b/>
            <w:bCs/>
            <w:spacing w:val="-2"/>
          </w:rPr>
          <w:t>)</w:t>
        </w:r>
      </w:ins>
    </w:p>
    <w:p w:rsidRPr="00B0675F" w:rsidR="00A42EC4" w:rsidP="004539CD" w:rsidRDefault="00A42EC4" w14:paraId="09A54452" w14:textId="243AC3ED">
      <w:pPr>
        <w:spacing w:before="120" w:after="120"/>
        <w:rPr>
          <w:rFonts w:cs="Arial"/>
          <w:sz w:val="20"/>
          <w:szCs w:val="20"/>
        </w:rPr>
      </w:pPr>
    </w:p>
    <w:p w:rsidRPr="00B0675F" w:rsidR="00A42EC4" w:rsidP="004539CD" w:rsidRDefault="00A42EC4" w14:paraId="7D7B0F2B" w14:textId="70DEB952">
      <w:pPr>
        <w:spacing w:before="120" w:after="120"/>
        <w:rPr>
          <w:rFonts w:cs="Arial"/>
          <w:sz w:val="20"/>
          <w:szCs w:val="20"/>
        </w:rPr>
      </w:pPr>
    </w:p>
    <w:p w:rsidRPr="00B0675F" w:rsidR="004539CD" w:rsidP="004539CD" w:rsidRDefault="004539CD" w14:paraId="41F7AD72" w14:textId="77777777">
      <w:pPr>
        <w:spacing w:before="120" w:after="120"/>
        <w:rPr>
          <w:rFonts w:cs="Arial"/>
          <w:sz w:val="20"/>
          <w:szCs w:val="20"/>
        </w:rPr>
      </w:pPr>
      <w:r w:rsidRPr="00B0675F">
        <w:rPr>
          <w:rFonts w:cs="Arial"/>
          <w:sz w:val="20"/>
          <w:szCs w:val="20"/>
        </w:rPr>
        <w:t>between</w:t>
      </w:r>
    </w:p>
    <w:p w:rsidRPr="00B0675F" w:rsidR="004539CD" w:rsidP="004539CD" w:rsidRDefault="004539CD" w14:paraId="55C5CF72" w14:textId="1ED79632">
      <w:pPr>
        <w:spacing w:before="120" w:after="120"/>
        <w:rPr>
          <w:rFonts w:cs="Arial"/>
          <w:sz w:val="20"/>
          <w:szCs w:val="20"/>
        </w:rPr>
      </w:pPr>
    </w:p>
    <w:p w:rsidRPr="00B0675F" w:rsidR="00A42EC4" w:rsidP="004539CD" w:rsidRDefault="00A42EC4" w14:paraId="5FE066D9" w14:textId="3B8CB318">
      <w:pPr>
        <w:spacing w:before="120" w:after="120"/>
        <w:rPr>
          <w:rFonts w:cs="Arial"/>
          <w:sz w:val="20"/>
          <w:szCs w:val="20"/>
        </w:rPr>
      </w:pPr>
    </w:p>
    <w:p w:rsidRPr="00B0675F" w:rsidR="00A42EC4" w:rsidP="004539CD" w:rsidRDefault="00A42EC4" w14:paraId="4E7D093B" w14:textId="77777777">
      <w:pPr>
        <w:spacing w:before="120" w:after="120"/>
        <w:rPr>
          <w:rFonts w:cs="Arial"/>
          <w:sz w:val="20"/>
          <w:szCs w:val="20"/>
        </w:rPr>
      </w:pPr>
    </w:p>
    <w:p w:rsidRPr="00211C17" w:rsidR="004539CD" w:rsidP="004539CD" w:rsidRDefault="008E0769" w14:paraId="20B42ADF" w14:textId="2FFF2BB9">
      <w:pPr>
        <w:spacing w:before="120" w:after="120"/>
      </w:pPr>
      <w:r w:rsidRPr="1C25632A" w:rsidR="0FD991EC">
        <w:rPr>
          <w:rFonts w:cs="Arial"/>
          <w:b w:val="1"/>
          <w:bCs w:val="1"/>
        </w:rPr>
        <w:t>[INSERT COMPANY NAME</w:t>
      </w:r>
    </w:p>
    <w:p w:rsidRPr="00B0675F" w:rsidR="00770D4F" w:rsidP="1C25632A" w:rsidRDefault="00770D4F" w14:paraId="5DE3EACF" w14:textId="3FAAC552">
      <w:pPr>
        <w:spacing w:before="120" w:after="120"/>
        <w:rPr>
          <w:rFonts w:cs="Arial"/>
          <w:sz w:val="20"/>
          <w:szCs w:val="20"/>
        </w:rPr>
      </w:pPr>
      <w:r w:rsidRPr="1C25632A" w:rsidR="00770D4F">
        <w:rPr>
          <w:rFonts w:cs="Arial"/>
          <w:sz w:val="20"/>
          <w:szCs w:val="20"/>
        </w:rPr>
        <w:t>(Registration number </w:t>
      </w:r>
      <w:r w:rsidRPr="1C25632A" w:rsidR="257BFE54">
        <w:rPr>
          <w:rFonts w:cs="Arial"/>
          <w:sz w:val="20"/>
          <w:szCs w:val="20"/>
        </w:rPr>
        <w:t>[INSERT</w:t>
      </w:r>
      <w:r w:rsidRPr="1C25632A" w:rsidR="00770D4F">
        <w:rPr>
          <w:rFonts w:cs="Arial"/>
          <w:sz w:val="20"/>
          <w:szCs w:val="20"/>
        </w:rPr>
        <w:t>)</w:t>
      </w:r>
    </w:p>
    <w:p w:rsidRPr="00B0675F" w:rsidR="004539CD" w:rsidP="1C25632A" w:rsidRDefault="008E0769" w14:paraId="3ADD7A6A" w14:textId="0D63020F">
      <w:pPr>
        <w:spacing w:before="120" w:after="120"/>
        <w:rPr>
          <w:rFonts w:cs="Arial"/>
          <w:sz w:val="20"/>
          <w:szCs w:val="20"/>
        </w:rPr>
      </w:pPr>
    </w:p>
    <w:p w:rsidR="004539CD" w:rsidP="004539CD" w:rsidRDefault="004539CD" w14:paraId="774FB62F" w14:textId="62428548">
      <w:pPr>
        <w:spacing w:before="120" w:after="120"/>
        <w:rPr>
          <w:rFonts w:cs="Arial"/>
          <w:sz w:val="20"/>
          <w:szCs w:val="20"/>
        </w:rPr>
      </w:pPr>
    </w:p>
    <w:p w:rsidRPr="00B0675F" w:rsidR="0088752C" w:rsidP="004539CD" w:rsidRDefault="0088752C" w14:paraId="2D000315" w14:textId="77777777">
      <w:pPr>
        <w:spacing w:before="120" w:after="120"/>
        <w:rPr>
          <w:rFonts w:cs="Arial"/>
          <w:sz w:val="20"/>
          <w:szCs w:val="20"/>
        </w:rPr>
      </w:pPr>
    </w:p>
    <w:p w:rsidRPr="00B0675F" w:rsidR="004539CD" w:rsidP="004539CD" w:rsidRDefault="004539CD" w14:paraId="480D2C33" w14:textId="77777777">
      <w:pPr>
        <w:spacing w:before="120" w:after="120"/>
        <w:rPr>
          <w:rFonts w:cs="Arial"/>
          <w:sz w:val="20"/>
          <w:szCs w:val="20"/>
        </w:rPr>
      </w:pPr>
      <w:r w:rsidRPr="00B0675F">
        <w:rPr>
          <w:rFonts w:cs="Arial"/>
          <w:sz w:val="20"/>
          <w:szCs w:val="20"/>
        </w:rPr>
        <w:t>and</w:t>
      </w:r>
    </w:p>
    <w:p w:rsidRPr="00B0675F" w:rsidR="004539CD" w:rsidP="004539CD" w:rsidRDefault="004539CD" w14:paraId="3C657592" w14:textId="77777777">
      <w:pPr>
        <w:spacing w:before="120" w:after="120"/>
        <w:rPr>
          <w:rFonts w:cs="Arial"/>
          <w:sz w:val="20"/>
          <w:szCs w:val="20"/>
        </w:rPr>
      </w:pPr>
    </w:p>
    <w:p w:rsidR="007641F3" w:rsidP="007641F3" w:rsidRDefault="007641F3" w14:paraId="36F46496" w14:textId="77777777">
      <w:pPr>
        <w:pStyle w:val="BodyText"/>
        <w:spacing w:before="132"/>
      </w:pPr>
    </w:p>
    <w:p w:rsidR="007641F3" w:rsidP="007641F3" w:rsidRDefault="006F626A" w14:paraId="58C3AED9" w14:textId="10B97DB5">
      <w:pPr>
        <w:ind w:hanging="142"/>
        <w:rPr>
          <w:b/>
        </w:rPr>
      </w:pPr>
      <w:r>
        <w:rPr>
          <w:b/>
        </w:rPr>
        <w:t>[insert]</w:t>
      </w:r>
    </w:p>
    <w:p w:rsidR="006F626A" w:rsidP="000559E4" w:rsidRDefault="007641F3" w14:paraId="16F0E5E6" w14:textId="77777777">
      <w:pPr>
        <w:pStyle w:val="BodyText"/>
        <w:spacing w:before="119" w:line="367" w:lineRule="auto"/>
        <w:ind w:left="-142" w:right="4708"/>
      </w:pPr>
      <w:r>
        <w:t>(Identity</w:t>
      </w:r>
      <w:r>
        <w:rPr>
          <w:spacing w:val="-7"/>
        </w:rPr>
        <w:t xml:space="preserve"> </w:t>
      </w:r>
      <w:r>
        <w:t xml:space="preserve">number:) </w:t>
      </w:r>
    </w:p>
    <w:p w:rsidR="007641F3" w:rsidP="000559E4" w:rsidRDefault="007641F3" w14:paraId="6617AB4C" w14:textId="147CE885">
      <w:pPr>
        <w:pStyle w:val="BodyText"/>
        <w:spacing w:before="119" w:line="367" w:lineRule="auto"/>
        <w:ind w:left="-142" w:right="4708"/>
      </w:pPr>
      <w:r>
        <w:rPr>
          <w:spacing w:val="-2"/>
        </w:rPr>
        <w:t>(“</w:t>
      </w:r>
      <w:r>
        <w:rPr>
          <w:b/>
          <w:spacing w:val="-2"/>
        </w:rPr>
        <w:t>Consultant</w:t>
      </w:r>
      <w:r>
        <w:rPr>
          <w:spacing w:val="-2"/>
        </w:rPr>
        <w:t>”)</w:t>
      </w:r>
    </w:p>
    <w:p w:rsidRPr="00B0675F" w:rsidR="004539CD" w:rsidP="004539CD" w:rsidRDefault="004539CD" w14:paraId="3BE0556F" w14:textId="77777777">
      <w:pPr>
        <w:rPr>
          <w:rFonts w:cs="Arial"/>
          <w:sz w:val="20"/>
          <w:szCs w:val="20"/>
        </w:rPr>
      </w:pPr>
    </w:p>
    <w:p w:rsidRPr="00B0675F" w:rsidR="004539CD" w:rsidP="004539CD" w:rsidRDefault="004539CD" w14:paraId="283A5260" w14:textId="77777777">
      <w:pPr>
        <w:rPr>
          <w:rFonts w:cs="Arial"/>
          <w:sz w:val="20"/>
          <w:szCs w:val="20"/>
        </w:rPr>
      </w:pPr>
    </w:p>
    <w:p w:rsidRPr="00B0675F" w:rsidR="004539CD" w:rsidP="004539CD" w:rsidRDefault="004539CD" w14:paraId="6076F88D" w14:textId="77777777">
      <w:pPr>
        <w:rPr>
          <w:rFonts w:cs="Arial"/>
          <w:sz w:val="20"/>
          <w:szCs w:val="20"/>
        </w:rPr>
        <w:sectPr w:rsidRPr="00B0675F" w:rsidR="004539CD" w:rsidSect="00E67277">
          <w:headerReference w:type="default" r:id="rId11"/>
          <w:footerReference w:type="default" r:id="rId12"/>
          <w:pgSz w:w="11906" w:h="16838" w:orient="portrait" w:code="9"/>
          <w:pgMar w:top="1985" w:right="1701" w:bottom="1418" w:left="1701" w:header="567" w:footer="1021" w:gutter="0"/>
          <w:pgNumType w:start="1"/>
          <w:cols w:space="708"/>
          <w:docGrid w:linePitch="360"/>
        </w:sectPr>
      </w:pPr>
    </w:p>
    <w:p w:rsidR="003B6BCB" w:rsidP="006F626A" w:rsidRDefault="003B6BCB" w14:paraId="65D5BBF8" w14:textId="77777777">
      <w:pPr>
        <w:keepNext/>
        <w:keepLines/>
        <w:tabs>
          <w:tab w:val="num" w:pos="2355"/>
        </w:tabs>
        <w:suppressAutoHyphens w:val="0"/>
        <w:spacing w:after="240" w:line="360" w:lineRule="auto"/>
        <w:jc w:val="both"/>
        <w:rPr>
          <w:rFonts w:eastAsia="Calibri" w:cs="Arial"/>
          <w:b/>
          <w:sz w:val="20"/>
          <w:szCs w:val="20"/>
          <w:lang w:val="en-ZA" w:eastAsia="en-US"/>
        </w:rPr>
      </w:pPr>
      <w:bookmarkStart w:name="_Toc426710771" w:id="2"/>
      <w:bookmarkStart w:name="_Toc426710772" w:id="3"/>
      <w:bookmarkStart w:name="_Toc426710773" w:id="4"/>
      <w:bookmarkStart w:name="_Toc426710774" w:id="5"/>
      <w:bookmarkStart w:name="_Ref460895234" w:id="6"/>
      <w:bookmarkStart w:name="_Toc460895522" w:id="7"/>
      <w:bookmarkEnd w:id="2"/>
      <w:bookmarkEnd w:id="3"/>
      <w:bookmarkEnd w:id="4"/>
      <w:bookmarkEnd w:id="5"/>
    </w:p>
    <w:p w:rsidRPr="00F7059B" w:rsidR="000B2876" w:rsidP="00F7059B" w:rsidRDefault="000B2876" w14:paraId="283C2E9B" w14:textId="33E8652E">
      <w:pPr>
        <w:keepNext/>
        <w:keepLines/>
        <w:numPr>
          <w:ilvl w:val="0"/>
          <w:numId w:val="5"/>
        </w:numPr>
        <w:tabs>
          <w:tab w:val="num" w:pos="2355"/>
        </w:tabs>
        <w:suppressAutoHyphens w:val="0"/>
        <w:spacing w:after="240" w:line="360" w:lineRule="auto"/>
        <w:jc w:val="both"/>
        <w:rPr>
          <w:rFonts w:eastAsia="Calibri" w:cs="Arial"/>
          <w:b/>
          <w:sz w:val="20"/>
          <w:szCs w:val="20"/>
          <w:lang w:val="en-ZA" w:eastAsia="en-US"/>
        </w:rPr>
      </w:pPr>
      <w:r w:rsidRPr="00F7059B">
        <w:rPr>
          <w:rFonts w:eastAsia="Calibri" w:cs="Arial"/>
          <w:b/>
          <w:sz w:val="20"/>
          <w:szCs w:val="20"/>
          <w:lang w:val="en-ZA" w:eastAsia="en-US"/>
        </w:rPr>
        <w:t>Interpretation</w:t>
      </w:r>
      <w:bookmarkEnd w:id="6"/>
      <w:bookmarkEnd w:id="7"/>
    </w:p>
    <w:p w:rsidRPr="00F7059B" w:rsidR="000B2876" w:rsidP="00F7059B" w:rsidRDefault="000B2876" w14:paraId="27D4AE20" w14:textId="77777777">
      <w:pPr>
        <w:numPr>
          <w:ilvl w:val="0"/>
          <w:numId w:val="2"/>
        </w:numPr>
        <w:tabs>
          <w:tab w:val="num" w:pos="567"/>
        </w:tabs>
        <w:suppressAutoHyphens w:val="0"/>
        <w:spacing w:after="240" w:line="360" w:lineRule="auto"/>
        <w:ind w:left="426" w:hanging="426"/>
        <w:jc w:val="both"/>
        <w:rPr>
          <w:rFonts w:eastAsia="Calibri" w:cs="Arial"/>
          <w:sz w:val="20"/>
          <w:szCs w:val="20"/>
          <w:lang w:val="en-ZA" w:eastAsia="en-US"/>
        </w:rPr>
      </w:pPr>
      <w:r w:rsidRPr="00F7059B">
        <w:rPr>
          <w:rFonts w:eastAsia="Calibri" w:cs="Arial"/>
          <w:sz w:val="20"/>
          <w:szCs w:val="20"/>
          <w:lang w:val="en-ZA" w:eastAsia="en-US"/>
        </w:rPr>
        <w:t>In this Agreement, clause headings are for convenience and shall not be used in its interpretation and, unless the context clearly indicates a contrary intention, -</w:t>
      </w:r>
    </w:p>
    <w:p w:rsidRPr="00F7059B" w:rsidR="000B2876" w:rsidP="00F7059B" w:rsidRDefault="000B2876" w14:paraId="2528D5D9" w14:textId="77777777">
      <w:pPr>
        <w:numPr>
          <w:ilvl w:val="1"/>
          <w:numId w:val="5"/>
        </w:numPr>
        <w:tabs>
          <w:tab w:val="num" w:pos="2496"/>
        </w:tabs>
        <w:suppressAutoHyphens w:val="0"/>
        <w:spacing w:after="240" w:line="360" w:lineRule="auto"/>
        <w:jc w:val="both"/>
        <w:rPr>
          <w:rFonts w:eastAsia="Calibri" w:cs="Arial"/>
          <w:sz w:val="20"/>
          <w:szCs w:val="20"/>
          <w:lang w:val="en-ZA" w:eastAsia="en-US"/>
        </w:rPr>
      </w:pPr>
      <w:r w:rsidRPr="00F7059B">
        <w:rPr>
          <w:rFonts w:eastAsia="Calibri" w:cs="Arial"/>
          <w:sz w:val="20"/>
          <w:szCs w:val="20"/>
          <w:lang w:val="en-ZA" w:eastAsia="en-US"/>
        </w:rPr>
        <w:t xml:space="preserve">an expression which denotes  </w:t>
      </w:r>
    </w:p>
    <w:p w:rsidRPr="00F7059B" w:rsidR="000B2876" w:rsidP="00F7059B" w:rsidRDefault="000B2876" w14:paraId="2AA09F9A" w14:textId="77777777">
      <w:pPr>
        <w:numPr>
          <w:ilvl w:val="2"/>
          <w:numId w:val="5"/>
        </w:numPr>
        <w:tabs>
          <w:tab w:val="num" w:pos="3063"/>
        </w:tabs>
        <w:suppressAutoHyphens w:val="0"/>
        <w:spacing w:after="240" w:line="360" w:lineRule="auto"/>
        <w:jc w:val="both"/>
        <w:rPr>
          <w:rFonts w:eastAsia="Calibri" w:cs="Arial"/>
          <w:sz w:val="20"/>
          <w:szCs w:val="20"/>
          <w:lang w:val="en-ZA" w:eastAsia="en-US"/>
        </w:rPr>
      </w:pPr>
      <w:r w:rsidRPr="00F7059B">
        <w:rPr>
          <w:rFonts w:eastAsia="Calibri" w:cs="Arial"/>
          <w:sz w:val="20"/>
          <w:szCs w:val="20"/>
          <w:lang w:val="en-ZA" w:eastAsia="en-US"/>
        </w:rPr>
        <w:t>any gender includes the other genders;</w:t>
      </w:r>
    </w:p>
    <w:p w:rsidRPr="00F7059B" w:rsidR="000B2876" w:rsidP="00F7059B" w:rsidRDefault="000B2876" w14:paraId="6F17B281" w14:textId="77777777">
      <w:pPr>
        <w:numPr>
          <w:ilvl w:val="2"/>
          <w:numId w:val="5"/>
        </w:numPr>
        <w:tabs>
          <w:tab w:val="num" w:pos="3063"/>
        </w:tabs>
        <w:suppressAutoHyphens w:val="0"/>
        <w:spacing w:after="240" w:line="360" w:lineRule="auto"/>
        <w:jc w:val="both"/>
        <w:rPr>
          <w:rFonts w:eastAsia="Calibri" w:cs="Arial"/>
          <w:sz w:val="20"/>
          <w:szCs w:val="20"/>
          <w:lang w:val="en-ZA" w:eastAsia="en-US"/>
        </w:rPr>
      </w:pPr>
      <w:r w:rsidRPr="00F7059B">
        <w:rPr>
          <w:rFonts w:eastAsia="Calibri" w:cs="Arial"/>
          <w:sz w:val="20"/>
          <w:szCs w:val="20"/>
          <w:lang w:val="en-ZA" w:eastAsia="en-US"/>
        </w:rPr>
        <w:t>a natural person includes an artificial or juristic person and vice versa;</w:t>
      </w:r>
    </w:p>
    <w:p w:rsidRPr="00F7059B" w:rsidR="000B2876" w:rsidP="00F7059B" w:rsidRDefault="000B2876" w14:paraId="7B27FDB7" w14:textId="77777777">
      <w:pPr>
        <w:numPr>
          <w:ilvl w:val="2"/>
          <w:numId w:val="5"/>
        </w:numPr>
        <w:tabs>
          <w:tab w:val="num" w:pos="3063"/>
        </w:tabs>
        <w:suppressAutoHyphens w:val="0"/>
        <w:spacing w:after="240" w:line="360" w:lineRule="auto"/>
        <w:jc w:val="both"/>
        <w:rPr>
          <w:rFonts w:eastAsia="Calibri" w:cs="Arial"/>
          <w:sz w:val="20"/>
          <w:szCs w:val="20"/>
          <w:lang w:val="en-ZA" w:eastAsia="en-US"/>
        </w:rPr>
      </w:pPr>
      <w:r w:rsidRPr="00F7059B">
        <w:rPr>
          <w:rFonts w:eastAsia="Calibri" w:cs="Arial"/>
          <w:sz w:val="20"/>
          <w:szCs w:val="20"/>
          <w:lang w:val="en-ZA" w:eastAsia="en-US"/>
        </w:rPr>
        <w:t xml:space="preserve">the singular includes the plural and </w:t>
      </w:r>
      <w:r w:rsidRPr="00F7059B">
        <w:rPr>
          <w:rFonts w:eastAsia="Calibri" w:cs="Arial"/>
          <w:i/>
          <w:iCs/>
          <w:sz w:val="20"/>
          <w:szCs w:val="20"/>
          <w:lang w:val="en-ZA" w:eastAsia="en-US"/>
        </w:rPr>
        <w:t>vice versa</w:t>
      </w:r>
      <w:r w:rsidRPr="00F7059B">
        <w:rPr>
          <w:rFonts w:eastAsia="Calibri" w:cs="Arial"/>
          <w:sz w:val="20"/>
          <w:szCs w:val="20"/>
          <w:lang w:val="en-ZA" w:eastAsia="en-US"/>
        </w:rPr>
        <w:t>;</w:t>
      </w:r>
    </w:p>
    <w:p w:rsidRPr="00F7059B" w:rsidR="000B2876" w:rsidP="00F7059B" w:rsidRDefault="000B2876" w14:paraId="483D4340" w14:textId="77777777">
      <w:pPr>
        <w:numPr>
          <w:ilvl w:val="1"/>
          <w:numId w:val="5"/>
        </w:numPr>
        <w:tabs>
          <w:tab w:val="num" w:pos="2496"/>
        </w:tabs>
        <w:suppressAutoHyphens w:val="0"/>
        <w:spacing w:after="240" w:line="360" w:lineRule="auto"/>
        <w:jc w:val="both"/>
        <w:rPr>
          <w:rFonts w:eastAsia="Calibri" w:cs="Arial"/>
          <w:sz w:val="20"/>
          <w:szCs w:val="20"/>
          <w:lang w:val="en-ZA" w:eastAsia="en-US"/>
        </w:rPr>
      </w:pPr>
      <w:bookmarkStart w:name="_Ref460894255" w:id="8"/>
      <w:r w:rsidRPr="00F7059B">
        <w:rPr>
          <w:rFonts w:eastAsia="Calibri" w:cs="Arial"/>
          <w:sz w:val="20"/>
          <w:szCs w:val="20"/>
          <w:lang w:val="en-ZA" w:eastAsia="en-US"/>
        </w:rPr>
        <w:t>the following expressions shall bear the meanings assigned to them below and cognate expressions shall bear corresponding meanings -</w:t>
      </w:r>
      <w:bookmarkEnd w:id="8"/>
    </w:p>
    <w:p w:rsidRPr="00F7059B" w:rsidR="000B2876" w:rsidP="00F7059B" w:rsidRDefault="000B2876" w14:paraId="7149CC22" w14:textId="77777777">
      <w:pPr>
        <w:numPr>
          <w:ilvl w:val="2"/>
          <w:numId w:val="5"/>
        </w:numPr>
        <w:tabs>
          <w:tab w:val="num" w:pos="3063"/>
        </w:tabs>
        <w:suppressAutoHyphens w:val="0"/>
        <w:spacing w:after="240" w:line="360" w:lineRule="auto"/>
        <w:jc w:val="both"/>
        <w:rPr>
          <w:rFonts w:eastAsia="Calibri" w:cs="Arial"/>
          <w:sz w:val="20"/>
          <w:szCs w:val="20"/>
          <w:lang w:val="en-ZA" w:eastAsia="en-US"/>
        </w:rPr>
      </w:pPr>
      <w:r w:rsidRPr="00F7059B">
        <w:rPr>
          <w:rFonts w:eastAsia="Calibri" w:cs="Arial"/>
          <w:b/>
          <w:sz w:val="20"/>
          <w:szCs w:val="20"/>
          <w:lang w:val="en-ZA" w:eastAsia="en-US"/>
        </w:rPr>
        <w:t>“Affiliates”</w:t>
      </w:r>
      <w:r w:rsidRPr="00F7059B">
        <w:rPr>
          <w:rFonts w:eastAsia="Calibri" w:cs="Arial"/>
          <w:sz w:val="20"/>
          <w:szCs w:val="20"/>
          <w:lang w:val="en-ZA" w:eastAsia="en-US"/>
        </w:rPr>
        <w:t xml:space="preserve"> means in relation to any person, any other person which, directly or indirectly, (</w:t>
      </w:r>
      <w:proofErr w:type="spellStart"/>
      <w:r w:rsidRPr="00F7059B">
        <w:rPr>
          <w:rFonts w:eastAsia="Calibri" w:cs="Arial"/>
          <w:sz w:val="20"/>
          <w:szCs w:val="20"/>
          <w:lang w:val="en-ZA" w:eastAsia="en-US"/>
        </w:rPr>
        <w:t>i</w:t>
      </w:r>
      <w:proofErr w:type="spellEnd"/>
      <w:r w:rsidRPr="00F7059B">
        <w:rPr>
          <w:rFonts w:eastAsia="Calibri" w:cs="Arial"/>
          <w:sz w:val="20"/>
          <w:szCs w:val="20"/>
          <w:lang w:val="en-ZA" w:eastAsia="en-US"/>
        </w:rPr>
        <w:t>) is Controlled by the first-mentioned person, (ii) Controls the first-mentioned person, or (iii) is under common Control with the first-mentioned person.  “</w:t>
      </w:r>
      <w:r w:rsidRPr="00F7059B">
        <w:rPr>
          <w:rFonts w:eastAsia="Calibri" w:cs="Arial"/>
          <w:b/>
          <w:sz w:val="20"/>
          <w:szCs w:val="20"/>
          <w:lang w:val="en-ZA" w:eastAsia="en-US"/>
        </w:rPr>
        <w:t>Control</w:t>
      </w:r>
      <w:r w:rsidRPr="00F7059B">
        <w:rPr>
          <w:rFonts w:eastAsia="Calibri" w:cs="Arial"/>
          <w:sz w:val="20"/>
          <w:szCs w:val="20"/>
          <w:lang w:val="en-ZA" w:eastAsia="en-US"/>
        </w:rPr>
        <w:t>”, as used in the preceding sentence, means the possession, directly or indirectly, of the power to direct or cause the direction of the management and policies of such person, whether through the ownership of voting securities, by contract or otherwise;</w:t>
      </w:r>
    </w:p>
    <w:p w:rsidRPr="00F7059B" w:rsidR="000B2876" w:rsidP="00F7059B" w:rsidRDefault="000B2876" w14:paraId="3729250B" w14:textId="3723D9DC">
      <w:pPr>
        <w:numPr>
          <w:ilvl w:val="2"/>
          <w:numId w:val="5"/>
        </w:numPr>
        <w:tabs>
          <w:tab w:val="num" w:pos="3063"/>
        </w:tabs>
        <w:suppressAutoHyphens w:val="0"/>
        <w:spacing w:after="240" w:line="360" w:lineRule="auto"/>
        <w:jc w:val="both"/>
        <w:rPr>
          <w:rFonts w:eastAsia="Calibri" w:cs="Arial"/>
          <w:sz w:val="20"/>
          <w:szCs w:val="20"/>
          <w:lang w:val="en-ZA" w:eastAsia="en-US"/>
        </w:rPr>
      </w:pPr>
      <w:r w:rsidRPr="00F7059B">
        <w:rPr>
          <w:rFonts w:eastAsia="Calibri" w:cs="Arial"/>
          <w:b/>
          <w:sz w:val="20"/>
          <w:szCs w:val="20"/>
          <w:lang w:val="en-ZA" w:eastAsia="en-US"/>
        </w:rPr>
        <w:t>“Agreement”</w:t>
      </w:r>
      <w:r w:rsidRPr="00F7059B">
        <w:rPr>
          <w:rFonts w:eastAsia="Calibri" w:cs="Arial"/>
          <w:sz w:val="20"/>
          <w:szCs w:val="20"/>
          <w:lang w:val="en-ZA" w:eastAsia="en-US"/>
        </w:rPr>
        <w:t xml:space="preserve"> means this document and the annexures and schedules hereto, as amended</w:t>
      </w:r>
      <w:r w:rsidRPr="00F7059B" w:rsidR="003B12AA">
        <w:rPr>
          <w:rFonts w:eastAsia="Calibri" w:cs="Arial"/>
          <w:sz w:val="20"/>
          <w:szCs w:val="20"/>
          <w:lang w:val="en-ZA" w:eastAsia="en-US"/>
        </w:rPr>
        <w:t xml:space="preserve"> or issued</w:t>
      </w:r>
      <w:r w:rsidRPr="00F7059B">
        <w:rPr>
          <w:rFonts w:eastAsia="Calibri" w:cs="Arial"/>
          <w:sz w:val="20"/>
          <w:szCs w:val="20"/>
          <w:lang w:val="en-ZA" w:eastAsia="en-US"/>
        </w:rPr>
        <w:t xml:space="preserve"> from time to time by the Parties in writing;</w:t>
      </w:r>
    </w:p>
    <w:p w:rsidRPr="00F7059B" w:rsidR="000B2876" w:rsidP="00F7059B" w:rsidRDefault="000B2876" w14:paraId="407EF807" w14:textId="5377F7DE">
      <w:pPr>
        <w:numPr>
          <w:ilvl w:val="2"/>
          <w:numId w:val="5"/>
        </w:numPr>
        <w:tabs>
          <w:tab w:val="num" w:pos="3063"/>
        </w:tabs>
        <w:suppressAutoHyphens w:val="0"/>
        <w:spacing w:after="240" w:line="360" w:lineRule="auto"/>
        <w:jc w:val="both"/>
        <w:rPr>
          <w:rFonts w:eastAsia="Calibri" w:cs="Arial"/>
          <w:sz w:val="20"/>
          <w:szCs w:val="20"/>
          <w:lang w:val="en-ZA" w:eastAsia="en-US"/>
        </w:rPr>
      </w:pPr>
      <w:r w:rsidRPr="00F7059B">
        <w:rPr>
          <w:rFonts w:eastAsia="Calibri" w:cs="Arial"/>
          <w:b/>
          <w:sz w:val="20"/>
          <w:szCs w:val="20"/>
          <w:lang w:val="en-ZA" w:eastAsia="en-US"/>
        </w:rPr>
        <w:t>“Applicable Laws”</w:t>
      </w:r>
      <w:r w:rsidRPr="00F7059B">
        <w:rPr>
          <w:rFonts w:eastAsia="Calibri" w:cs="Arial"/>
          <w:sz w:val="20"/>
          <w:szCs w:val="20"/>
          <w:lang w:val="en-ZA" w:eastAsia="en-US"/>
        </w:rPr>
        <w:t xml:space="preserve"> in relation to a Party, shall include all and any</w:t>
      </w:r>
      <w:r w:rsidRPr="00F7059B" w:rsidR="00D77A73">
        <w:rPr>
          <w:rFonts w:eastAsia="Calibri" w:cs="Arial"/>
          <w:sz w:val="20"/>
          <w:szCs w:val="20"/>
          <w:lang w:val="en-ZA" w:eastAsia="en-US"/>
        </w:rPr>
        <w:t> </w:t>
      </w:r>
      <w:r w:rsidRPr="00F7059B">
        <w:rPr>
          <w:rFonts w:eastAsia="Calibri" w:cs="Arial"/>
          <w:sz w:val="20"/>
          <w:szCs w:val="20"/>
          <w:lang w:val="en-ZA" w:eastAsia="en-US"/>
        </w:rPr>
        <w:t>-</w:t>
      </w:r>
    </w:p>
    <w:p w:rsidRPr="00F7059B" w:rsidR="000B2876" w:rsidP="00F7059B" w:rsidRDefault="000B2876" w14:paraId="61FE06FF" w14:textId="77777777">
      <w:pPr>
        <w:numPr>
          <w:ilvl w:val="3"/>
          <w:numId w:val="5"/>
        </w:numPr>
        <w:tabs>
          <w:tab w:val="num" w:pos="3630"/>
        </w:tabs>
        <w:suppressAutoHyphens w:val="0"/>
        <w:spacing w:after="240" w:line="360" w:lineRule="auto"/>
        <w:jc w:val="both"/>
        <w:rPr>
          <w:rFonts w:eastAsia="Calibri" w:cs="Arial"/>
          <w:sz w:val="20"/>
          <w:szCs w:val="20"/>
          <w:lang w:val="en-ZA" w:eastAsia="en-US"/>
        </w:rPr>
      </w:pPr>
      <w:r w:rsidRPr="00F7059B">
        <w:rPr>
          <w:rFonts w:eastAsia="Calibri" w:cs="Arial"/>
          <w:sz w:val="20"/>
          <w:szCs w:val="20"/>
          <w:lang w:val="en-ZA" w:eastAsia="en-US"/>
        </w:rPr>
        <w:t>Statutes, subordinate legislation and common law; and</w:t>
      </w:r>
    </w:p>
    <w:p w:rsidRPr="00F7059B" w:rsidR="000B2876" w:rsidP="00F7059B" w:rsidRDefault="000B2876" w14:paraId="695F5866" w14:textId="77777777">
      <w:pPr>
        <w:numPr>
          <w:ilvl w:val="3"/>
          <w:numId w:val="5"/>
        </w:numPr>
        <w:tabs>
          <w:tab w:val="num" w:pos="3630"/>
        </w:tabs>
        <w:suppressAutoHyphens w:val="0"/>
        <w:spacing w:after="240" w:line="360" w:lineRule="auto"/>
        <w:jc w:val="both"/>
        <w:rPr>
          <w:rFonts w:eastAsia="Calibri" w:cs="Arial"/>
          <w:sz w:val="20"/>
          <w:szCs w:val="20"/>
          <w:lang w:val="en-ZA" w:eastAsia="en-US"/>
        </w:rPr>
      </w:pPr>
      <w:r w:rsidRPr="00F7059B">
        <w:rPr>
          <w:rFonts w:eastAsia="Calibri" w:cs="Arial"/>
          <w:sz w:val="20"/>
          <w:szCs w:val="20"/>
          <w:lang w:val="en-ZA" w:eastAsia="en-US"/>
        </w:rPr>
        <w:t>regulations; and</w:t>
      </w:r>
    </w:p>
    <w:p w:rsidRPr="00F7059B" w:rsidR="000B2876" w:rsidP="00F7059B" w:rsidRDefault="000B2876" w14:paraId="09CF3340" w14:textId="77777777">
      <w:pPr>
        <w:numPr>
          <w:ilvl w:val="3"/>
          <w:numId w:val="5"/>
        </w:numPr>
        <w:tabs>
          <w:tab w:val="num" w:pos="3630"/>
        </w:tabs>
        <w:suppressAutoHyphens w:val="0"/>
        <w:spacing w:after="240" w:line="360" w:lineRule="auto"/>
        <w:jc w:val="both"/>
        <w:rPr>
          <w:rFonts w:eastAsia="Calibri" w:cs="Arial"/>
          <w:sz w:val="20"/>
          <w:szCs w:val="20"/>
          <w:lang w:val="en-ZA" w:eastAsia="en-US"/>
        </w:rPr>
      </w:pPr>
      <w:r w:rsidRPr="00F7059B">
        <w:rPr>
          <w:rFonts w:eastAsia="Calibri" w:cs="Arial"/>
          <w:sz w:val="20"/>
          <w:szCs w:val="20"/>
          <w:lang w:val="en-ZA" w:eastAsia="en-US"/>
        </w:rPr>
        <w:t>ordinances and by-laws; and</w:t>
      </w:r>
    </w:p>
    <w:p w:rsidRPr="00F7059B" w:rsidR="000B2876" w:rsidP="00F7059B" w:rsidRDefault="000B2876" w14:paraId="6CEDCAD4" w14:textId="26F241A7">
      <w:pPr>
        <w:numPr>
          <w:ilvl w:val="3"/>
          <w:numId w:val="5"/>
        </w:numPr>
        <w:tabs>
          <w:tab w:val="num" w:pos="3630"/>
        </w:tabs>
        <w:suppressAutoHyphens w:val="0"/>
        <w:spacing w:after="240" w:line="360" w:lineRule="auto"/>
        <w:jc w:val="both"/>
        <w:rPr>
          <w:rFonts w:eastAsia="Calibri" w:cs="Arial"/>
          <w:sz w:val="20"/>
          <w:szCs w:val="20"/>
          <w:lang w:val="en-ZA" w:eastAsia="en-US"/>
        </w:rPr>
      </w:pPr>
      <w:r w:rsidRPr="00F7059B">
        <w:rPr>
          <w:rFonts w:eastAsia="Calibri" w:cs="Arial"/>
          <w:sz w:val="20"/>
          <w:szCs w:val="20"/>
          <w:lang w:val="en-ZA" w:eastAsia="en-US"/>
        </w:rPr>
        <w:t>directives, codes of practice, circulars, guidance notices, judgments and decisions of any competent authority, or any governmental, intergovernmental or supranational body, agency, department or regulatory, self-regulatory or other authority or organisation</w:t>
      </w:r>
      <w:r w:rsidRPr="00F7059B" w:rsidR="00D77A73">
        <w:rPr>
          <w:rFonts w:eastAsia="Calibri" w:cs="Arial"/>
          <w:sz w:val="20"/>
          <w:szCs w:val="20"/>
          <w:lang w:val="en-ZA" w:eastAsia="en-US"/>
        </w:rPr>
        <w:t>;</w:t>
      </w:r>
    </w:p>
    <w:p w:rsidRPr="00F7059B" w:rsidR="000B2876" w:rsidP="00F7059B" w:rsidRDefault="000B2876" w14:paraId="6ADC7C1F" w14:textId="4FBF0559">
      <w:pPr>
        <w:numPr>
          <w:ilvl w:val="2"/>
          <w:numId w:val="5"/>
        </w:numPr>
        <w:tabs>
          <w:tab w:val="num" w:pos="3063"/>
        </w:tabs>
        <w:suppressAutoHyphens w:val="0"/>
        <w:spacing w:after="240" w:line="360" w:lineRule="auto"/>
        <w:jc w:val="both"/>
        <w:rPr>
          <w:rFonts w:eastAsia="Calibri" w:cs="Arial"/>
          <w:sz w:val="20"/>
          <w:szCs w:val="20"/>
          <w:lang w:val="en-ZA" w:eastAsia="en-US"/>
        </w:rPr>
      </w:pPr>
      <w:r w:rsidRPr="00F7059B">
        <w:rPr>
          <w:rFonts w:eastAsia="Calibri" w:cs="Arial"/>
          <w:b/>
          <w:sz w:val="20"/>
          <w:szCs w:val="20"/>
          <w:lang w:val="en-ZA" w:eastAsia="en-US"/>
        </w:rPr>
        <w:t>“Approvals”</w:t>
      </w:r>
      <w:r w:rsidRPr="00F7059B">
        <w:rPr>
          <w:rFonts w:eastAsia="Calibri" w:cs="Arial"/>
          <w:sz w:val="20"/>
          <w:szCs w:val="20"/>
          <w:lang w:val="en-ZA" w:eastAsia="en-US"/>
        </w:rPr>
        <w:t xml:space="preserve"> means all consents, licences, approvals, permits and authorisations required by the relevant local authorities in</w:t>
      </w:r>
      <w:r w:rsidRPr="00F7059B" w:rsidR="00A91C1F">
        <w:rPr>
          <w:rFonts w:eastAsia="Calibri" w:cs="Arial"/>
          <w:sz w:val="20"/>
          <w:szCs w:val="20"/>
          <w:lang w:val="en-ZA" w:eastAsia="en-US"/>
        </w:rPr>
        <w:t xml:space="preserve"> the</w:t>
      </w:r>
      <w:r w:rsidRPr="00F7059B" w:rsidR="00A221A5">
        <w:rPr>
          <w:rFonts w:eastAsia="Calibri" w:cs="Arial"/>
          <w:sz w:val="20"/>
          <w:szCs w:val="20"/>
          <w:lang w:val="en-ZA" w:eastAsia="en-US"/>
        </w:rPr>
        <w:t xml:space="preserve"> </w:t>
      </w:r>
      <w:r w:rsidRPr="00F7059B" w:rsidR="00A91C1F">
        <w:rPr>
          <w:rFonts w:eastAsia="Calibri" w:cs="Arial"/>
          <w:sz w:val="20"/>
          <w:szCs w:val="20"/>
          <w:lang w:val="en-ZA" w:eastAsia="en-US"/>
        </w:rPr>
        <w:t>Republic of South Africa</w:t>
      </w:r>
      <w:r w:rsidRPr="00F7059B">
        <w:rPr>
          <w:rFonts w:eastAsia="Calibri" w:cs="Arial"/>
          <w:sz w:val="20"/>
          <w:szCs w:val="20"/>
          <w:lang w:val="en-ZA" w:eastAsia="en-US"/>
        </w:rPr>
        <w:t>;</w:t>
      </w:r>
      <w:r w:rsidRPr="00F7059B" w:rsidR="00A746C3">
        <w:rPr>
          <w:rFonts w:eastAsia="Calibri" w:cs="Arial"/>
          <w:sz w:val="20"/>
          <w:szCs w:val="20"/>
          <w:lang w:val="en-ZA" w:eastAsia="en-US"/>
        </w:rPr>
        <w:t xml:space="preserve"> </w:t>
      </w:r>
    </w:p>
    <w:p w:rsidRPr="00F7059B" w:rsidR="000B2876" w:rsidP="00F7059B" w:rsidRDefault="000B2876" w14:paraId="27929166" w14:textId="35CA4200">
      <w:pPr>
        <w:numPr>
          <w:ilvl w:val="2"/>
          <w:numId w:val="5"/>
        </w:numPr>
        <w:tabs>
          <w:tab w:val="num" w:pos="3063"/>
        </w:tabs>
        <w:suppressAutoHyphens w:val="0"/>
        <w:spacing w:after="240" w:line="360" w:lineRule="auto"/>
        <w:jc w:val="both"/>
        <w:rPr>
          <w:rFonts w:eastAsia="Calibri" w:cs="Arial"/>
          <w:sz w:val="20"/>
          <w:szCs w:val="20"/>
          <w:lang w:val="en-ZA" w:eastAsia="en-US"/>
        </w:rPr>
      </w:pPr>
      <w:r w:rsidRPr="00F7059B">
        <w:rPr>
          <w:rFonts w:eastAsia="Calibri" w:cs="Arial"/>
          <w:b/>
          <w:sz w:val="20"/>
          <w:szCs w:val="20"/>
          <w:lang w:val="en-ZA" w:eastAsia="en-US"/>
        </w:rPr>
        <w:t>“Authority”</w:t>
      </w:r>
      <w:r w:rsidRPr="00F7059B">
        <w:rPr>
          <w:rFonts w:eastAsia="Calibri" w:cs="Arial"/>
          <w:sz w:val="20"/>
          <w:szCs w:val="20"/>
          <w:lang w:val="en-ZA" w:eastAsia="en-US"/>
        </w:rPr>
        <w:t xml:space="preserve"> means any national, municipal, provincial, other local or administrative government, authority or department, or any agency, tribunal, commission, regulator or other similar body having jurisdiction over the activities and operations of any of the Parties in the </w:t>
      </w:r>
      <w:r w:rsidRPr="00F7059B" w:rsidR="00A91C1F">
        <w:rPr>
          <w:rFonts w:eastAsia="Calibri" w:cs="Arial"/>
          <w:sz w:val="20"/>
          <w:szCs w:val="20"/>
          <w:lang w:val="en-ZA" w:eastAsia="en-US"/>
        </w:rPr>
        <w:t>Republic of South Africa</w:t>
      </w:r>
      <w:r w:rsidRPr="00F7059B">
        <w:rPr>
          <w:rFonts w:eastAsia="Calibri" w:cs="Arial"/>
          <w:sz w:val="20"/>
          <w:szCs w:val="20"/>
          <w:lang w:val="en-ZA" w:eastAsia="en-US"/>
        </w:rPr>
        <w:t>;</w:t>
      </w:r>
    </w:p>
    <w:p w:rsidRPr="00F7059B" w:rsidR="000B2876" w:rsidP="00F7059B" w:rsidRDefault="000B2876" w14:paraId="3CE0AB54" w14:textId="77777777">
      <w:pPr>
        <w:numPr>
          <w:ilvl w:val="2"/>
          <w:numId w:val="5"/>
        </w:numPr>
        <w:tabs>
          <w:tab w:val="num" w:pos="3063"/>
        </w:tabs>
        <w:suppressAutoHyphens w:val="0"/>
        <w:spacing w:after="240" w:line="360" w:lineRule="auto"/>
        <w:jc w:val="both"/>
        <w:rPr>
          <w:rFonts w:eastAsia="Calibri" w:cs="Arial"/>
          <w:sz w:val="20"/>
          <w:szCs w:val="20"/>
          <w:lang w:val="en-ZA" w:eastAsia="en-US"/>
        </w:rPr>
      </w:pPr>
      <w:r w:rsidRPr="00F7059B">
        <w:rPr>
          <w:rFonts w:eastAsia="Calibri" w:cs="Arial"/>
          <w:b/>
          <w:sz w:val="20"/>
          <w:szCs w:val="20"/>
          <w:lang w:val="en-ZA" w:eastAsia="en-US"/>
        </w:rPr>
        <w:t>“Best Industry Practice”</w:t>
      </w:r>
      <w:r w:rsidRPr="00F7059B">
        <w:rPr>
          <w:rFonts w:eastAsia="Calibri" w:cs="Arial"/>
          <w:sz w:val="20"/>
          <w:szCs w:val="20"/>
          <w:lang w:val="en-ZA" w:eastAsia="en-US"/>
        </w:rPr>
        <w:t xml:space="preserve"> means the exercise of that degree of skill, diligence, prudence and foresight which would reasonably and ordinarily be expected from time to time from a skilled and experienced supplier or professional seeking in good faith to comply with its contractual obligations, complying with all Applicable Laws and engaged in the same type of undertaking and under the same or similar circumstances and conditions as those envisaged by this Agreement;</w:t>
      </w:r>
    </w:p>
    <w:p w:rsidRPr="00F7059B" w:rsidR="000B2876" w:rsidP="00F7059B" w:rsidRDefault="000B2876" w14:paraId="121994FA" w14:textId="77777777">
      <w:pPr>
        <w:numPr>
          <w:ilvl w:val="2"/>
          <w:numId w:val="5"/>
        </w:numPr>
        <w:tabs>
          <w:tab w:val="num" w:pos="3063"/>
        </w:tabs>
        <w:suppressAutoHyphens w:val="0"/>
        <w:spacing w:after="240" w:line="360" w:lineRule="auto"/>
        <w:jc w:val="both"/>
        <w:rPr>
          <w:rFonts w:eastAsia="Calibri" w:cs="Arial"/>
          <w:sz w:val="20"/>
          <w:szCs w:val="20"/>
          <w:lang w:val="en-ZA" w:eastAsia="en-US"/>
        </w:rPr>
      </w:pPr>
      <w:r w:rsidRPr="00F7059B">
        <w:rPr>
          <w:rFonts w:eastAsia="Calibri" w:cs="Arial"/>
          <w:b/>
          <w:sz w:val="20"/>
          <w:szCs w:val="20"/>
          <w:lang w:val="en-ZA" w:eastAsia="en-US"/>
        </w:rPr>
        <w:t>“Business Day”</w:t>
      </w:r>
      <w:r w:rsidRPr="00F7059B">
        <w:rPr>
          <w:rFonts w:eastAsia="Calibri" w:cs="Arial"/>
          <w:sz w:val="20"/>
          <w:szCs w:val="20"/>
          <w:lang w:val="en-ZA" w:eastAsia="en-US"/>
        </w:rPr>
        <w:t xml:space="preserve"> means any day other than a Saturday, Sunday or official public holiday in the Republic of South Africa, recognised as such under the Public Holiday Act, No 36 of 1994;</w:t>
      </w:r>
    </w:p>
    <w:p w:rsidRPr="00F7059B" w:rsidR="000B2876" w:rsidP="00F7059B" w:rsidRDefault="000B2876" w14:paraId="7A74FE07" w14:textId="77777777">
      <w:pPr>
        <w:numPr>
          <w:ilvl w:val="2"/>
          <w:numId w:val="5"/>
        </w:numPr>
        <w:tabs>
          <w:tab w:val="num" w:pos="3063"/>
        </w:tabs>
        <w:suppressAutoHyphens w:val="0"/>
        <w:spacing w:after="240" w:line="360" w:lineRule="auto"/>
        <w:jc w:val="both"/>
        <w:rPr>
          <w:rFonts w:eastAsia="Calibri" w:cs="Arial"/>
          <w:sz w:val="20"/>
          <w:szCs w:val="20"/>
          <w:lang w:val="en-ZA" w:eastAsia="en-US"/>
        </w:rPr>
      </w:pPr>
      <w:r w:rsidRPr="00F7059B">
        <w:rPr>
          <w:rFonts w:eastAsia="Calibri" w:cs="Arial"/>
          <w:b/>
          <w:sz w:val="20"/>
          <w:szCs w:val="20"/>
          <w:lang w:val="en-ZA" w:eastAsia="en-US"/>
        </w:rPr>
        <w:t>“Business Hours”</w:t>
      </w:r>
      <w:r w:rsidRPr="00F7059B">
        <w:rPr>
          <w:rFonts w:eastAsia="Calibri" w:cs="Arial"/>
          <w:sz w:val="20"/>
          <w:szCs w:val="20"/>
          <w:lang w:val="en-ZA" w:eastAsia="en-US"/>
        </w:rPr>
        <w:t xml:space="preserve"> shall be construed as being the hours between 08:00 and 17:00 on any Business Day. Any reference to time shall be based upon South African standard time;</w:t>
      </w:r>
    </w:p>
    <w:p w:rsidRPr="00F7059B" w:rsidR="000B2876" w:rsidP="00F7059B" w:rsidRDefault="000B2876" w14:paraId="7542501F" w14:textId="7910F86A">
      <w:pPr>
        <w:numPr>
          <w:ilvl w:val="2"/>
          <w:numId w:val="5"/>
        </w:numPr>
        <w:tabs>
          <w:tab w:val="num" w:pos="3063"/>
        </w:tabs>
        <w:suppressAutoHyphens w:val="0"/>
        <w:spacing w:after="240" w:line="360" w:lineRule="auto"/>
        <w:jc w:val="both"/>
        <w:rPr>
          <w:rFonts w:eastAsia="Calibri" w:cs="Arial"/>
          <w:sz w:val="20"/>
          <w:szCs w:val="20"/>
          <w:lang w:val="en-ZA" w:eastAsia="en-US"/>
        </w:rPr>
      </w:pPr>
      <w:r w:rsidRPr="00F7059B">
        <w:rPr>
          <w:rFonts w:eastAsia="Calibri" w:cs="Arial"/>
          <w:b/>
          <w:sz w:val="20"/>
          <w:szCs w:val="20"/>
          <w:lang w:val="en-ZA" w:eastAsia="en-US"/>
        </w:rPr>
        <w:t>“Commencement Date”</w:t>
      </w:r>
      <w:r w:rsidRPr="00F7059B">
        <w:rPr>
          <w:rFonts w:eastAsia="Calibri" w:cs="Arial"/>
          <w:sz w:val="20"/>
          <w:szCs w:val="20"/>
          <w:lang w:val="en-ZA" w:eastAsia="en-US"/>
        </w:rPr>
        <w:t xml:space="preserve"> means </w:t>
      </w:r>
      <w:r w:rsidRPr="00F7059B">
        <w:rPr>
          <w:rFonts w:eastAsia="Calibri" w:cs="Arial"/>
          <w:sz w:val="20"/>
          <w:szCs w:val="20"/>
          <w:highlight w:val="yellow"/>
          <w:lang w:val="en-ZA" w:eastAsia="en-US"/>
        </w:rPr>
        <w:t>[</w:t>
      </w:r>
      <w:r w:rsidRPr="00F7059B" w:rsidR="00455D83">
        <w:rPr>
          <w:rFonts w:eastAsia="Calibri" w:cs="Arial"/>
          <w:b/>
          <w:bCs/>
          <w:sz w:val="20"/>
          <w:szCs w:val="20"/>
          <w:highlight w:val="yellow"/>
          <w:lang w:val="en-ZA" w:eastAsia="en-US"/>
        </w:rPr>
        <w:t>Drafting note:</w:t>
      </w:r>
      <w:r w:rsidRPr="00F7059B" w:rsidR="00455D83">
        <w:rPr>
          <w:rFonts w:eastAsia="Calibri" w:cs="Arial"/>
          <w:sz w:val="20"/>
          <w:szCs w:val="20"/>
          <w:highlight w:val="yellow"/>
          <w:lang w:val="en-ZA" w:eastAsia="en-US"/>
        </w:rPr>
        <w:t xml:space="preserve"> </w:t>
      </w:r>
      <w:r w:rsidRPr="00F7059B" w:rsidR="00BC6769">
        <w:rPr>
          <w:rFonts w:eastAsia="Calibri" w:cs="Arial"/>
          <w:b/>
          <w:sz w:val="20"/>
          <w:szCs w:val="20"/>
          <w:highlight w:val="yellow"/>
          <w:lang w:val="en-ZA" w:eastAsia="en-US"/>
        </w:rPr>
        <w:t>B</w:t>
      </w:r>
      <w:r w:rsidRPr="00F7059B">
        <w:rPr>
          <w:rFonts w:eastAsia="Calibri" w:cs="Arial"/>
          <w:b/>
          <w:sz w:val="20"/>
          <w:szCs w:val="20"/>
          <w:highlight w:val="yellow"/>
          <w:lang w:val="en-ZA" w:eastAsia="en-US"/>
        </w:rPr>
        <w:t xml:space="preserve">usiness to advise </w:t>
      </w:r>
      <w:r w:rsidRPr="00F7059B" w:rsidR="00BC6769">
        <w:rPr>
          <w:rFonts w:eastAsia="Calibri" w:cs="Arial"/>
          <w:b/>
          <w:sz w:val="20"/>
          <w:szCs w:val="20"/>
          <w:highlight w:val="yellow"/>
          <w:lang w:val="en-ZA" w:eastAsia="en-US"/>
        </w:rPr>
        <w:t>when the s</w:t>
      </w:r>
      <w:r w:rsidRPr="00F7059B">
        <w:rPr>
          <w:rFonts w:eastAsia="Calibri" w:cs="Arial"/>
          <w:b/>
          <w:sz w:val="20"/>
          <w:szCs w:val="20"/>
          <w:highlight w:val="yellow"/>
          <w:lang w:val="en-ZA" w:eastAsia="en-US"/>
        </w:rPr>
        <w:t xml:space="preserve">ervices </w:t>
      </w:r>
      <w:r w:rsidRPr="00F7059B" w:rsidR="00BC6769">
        <w:rPr>
          <w:rFonts w:eastAsia="Calibri" w:cs="Arial"/>
          <w:b/>
          <w:sz w:val="20"/>
          <w:szCs w:val="20"/>
          <w:highlight w:val="yellow"/>
          <w:lang w:val="en-ZA" w:eastAsia="en-US"/>
        </w:rPr>
        <w:t>on which date must the services commence</w:t>
      </w:r>
      <w:r w:rsidRPr="00F7059B">
        <w:rPr>
          <w:rFonts w:eastAsia="Calibri" w:cs="Arial"/>
          <w:sz w:val="20"/>
          <w:szCs w:val="20"/>
          <w:lang w:val="en-ZA" w:eastAsia="en-US"/>
        </w:rPr>
        <w:t xml:space="preserve">], notwithstanding the signature date;  </w:t>
      </w:r>
    </w:p>
    <w:p w:rsidRPr="00F7059B" w:rsidR="000B2876" w:rsidP="00F7059B" w:rsidRDefault="000B2876" w14:paraId="0C089F97" w14:textId="3728BD9A">
      <w:pPr>
        <w:numPr>
          <w:ilvl w:val="2"/>
          <w:numId w:val="5"/>
        </w:numPr>
        <w:tabs>
          <w:tab w:val="num" w:pos="3063"/>
        </w:tabs>
        <w:suppressAutoHyphens w:val="0"/>
        <w:spacing w:after="240" w:line="360" w:lineRule="auto"/>
        <w:jc w:val="both"/>
        <w:rPr>
          <w:rFonts w:eastAsia="Calibri" w:cs="Arial"/>
          <w:sz w:val="20"/>
          <w:szCs w:val="20"/>
          <w:lang w:val="en-ZA" w:eastAsia="en-US"/>
        </w:rPr>
      </w:pPr>
      <w:r w:rsidRPr="00F7059B">
        <w:rPr>
          <w:rFonts w:eastAsia="Calibri" w:cs="Arial"/>
          <w:b/>
          <w:sz w:val="20"/>
          <w:szCs w:val="20"/>
          <w:lang w:val="en-ZA" w:eastAsia="en-US"/>
        </w:rPr>
        <w:t>“Confidential Information”</w:t>
      </w:r>
      <w:r w:rsidRPr="00F7059B">
        <w:rPr>
          <w:rFonts w:eastAsia="Calibri" w:cs="Arial"/>
          <w:sz w:val="20"/>
          <w:szCs w:val="20"/>
          <w:lang w:val="en-ZA" w:eastAsia="en-US"/>
        </w:rPr>
        <w:t xml:space="preserve"> means any technical, commercial, marketing or business information or any documentation related to the </w:t>
      </w:r>
      <w:proofErr w:type="spellStart"/>
      <w:r w:rsidRPr="00F7059B">
        <w:rPr>
          <w:rFonts w:eastAsia="Calibri" w:cs="Arial"/>
          <w:sz w:val="20"/>
          <w:szCs w:val="20"/>
          <w:lang w:val="en-ZA" w:eastAsia="en-US"/>
        </w:rPr>
        <w:t>aforegoing</w:t>
      </w:r>
      <w:proofErr w:type="spellEnd"/>
      <w:r w:rsidRPr="00F7059B">
        <w:rPr>
          <w:rFonts w:eastAsia="Calibri" w:cs="Arial"/>
          <w:sz w:val="20"/>
          <w:szCs w:val="20"/>
          <w:lang w:val="en-ZA" w:eastAsia="en-US"/>
        </w:rPr>
        <w:t xml:space="preserve">, know-how, trade secrets, </w:t>
      </w:r>
      <w:r w:rsidRPr="00F7059B">
        <w:rPr>
          <w:rFonts w:eastAsia="Calibri" w:cs="Arial"/>
          <w:sz w:val="20"/>
          <w:szCs w:val="20"/>
          <w:lang w:val="en-ZA" w:eastAsia="en-US"/>
        </w:rPr>
        <w:t>marketing strategies, processes, machinery, designs, technical specifications, development plans, concepts and ideas, financial information, ‘personal information’ or any ‘record’, customer information or records, business plans, customer and vendor lists, products, the results of any research, analysis, test results, descriptions, drawings, computer software, programming, hardware configurations, systems, materials and/or data of any kind or nature and in whatsoever form (whether in written, oral, magnetic, machine-readable or other format), which is proprietary to or a trade secret of either Party or any of its Affiliates which is either marked as confidential or by its nature should reasonably be understood to be confidential;</w:t>
      </w:r>
    </w:p>
    <w:p w:rsidRPr="00F7059B" w:rsidR="008F394A" w:rsidP="00F7059B" w:rsidRDefault="008F394A" w14:paraId="682B47C9" w14:textId="6BD7FC61">
      <w:pPr>
        <w:pStyle w:val="MCAHeading3"/>
        <w:jc w:val="both"/>
        <w:rPr>
          <w:rFonts w:cs="Arial"/>
          <w:sz w:val="20"/>
          <w:szCs w:val="20"/>
        </w:rPr>
      </w:pPr>
      <w:r w:rsidRPr="1C25632A" w:rsidR="008F394A">
        <w:rPr>
          <w:rFonts w:cs="Arial"/>
          <w:sz w:val="20"/>
          <w:szCs w:val="20"/>
        </w:rPr>
        <w:t>"</w:t>
      </w:r>
      <w:r w:rsidRPr="1C25632A" w:rsidR="008F394A">
        <w:rPr>
          <w:rFonts w:cs="Arial"/>
          <w:b w:val="1"/>
          <w:bCs w:val="1"/>
          <w:sz w:val="20"/>
          <w:szCs w:val="20"/>
        </w:rPr>
        <w:t>Engagement</w:t>
      </w:r>
      <w:r w:rsidRPr="1C25632A" w:rsidR="008F394A">
        <w:rPr>
          <w:rFonts w:cs="Arial"/>
          <w:sz w:val="20"/>
          <w:szCs w:val="20"/>
        </w:rPr>
        <w:t xml:space="preserve">" means the non-exclusive engagement of the Consultant by </w:t>
      </w:r>
      <w:r w:rsidRPr="1C25632A" w:rsidR="1E2FB060">
        <w:rPr>
          <w:rFonts w:cs="Arial"/>
          <w:sz w:val="20"/>
          <w:szCs w:val="20"/>
        </w:rPr>
        <w:t>[COMPANY NAME]</w:t>
      </w:r>
      <w:r w:rsidRPr="1C25632A" w:rsidR="008F394A">
        <w:rPr>
          <w:rFonts w:cs="Arial"/>
          <w:sz w:val="20"/>
          <w:szCs w:val="20"/>
        </w:rPr>
        <w:t xml:space="preserve"> on the terms and conditions of this Agreement and "</w:t>
      </w:r>
      <w:r w:rsidRPr="1C25632A" w:rsidR="008F394A">
        <w:rPr>
          <w:rFonts w:cs="Arial"/>
          <w:b w:val="1"/>
          <w:bCs w:val="1"/>
          <w:sz w:val="20"/>
          <w:szCs w:val="20"/>
        </w:rPr>
        <w:t>Engage(d)"</w:t>
      </w:r>
      <w:r w:rsidRPr="1C25632A" w:rsidR="008F394A">
        <w:rPr>
          <w:rFonts w:cs="Arial"/>
          <w:sz w:val="20"/>
          <w:szCs w:val="20"/>
        </w:rPr>
        <w:t xml:space="preserve"> or "</w:t>
      </w:r>
      <w:r w:rsidRPr="1C25632A" w:rsidR="008F394A">
        <w:rPr>
          <w:rFonts w:cs="Arial"/>
          <w:b w:val="1"/>
          <w:bCs w:val="1"/>
          <w:sz w:val="20"/>
          <w:szCs w:val="20"/>
        </w:rPr>
        <w:t>Engage(s)</w:t>
      </w:r>
      <w:r w:rsidRPr="1C25632A" w:rsidR="008F394A">
        <w:rPr>
          <w:rFonts w:cs="Arial"/>
          <w:sz w:val="20"/>
          <w:szCs w:val="20"/>
        </w:rPr>
        <w:t>" shall be construed accordingly;</w:t>
      </w:r>
    </w:p>
    <w:p w:rsidRPr="00F7059B" w:rsidR="000B2876" w:rsidP="00F7059B" w:rsidRDefault="000B2876" w14:paraId="41DF0DBE" w14:textId="594F74EB">
      <w:pPr>
        <w:numPr>
          <w:ilvl w:val="2"/>
          <w:numId w:val="5"/>
        </w:numPr>
        <w:tabs>
          <w:tab w:val="num" w:pos="3063"/>
        </w:tabs>
        <w:suppressAutoHyphens w:val="0"/>
        <w:spacing w:after="240" w:line="360" w:lineRule="auto"/>
        <w:jc w:val="both"/>
        <w:rPr>
          <w:rFonts w:eastAsia="Calibri" w:cs="Arial"/>
          <w:sz w:val="20"/>
          <w:szCs w:val="20"/>
          <w:lang w:val="en-ZA" w:eastAsia="en-US"/>
        </w:rPr>
      </w:pPr>
      <w:r w:rsidRPr="1C25632A" w:rsidR="000B2876">
        <w:rPr>
          <w:rFonts w:eastAsia="Calibri" w:cs="Arial"/>
          <w:b w:val="1"/>
          <w:bCs w:val="1"/>
          <w:sz w:val="20"/>
          <w:szCs w:val="20"/>
          <w:lang w:val="en-ZA" w:eastAsia="en-US"/>
        </w:rPr>
        <w:t>“Fees”</w:t>
      </w:r>
      <w:r w:rsidRPr="1C25632A" w:rsidR="00C57919">
        <w:rPr>
          <w:rFonts w:eastAsia="Calibri" w:cs="Arial"/>
          <w:sz w:val="20"/>
          <w:szCs w:val="20"/>
          <w:lang w:val="en-ZA" w:eastAsia="en-US"/>
        </w:rPr>
        <w:t xml:space="preserve"> </w:t>
      </w:r>
      <w:r w:rsidRPr="1C25632A" w:rsidR="000B2876">
        <w:rPr>
          <w:rFonts w:eastAsia="Calibri" w:cs="Arial"/>
          <w:sz w:val="20"/>
          <w:szCs w:val="20"/>
          <w:lang w:val="en-ZA" w:eastAsia="en-US"/>
        </w:rPr>
        <w:t xml:space="preserve">means fees payable by </w:t>
      </w:r>
      <w:r w:rsidRPr="1C25632A" w:rsidR="3C6E6B76">
        <w:rPr>
          <w:rFonts w:eastAsia="Calibri" w:cs="Arial"/>
          <w:sz w:val="20"/>
          <w:szCs w:val="20"/>
          <w:lang w:val="en-ZA" w:eastAsia="en-US"/>
        </w:rPr>
        <w:t>[INSERT COMPANY NAME]</w:t>
      </w:r>
      <w:r w:rsidRPr="1C25632A" w:rsidR="000B2876">
        <w:rPr>
          <w:rFonts w:eastAsia="Calibri" w:cs="Arial"/>
          <w:sz w:val="20"/>
          <w:szCs w:val="20"/>
          <w:lang w:val="en-ZA" w:eastAsia="en-US"/>
        </w:rPr>
        <w:t xml:space="preserve"> </w:t>
      </w:r>
      <w:r w:rsidRPr="1C25632A" w:rsidR="000B2876">
        <w:rPr>
          <w:rFonts w:eastAsia="Calibri" w:cs="Arial"/>
          <w:sz w:val="20"/>
          <w:szCs w:val="20"/>
          <w:lang w:val="en-ZA" w:eastAsia="en-US"/>
        </w:rPr>
        <w:t xml:space="preserve">to </w:t>
      </w:r>
      <w:r w:rsidRPr="1C25632A" w:rsidR="00495165">
        <w:rPr>
          <w:rFonts w:eastAsia="Calibri" w:cs="Arial"/>
          <w:sz w:val="20"/>
          <w:szCs w:val="20"/>
          <w:lang w:val="en-ZA" w:eastAsia="en-US"/>
        </w:rPr>
        <w:t>Consultant</w:t>
      </w:r>
      <w:r w:rsidRPr="1C25632A" w:rsidR="000B2876">
        <w:rPr>
          <w:rFonts w:eastAsia="Calibri" w:cs="Arial"/>
          <w:sz w:val="20"/>
          <w:szCs w:val="20"/>
          <w:lang w:val="en-ZA" w:eastAsia="en-US"/>
        </w:rPr>
        <w:t xml:space="preserve"> for </w:t>
      </w:r>
      <w:r w:rsidRPr="1C25632A" w:rsidR="008746FE">
        <w:rPr>
          <w:rFonts w:eastAsia="Calibri" w:cs="Arial"/>
          <w:sz w:val="20"/>
          <w:szCs w:val="20"/>
          <w:lang w:val="en-ZA" w:eastAsia="en-US"/>
        </w:rPr>
        <w:t xml:space="preserve">properly </w:t>
      </w:r>
      <w:r w:rsidRPr="1C25632A" w:rsidR="008746FE">
        <w:rPr>
          <w:rFonts w:eastAsia="Calibri" w:cs="Arial"/>
          <w:sz w:val="20"/>
          <w:szCs w:val="20"/>
          <w:lang w:val="en-ZA" w:eastAsia="en-US"/>
        </w:rPr>
        <w:t>rendering</w:t>
      </w:r>
      <w:r w:rsidRPr="1C25632A" w:rsidR="008746FE">
        <w:rPr>
          <w:rFonts w:eastAsia="Calibri" w:cs="Arial"/>
          <w:sz w:val="20"/>
          <w:szCs w:val="20"/>
          <w:lang w:val="en-ZA" w:eastAsia="en-US"/>
        </w:rPr>
        <w:t xml:space="preserve"> </w:t>
      </w:r>
      <w:r w:rsidRPr="1C25632A" w:rsidR="000B2876">
        <w:rPr>
          <w:rFonts w:eastAsia="Calibri" w:cs="Arial"/>
          <w:sz w:val="20"/>
          <w:szCs w:val="20"/>
          <w:lang w:val="en-ZA" w:eastAsia="en-US"/>
        </w:rPr>
        <w:t>the Services, as set out in the</w:t>
      </w:r>
      <w:r w:rsidRPr="1C25632A" w:rsidR="004507DB">
        <w:rPr>
          <w:rFonts w:eastAsia="Calibri" w:cs="Arial"/>
          <w:sz w:val="20"/>
          <w:szCs w:val="20"/>
          <w:lang w:val="en-ZA" w:eastAsia="en-US"/>
        </w:rPr>
        <w:t xml:space="preserve"> relevant</w:t>
      </w:r>
      <w:r w:rsidRPr="1C25632A" w:rsidR="000B2876">
        <w:rPr>
          <w:rFonts w:eastAsia="Calibri" w:cs="Arial"/>
          <w:sz w:val="20"/>
          <w:szCs w:val="20"/>
          <w:lang w:val="en-ZA" w:eastAsia="en-US"/>
        </w:rPr>
        <w:t xml:space="preserve"> Schedule;</w:t>
      </w:r>
    </w:p>
    <w:p w:rsidRPr="00F7059B" w:rsidR="000B2876" w:rsidP="00F7059B" w:rsidRDefault="000B2876" w14:paraId="251EFA1B" w14:textId="217D91DA">
      <w:pPr>
        <w:numPr>
          <w:ilvl w:val="2"/>
          <w:numId w:val="5"/>
        </w:numPr>
        <w:tabs>
          <w:tab w:val="num" w:pos="3063"/>
        </w:tabs>
        <w:suppressAutoHyphens w:val="0"/>
        <w:spacing w:after="240" w:line="360" w:lineRule="auto"/>
        <w:jc w:val="both"/>
        <w:rPr>
          <w:rFonts w:eastAsia="Calibri" w:cs="Arial"/>
          <w:sz w:val="20"/>
          <w:szCs w:val="20"/>
          <w:lang w:val="en-ZA" w:eastAsia="en-US"/>
        </w:rPr>
      </w:pPr>
      <w:r w:rsidRPr="00F7059B">
        <w:rPr>
          <w:rFonts w:eastAsia="Calibri" w:cs="Arial"/>
          <w:b/>
          <w:sz w:val="20"/>
          <w:szCs w:val="20"/>
          <w:lang w:val="en-ZA" w:eastAsia="en-US"/>
        </w:rPr>
        <w:t xml:space="preserve">“IPRs” </w:t>
      </w:r>
      <w:r w:rsidRPr="00F7059B">
        <w:rPr>
          <w:rFonts w:eastAsia="Calibri" w:cs="Arial"/>
          <w:sz w:val="20"/>
          <w:szCs w:val="20"/>
          <w:lang w:val="en-ZA" w:eastAsia="en-US"/>
        </w:rPr>
        <w:t>or</w:t>
      </w:r>
      <w:r w:rsidRPr="00F7059B">
        <w:rPr>
          <w:rFonts w:eastAsia="Calibri" w:cs="Arial"/>
          <w:b/>
          <w:sz w:val="20"/>
          <w:szCs w:val="20"/>
          <w:lang w:val="en-ZA" w:eastAsia="en-US"/>
        </w:rPr>
        <w:t xml:space="preserve"> “IP”</w:t>
      </w:r>
      <w:r w:rsidRPr="00F7059B">
        <w:rPr>
          <w:rFonts w:eastAsia="Calibri" w:cs="Arial"/>
          <w:sz w:val="20"/>
          <w:szCs w:val="20"/>
          <w:lang w:val="en-ZA" w:eastAsia="en-US"/>
        </w:rPr>
        <w:t xml:space="preserve"> means all existing and future rights in and to all copyright, trademarks, patents, service marks, rights in databases, ideas, inventions, discoveries, trade secrets, know-how, designs, topographies, marks, trade and business names, internet domain names and email address names, logos and devices and all other intellectual property rights, proprietary rights or other rights of a similar nature or having a similar effect, whether registered or unregistered and in whatever form embodied, rights in the same or similar effect and in any jurisdiction;</w:t>
      </w:r>
    </w:p>
    <w:p w:rsidRPr="00F7059B" w:rsidR="000B2876" w:rsidP="00F7059B" w:rsidRDefault="000B2876" w14:paraId="306DAD9C" w14:textId="77777777">
      <w:pPr>
        <w:numPr>
          <w:ilvl w:val="2"/>
          <w:numId w:val="5"/>
        </w:numPr>
        <w:tabs>
          <w:tab w:val="num" w:pos="3063"/>
        </w:tabs>
        <w:suppressAutoHyphens w:val="0"/>
        <w:spacing w:after="240" w:line="360" w:lineRule="auto"/>
        <w:jc w:val="both"/>
        <w:rPr>
          <w:rFonts w:eastAsia="Calibri" w:cs="Arial"/>
          <w:sz w:val="20"/>
          <w:szCs w:val="20"/>
          <w:lang w:val="en-ZA" w:eastAsia="en-US"/>
        </w:rPr>
      </w:pPr>
      <w:r w:rsidRPr="00F7059B">
        <w:rPr>
          <w:rFonts w:eastAsia="Calibri" w:cs="Arial"/>
          <w:b/>
          <w:sz w:val="20"/>
          <w:szCs w:val="20"/>
          <w:lang w:val="en-ZA" w:eastAsia="en-US"/>
        </w:rPr>
        <w:t>"Materials"</w:t>
      </w:r>
      <w:r w:rsidRPr="00F7059B">
        <w:rPr>
          <w:rFonts w:eastAsia="Calibri" w:cs="Arial"/>
          <w:sz w:val="20"/>
          <w:szCs w:val="20"/>
          <w:lang w:val="en-ZA" w:eastAsia="en-US"/>
        </w:rPr>
        <w:t xml:space="preserve"> means all products, goods, software, software documentation, documentation, materials, tools, data, databases, modules, components, methodologies, processes, policies, procedures, techniques, models, configurations, protocols, routines, interfaces (including API interfaces), reports, plans, notes, files, diagrams, manuals, templates, schematics, correspondence, designs, algorithms, specifications, records, equipment, Hardware, servers, computers, platforms, computer code, derivative works, works of authorship and intellectual property; irrespective of the form and format of the foregoing and whether tangible or intangible;</w:t>
      </w:r>
    </w:p>
    <w:p w:rsidRPr="00F7059B" w:rsidR="000B2876" w:rsidP="00F7059B" w:rsidRDefault="000B2876" w14:paraId="668DDEDC" w14:textId="57C062FA">
      <w:pPr>
        <w:numPr>
          <w:ilvl w:val="2"/>
          <w:numId w:val="5"/>
        </w:numPr>
        <w:tabs>
          <w:tab w:val="num" w:pos="3063"/>
        </w:tabs>
        <w:suppressAutoHyphens w:val="0"/>
        <w:spacing w:after="240" w:line="360" w:lineRule="auto"/>
        <w:jc w:val="both"/>
        <w:rPr>
          <w:rFonts w:eastAsia="Calibri" w:cs="Arial"/>
          <w:sz w:val="20"/>
          <w:szCs w:val="20"/>
          <w:lang w:val="en-ZA" w:eastAsia="en-US"/>
        </w:rPr>
      </w:pPr>
      <w:r w:rsidRPr="1C25632A" w:rsidR="000B2876">
        <w:rPr>
          <w:rFonts w:eastAsia="Calibri" w:cs="Arial"/>
          <w:b w:val="1"/>
          <w:bCs w:val="1"/>
          <w:sz w:val="20"/>
          <w:szCs w:val="20"/>
          <w:lang w:val="en-ZA" w:eastAsia="en-US"/>
        </w:rPr>
        <w:t>“</w:t>
      </w:r>
      <w:r w:rsidRPr="1C25632A" w:rsidR="32AED518">
        <w:rPr>
          <w:rFonts w:eastAsia="Calibri" w:cs="Arial"/>
          <w:b w:val="1"/>
          <w:bCs w:val="1"/>
          <w:sz w:val="20"/>
          <w:szCs w:val="20"/>
          <w:lang w:val="en-ZA" w:eastAsia="en-US"/>
        </w:rPr>
        <w:t>[COMAPAY NAME]</w:t>
      </w:r>
      <w:r w:rsidRPr="1C25632A" w:rsidR="000B2876">
        <w:rPr>
          <w:rFonts w:eastAsia="Calibri" w:cs="Arial"/>
          <w:b w:val="1"/>
          <w:bCs w:val="1"/>
          <w:sz w:val="20"/>
          <w:szCs w:val="20"/>
          <w:lang w:val="en-ZA" w:eastAsia="en-US"/>
        </w:rPr>
        <w:t xml:space="preserve"> Data”</w:t>
      </w:r>
      <w:r w:rsidRPr="1C25632A" w:rsidR="000B2876">
        <w:rPr>
          <w:rFonts w:eastAsia="Calibri" w:cs="Arial"/>
          <w:sz w:val="20"/>
          <w:szCs w:val="20"/>
          <w:lang w:val="en-ZA" w:eastAsia="en-US"/>
        </w:rPr>
        <w:t xml:space="preserve"> means the Materials, </w:t>
      </w:r>
      <w:r w:rsidRPr="1C25632A" w:rsidR="000B2876">
        <w:rPr>
          <w:rFonts w:eastAsia="Calibri" w:cs="Arial"/>
          <w:sz w:val="20"/>
          <w:szCs w:val="20"/>
          <w:lang w:val="en-ZA" w:eastAsia="en-US"/>
        </w:rPr>
        <w:t>data</w:t>
      </w:r>
      <w:r w:rsidRPr="1C25632A" w:rsidR="000B2876">
        <w:rPr>
          <w:rFonts w:eastAsia="Calibri" w:cs="Arial"/>
          <w:sz w:val="20"/>
          <w:szCs w:val="20"/>
          <w:lang w:val="en-ZA" w:eastAsia="en-US"/>
        </w:rPr>
        <w:t xml:space="preserve"> or information, including Personal Information, relating to </w:t>
      </w:r>
      <w:r w:rsidRPr="1C25632A" w:rsidR="513552FB">
        <w:rPr>
          <w:rFonts w:eastAsia="Calibri" w:cs="Arial"/>
          <w:sz w:val="20"/>
          <w:szCs w:val="20"/>
          <w:lang w:val="en-ZA" w:eastAsia="en-US"/>
        </w:rPr>
        <w:t>[COMPANY NAME]</w:t>
      </w:r>
      <w:r w:rsidRPr="1C25632A" w:rsidR="000B2876">
        <w:rPr>
          <w:rFonts w:eastAsia="Calibri" w:cs="Arial"/>
          <w:sz w:val="20"/>
          <w:szCs w:val="20"/>
          <w:lang w:val="en-ZA" w:eastAsia="en-US"/>
        </w:rPr>
        <w:t xml:space="preserve">, </w:t>
      </w:r>
      <w:r w:rsidRPr="1C25632A" w:rsidR="21F5C2BA">
        <w:rPr>
          <w:rFonts w:eastAsia="Calibri" w:cs="Arial"/>
          <w:sz w:val="20"/>
          <w:szCs w:val="20"/>
          <w:lang w:val="en-ZA" w:eastAsia="en-US"/>
        </w:rPr>
        <w:t>[COMPANY NAME]</w:t>
      </w:r>
      <w:r w:rsidRPr="1C25632A" w:rsidR="001324A9">
        <w:rPr>
          <w:rFonts w:eastAsia="Calibri" w:cs="Arial"/>
          <w:sz w:val="20"/>
          <w:szCs w:val="20"/>
          <w:lang w:val="en-ZA" w:eastAsia="en-US"/>
        </w:rPr>
        <w:t>’s</w:t>
      </w:r>
      <w:r w:rsidRPr="1C25632A" w:rsidR="000B2876">
        <w:rPr>
          <w:rFonts w:eastAsia="Calibri" w:cs="Arial"/>
          <w:sz w:val="20"/>
          <w:szCs w:val="20"/>
          <w:lang w:val="en-ZA" w:eastAsia="en-US"/>
        </w:rPr>
        <w:t xml:space="preserve"> Affiliates</w:t>
      </w:r>
      <w:r w:rsidRPr="1C25632A" w:rsidR="00711AFE">
        <w:rPr>
          <w:rFonts w:eastAsia="Calibri" w:cs="Arial"/>
          <w:sz w:val="20"/>
          <w:szCs w:val="20"/>
          <w:lang w:val="en-ZA" w:eastAsia="en-US"/>
        </w:rPr>
        <w:t xml:space="preserve"> (if any)</w:t>
      </w:r>
      <w:r w:rsidRPr="1C25632A" w:rsidR="000B2876">
        <w:rPr>
          <w:rFonts w:eastAsia="Calibri" w:cs="Arial"/>
          <w:sz w:val="20"/>
          <w:szCs w:val="20"/>
          <w:lang w:val="en-ZA" w:eastAsia="en-US"/>
        </w:rPr>
        <w:t xml:space="preserve">, </w:t>
      </w:r>
      <w:r w:rsidRPr="1C25632A" w:rsidR="55B7F7EA">
        <w:rPr>
          <w:rFonts w:eastAsia="Calibri" w:cs="Arial"/>
          <w:sz w:val="20"/>
          <w:szCs w:val="20"/>
          <w:lang w:val="en-ZA" w:eastAsia="en-US"/>
        </w:rPr>
        <w:t>[COMPAMY NAME]</w:t>
      </w:r>
      <w:r w:rsidRPr="1C25632A" w:rsidR="000B2876">
        <w:rPr>
          <w:rFonts w:eastAsia="Calibri" w:cs="Arial"/>
          <w:sz w:val="20"/>
          <w:szCs w:val="20"/>
          <w:lang w:val="en-ZA" w:eastAsia="en-US"/>
        </w:rPr>
        <w:t xml:space="preserve"> </w:t>
      </w:r>
      <w:r w:rsidRPr="1C25632A" w:rsidR="000B2876">
        <w:rPr>
          <w:rFonts w:eastAsia="Calibri" w:cs="Arial"/>
          <w:sz w:val="20"/>
          <w:szCs w:val="20"/>
          <w:lang w:val="en-ZA" w:eastAsia="en-US"/>
        </w:rPr>
        <w:t xml:space="preserve">Personnel, or the customers, operations and business or activities of </w:t>
      </w:r>
      <w:r w:rsidRPr="1C25632A" w:rsidR="726183D8">
        <w:rPr>
          <w:rFonts w:eastAsia="Calibri" w:cs="Arial"/>
          <w:sz w:val="20"/>
          <w:szCs w:val="20"/>
          <w:lang w:val="en-ZA" w:eastAsia="en-US"/>
        </w:rPr>
        <w:t>[COMPANY NAME]</w:t>
      </w:r>
      <w:r w:rsidRPr="1C25632A" w:rsidR="000B2876">
        <w:rPr>
          <w:rFonts w:eastAsia="Calibri" w:cs="Arial"/>
          <w:sz w:val="20"/>
          <w:szCs w:val="20"/>
          <w:lang w:val="en-ZA" w:eastAsia="en-US"/>
        </w:rPr>
        <w:t>;</w:t>
      </w:r>
    </w:p>
    <w:p w:rsidRPr="00F7059B" w:rsidR="000B2876" w:rsidP="00F7059B" w:rsidRDefault="000B2876" w14:paraId="2E5D2BA6" w14:textId="46213489">
      <w:pPr>
        <w:numPr>
          <w:ilvl w:val="2"/>
          <w:numId w:val="5"/>
        </w:numPr>
        <w:tabs>
          <w:tab w:val="num" w:pos="3063"/>
        </w:tabs>
        <w:suppressAutoHyphens w:val="0"/>
        <w:spacing w:after="240" w:line="360" w:lineRule="auto"/>
        <w:jc w:val="both"/>
        <w:rPr>
          <w:rFonts w:eastAsia="Calibri" w:cs="Arial"/>
          <w:sz w:val="20"/>
          <w:szCs w:val="20"/>
          <w:lang w:val="en-ZA" w:eastAsia="en-US"/>
        </w:rPr>
      </w:pPr>
      <w:r w:rsidRPr="1C25632A" w:rsidR="000B2876">
        <w:rPr>
          <w:rFonts w:eastAsia="Calibri" w:cs="Arial"/>
          <w:b w:val="1"/>
          <w:bCs w:val="1"/>
          <w:sz w:val="20"/>
          <w:szCs w:val="20"/>
          <w:lang w:val="en-ZA" w:eastAsia="en-US"/>
        </w:rPr>
        <w:t>“Parties”</w:t>
      </w:r>
      <w:r w:rsidRPr="1C25632A" w:rsidR="000B2876">
        <w:rPr>
          <w:rFonts w:eastAsia="Calibri" w:cs="Arial"/>
          <w:sz w:val="20"/>
          <w:szCs w:val="20"/>
          <w:lang w:val="en-ZA" w:eastAsia="en-US"/>
        </w:rPr>
        <w:t xml:space="preserve"> means </w:t>
      </w:r>
      <w:r w:rsidRPr="1C25632A" w:rsidR="63945C2F">
        <w:rPr>
          <w:rFonts w:eastAsia="Calibri" w:cs="Arial"/>
          <w:sz w:val="20"/>
          <w:szCs w:val="20"/>
          <w:lang w:val="en-ZA" w:eastAsia="en-US"/>
        </w:rPr>
        <w:t>[COMPANY NAME]</w:t>
      </w:r>
      <w:r w:rsidRPr="1C25632A" w:rsidR="000B2876">
        <w:rPr>
          <w:rFonts w:eastAsia="Calibri" w:cs="Arial"/>
          <w:sz w:val="20"/>
          <w:szCs w:val="20"/>
          <w:lang w:val="en-ZA" w:eastAsia="en-US"/>
        </w:rPr>
        <w:t xml:space="preserve"> </w:t>
      </w:r>
      <w:r w:rsidRPr="1C25632A" w:rsidR="000B2876">
        <w:rPr>
          <w:rFonts w:eastAsia="Calibri" w:cs="Arial"/>
          <w:sz w:val="20"/>
          <w:szCs w:val="20"/>
          <w:lang w:val="en-ZA" w:eastAsia="en-US"/>
        </w:rPr>
        <w:t xml:space="preserve">and </w:t>
      </w:r>
      <w:r w:rsidRPr="1C25632A" w:rsidR="00495165">
        <w:rPr>
          <w:rFonts w:eastAsia="Calibri" w:cs="Arial"/>
          <w:sz w:val="20"/>
          <w:szCs w:val="20"/>
          <w:lang w:val="en-ZA" w:eastAsia="en-US"/>
        </w:rPr>
        <w:t>Consultant</w:t>
      </w:r>
      <w:r w:rsidRPr="1C25632A" w:rsidR="000B2876">
        <w:rPr>
          <w:rFonts w:eastAsia="Calibri" w:cs="Arial"/>
          <w:sz w:val="20"/>
          <w:szCs w:val="20"/>
          <w:lang w:val="en-ZA" w:eastAsia="en-US"/>
        </w:rPr>
        <w:t xml:space="preserve"> collectively, and “</w:t>
      </w:r>
      <w:r w:rsidRPr="1C25632A" w:rsidR="000B2876">
        <w:rPr>
          <w:rFonts w:eastAsia="Calibri" w:cs="Arial"/>
          <w:b w:val="1"/>
          <w:bCs w:val="1"/>
          <w:sz w:val="20"/>
          <w:szCs w:val="20"/>
          <w:lang w:val="en-ZA" w:eastAsia="en-US"/>
        </w:rPr>
        <w:t>Party</w:t>
      </w:r>
      <w:r w:rsidRPr="1C25632A" w:rsidR="000B2876">
        <w:rPr>
          <w:rFonts w:eastAsia="Calibri" w:cs="Arial"/>
          <w:sz w:val="20"/>
          <w:szCs w:val="20"/>
          <w:lang w:val="en-ZA" w:eastAsia="en-US"/>
        </w:rPr>
        <w:t>” shall mean one of them, as the context may require;</w:t>
      </w:r>
    </w:p>
    <w:p w:rsidRPr="00F7059B" w:rsidR="000B2876" w:rsidP="00F7059B" w:rsidRDefault="000B2876" w14:paraId="47604643" w14:textId="77777777">
      <w:pPr>
        <w:numPr>
          <w:ilvl w:val="2"/>
          <w:numId w:val="5"/>
        </w:numPr>
        <w:tabs>
          <w:tab w:val="num" w:pos="3063"/>
        </w:tabs>
        <w:suppressAutoHyphens w:val="0"/>
        <w:spacing w:after="240" w:line="360" w:lineRule="auto"/>
        <w:jc w:val="both"/>
        <w:rPr>
          <w:rFonts w:eastAsia="Calibri" w:cs="Arial"/>
          <w:sz w:val="20"/>
          <w:szCs w:val="20"/>
          <w:lang w:val="en-ZA" w:eastAsia="en-US"/>
        </w:rPr>
      </w:pPr>
      <w:r w:rsidRPr="00F7059B">
        <w:rPr>
          <w:rFonts w:eastAsia="Calibri" w:cs="Arial"/>
          <w:b/>
          <w:sz w:val="20"/>
          <w:szCs w:val="20"/>
          <w:lang w:val="en-ZA" w:eastAsia="en-US"/>
        </w:rPr>
        <w:t>“Personnel”</w:t>
      </w:r>
      <w:r w:rsidRPr="00F7059B">
        <w:rPr>
          <w:rFonts w:eastAsia="Calibri" w:cs="Arial"/>
          <w:sz w:val="20"/>
          <w:szCs w:val="20"/>
          <w:lang w:val="en-ZA" w:eastAsia="en-US"/>
        </w:rPr>
        <w:t xml:space="preserve"> means, in relation to a Party, any employee, agent, consultant, sub-contractor or other representative of that Party;</w:t>
      </w:r>
    </w:p>
    <w:p w:rsidRPr="00F7059B" w:rsidR="000B2876" w:rsidP="00F7059B" w:rsidRDefault="000B2876" w14:paraId="537452B4" w14:textId="35C70AF5">
      <w:pPr>
        <w:numPr>
          <w:ilvl w:val="2"/>
          <w:numId w:val="5"/>
        </w:numPr>
        <w:tabs>
          <w:tab w:val="num" w:pos="3063"/>
        </w:tabs>
        <w:suppressAutoHyphens w:val="0"/>
        <w:spacing w:after="240" w:line="360" w:lineRule="auto"/>
        <w:jc w:val="both"/>
        <w:rPr>
          <w:rFonts w:eastAsia="Calibri" w:cs="Arial"/>
          <w:sz w:val="20"/>
          <w:szCs w:val="20"/>
          <w:lang w:val="en-ZA" w:eastAsia="en-US"/>
        </w:rPr>
      </w:pPr>
      <w:r w:rsidRPr="00F7059B">
        <w:rPr>
          <w:rFonts w:eastAsia="Calibri" w:cs="Arial"/>
          <w:b/>
          <w:sz w:val="20"/>
          <w:szCs w:val="20"/>
          <w:lang w:val="en-ZA" w:eastAsia="en-US"/>
        </w:rPr>
        <w:t>"Personal Information"</w:t>
      </w:r>
      <w:r w:rsidRPr="00F7059B">
        <w:rPr>
          <w:rFonts w:eastAsia="Calibri" w:cs="Arial"/>
          <w:sz w:val="20"/>
          <w:szCs w:val="20"/>
          <w:lang w:val="en-ZA" w:eastAsia="en-US"/>
        </w:rPr>
        <w:t xml:space="preserve"> means information relating to any person, including but not limited to: (</w:t>
      </w:r>
      <w:proofErr w:type="spellStart"/>
      <w:r w:rsidRPr="00F7059B">
        <w:rPr>
          <w:rFonts w:eastAsia="Calibri" w:cs="Arial"/>
          <w:sz w:val="20"/>
          <w:szCs w:val="20"/>
          <w:lang w:val="en-ZA" w:eastAsia="en-US"/>
        </w:rPr>
        <w:t>i</w:t>
      </w:r>
      <w:proofErr w:type="spellEnd"/>
      <w:r w:rsidRPr="00F7059B">
        <w:rPr>
          <w:rFonts w:eastAsia="Calibri" w:cs="Arial"/>
          <w:sz w:val="20"/>
          <w:szCs w:val="20"/>
          <w:lang w:val="en-ZA" w:eastAsia="en-US"/>
        </w:rPr>
        <w:t>) information relating to the race, gender, sex, marital status, national, ethnic or social origin, colour, age, disability, language and birth of the person; (ii) information relating to the education or the medical, financial, criminal or employment history of the person; (iii) information relating to the financial affairs of the person; (iv) card details and transactional data; (v) any identifying number, symbol, e-mail address, physical address, telephone number or other particular assignment to the person; (vi) correspondence sent by the person that is implicitly or explicitly of a private or confidential nature or further correspondence that would reveal the contents of the original correspondence; (vii) the views or opinions of another individual about the person; (viii) the name of the person if it appears with other personal information relating to the person or if the disclosure of the name itself would reveal information about the person; and (ix) any other information which may be treated or defined as "personal information" in terms of any Applicable Laws;</w:t>
      </w:r>
    </w:p>
    <w:p w:rsidRPr="00F7059B" w:rsidR="000B2876" w:rsidP="00F7059B" w:rsidRDefault="000B2876" w14:paraId="30959F7B" w14:textId="1CF8BAFB">
      <w:pPr>
        <w:numPr>
          <w:ilvl w:val="2"/>
          <w:numId w:val="5"/>
        </w:numPr>
        <w:tabs>
          <w:tab w:val="num" w:pos="3063"/>
        </w:tabs>
        <w:suppressAutoHyphens w:val="0"/>
        <w:spacing w:after="240" w:line="360" w:lineRule="auto"/>
        <w:jc w:val="both"/>
        <w:rPr>
          <w:rFonts w:eastAsia="Calibri" w:cs="Arial"/>
          <w:sz w:val="20"/>
          <w:szCs w:val="20"/>
          <w:lang w:val="en-ZA" w:eastAsia="en-US"/>
        </w:rPr>
      </w:pPr>
      <w:r w:rsidRPr="00F7059B">
        <w:rPr>
          <w:rFonts w:eastAsia="Calibri" w:cs="Arial"/>
          <w:b/>
          <w:sz w:val="20"/>
          <w:szCs w:val="20"/>
          <w:lang w:val="en-ZA" w:eastAsia="en-US"/>
        </w:rPr>
        <w:t>“Persons”</w:t>
      </w:r>
      <w:r w:rsidRPr="00F7059B">
        <w:rPr>
          <w:rFonts w:eastAsia="Calibri" w:cs="Arial"/>
          <w:sz w:val="20"/>
          <w:szCs w:val="20"/>
          <w:lang w:val="en-ZA" w:eastAsia="en-US"/>
        </w:rPr>
        <w:t xml:space="preserve"> means any individual</w:t>
      </w:r>
      <w:r w:rsidRPr="00F7059B" w:rsidR="00BC6F82">
        <w:rPr>
          <w:rFonts w:eastAsia="Calibri" w:cs="Arial"/>
          <w:sz w:val="20"/>
          <w:szCs w:val="20"/>
          <w:lang w:val="en-ZA" w:eastAsia="en-US"/>
        </w:rPr>
        <w:t xml:space="preserve"> or natural person</w:t>
      </w:r>
      <w:r w:rsidRPr="00F7059B">
        <w:rPr>
          <w:rFonts w:eastAsia="Calibri" w:cs="Arial"/>
          <w:sz w:val="20"/>
          <w:szCs w:val="20"/>
          <w:lang w:val="en-ZA" w:eastAsia="en-US"/>
        </w:rPr>
        <w:t>, firm, company, corporation, state or agency of a state, or any joint venture, partnership, association or incorporated or unincorporated body;</w:t>
      </w:r>
    </w:p>
    <w:p w:rsidRPr="00F7059B" w:rsidR="000B2876" w:rsidP="00F7059B" w:rsidRDefault="000B2876" w14:paraId="7713EE39" w14:textId="63E695B8">
      <w:pPr>
        <w:numPr>
          <w:ilvl w:val="2"/>
          <w:numId w:val="5"/>
        </w:numPr>
        <w:tabs>
          <w:tab w:val="num" w:pos="3063"/>
        </w:tabs>
        <w:suppressAutoHyphens w:val="0"/>
        <w:spacing w:after="240" w:line="360" w:lineRule="auto"/>
        <w:jc w:val="both"/>
        <w:rPr>
          <w:rFonts w:eastAsia="Calibri" w:cs="Arial"/>
          <w:sz w:val="20"/>
          <w:szCs w:val="20"/>
          <w:lang w:val="en-ZA" w:eastAsia="en-US"/>
        </w:rPr>
      </w:pPr>
      <w:r w:rsidRPr="1C25632A" w:rsidR="000B2876">
        <w:rPr>
          <w:rFonts w:eastAsia="Calibri" w:cs="Arial"/>
          <w:b w:val="1"/>
          <w:bCs w:val="1"/>
          <w:sz w:val="20"/>
          <w:szCs w:val="20"/>
          <w:lang w:val="en-ZA" w:eastAsia="en-US"/>
        </w:rPr>
        <w:t>“Schedule</w:t>
      </w:r>
      <w:r w:rsidRPr="1C25632A" w:rsidR="004507DB">
        <w:rPr>
          <w:rFonts w:eastAsia="Calibri" w:cs="Arial"/>
          <w:b w:val="1"/>
          <w:bCs w:val="1"/>
          <w:sz w:val="20"/>
          <w:szCs w:val="20"/>
          <w:lang w:val="en-ZA" w:eastAsia="en-US"/>
        </w:rPr>
        <w:t>(</w:t>
      </w:r>
      <w:r w:rsidRPr="1C25632A" w:rsidR="000B2876">
        <w:rPr>
          <w:rFonts w:eastAsia="Calibri" w:cs="Arial"/>
          <w:b w:val="1"/>
          <w:bCs w:val="1"/>
          <w:sz w:val="20"/>
          <w:szCs w:val="20"/>
          <w:lang w:val="en-ZA" w:eastAsia="en-US"/>
        </w:rPr>
        <w:t>s</w:t>
      </w:r>
      <w:r w:rsidRPr="1C25632A" w:rsidR="004507DB">
        <w:rPr>
          <w:rFonts w:eastAsia="Calibri" w:cs="Arial"/>
          <w:b w:val="1"/>
          <w:bCs w:val="1"/>
          <w:sz w:val="20"/>
          <w:szCs w:val="20"/>
          <w:lang w:val="en-ZA" w:eastAsia="en-US"/>
        </w:rPr>
        <w:t>)</w:t>
      </w:r>
      <w:r w:rsidRPr="1C25632A" w:rsidR="000B2876">
        <w:rPr>
          <w:rFonts w:eastAsia="Calibri" w:cs="Arial"/>
          <w:b w:val="1"/>
          <w:bCs w:val="1"/>
          <w:sz w:val="20"/>
          <w:szCs w:val="20"/>
          <w:lang w:val="en-ZA" w:eastAsia="en-US"/>
        </w:rPr>
        <w:t>”</w:t>
      </w:r>
      <w:r w:rsidRPr="1C25632A" w:rsidR="000B2876">
        <w:rPr>
          <w:rFonts w:eastAsia="Calibri" w:cs="Arial"/>
          <w:sz w:val="20"/>
          <w:szCs w:val="20"/>
          <w:lang w:val="en-ZA" w:eastAsia="en-US"/>
        </w:rPr>
        <w:t xml:space="preserve"> means the schedules annexed to this Agreement setting out the </w:t>
      </w:r>
      <w:r w:rsidRPr="1C25632A" w:rsidR="008E067E">
        <w:rPr>
          <w:rFonts w:eastAsia="Calibri" w:cs="Arial"/>
          <w:sz w:val="20"/>
          <w:szCs w:val="20"/>
          <w:lang w:val="en-ZA" w:eastAsia="en-US"/>
        </w:rPr>
        <w:t xml:space="preserve">specific </w:t>
      </w:r>
      <w:r w:rsidRPr="1C25632A" w:rsidR="000B2876">
        <w:rPr>
          <w:rFonts w:eastAsia="Calibri" w:cs="Arial"/>
          <w:sz w:val="20"/>
          <w:szCs w:val="20"/>
          <w:lang w:val="en-ZA" w:eastAsia="en-US"/>
        </w:rPr>
        <w:t xml:space="preserve">Services to be rendered by the </w:t>
      </w:r>
      <w:r w:rsidRPr="1C25632A" w:rsidR="00495165">
        <w:rPr>
          <w:rFonts w:eastAsia="Calibri" w:cs="Arial"/>
          <w:sz w:val="20"/>
          <w:szCs w:val="20"/>
          <w:lang w:val="en-ZA" w:eastAsia="en-US"/>
        </w:rPr>
        <w:t>Consultant</w:t>
      </w:r>
      <w:r w:rsidRPr="1C25632A" w:rsidR="003A6708">
        <w:rPr>
          <w:rFonts w:eastAsia="Calibri" w:cs="Arial"/>
          <w:sz w:val="20"/>
          <w:szCs w:val="20"/>
          <w:lang w:val="en-ZA" w:eastAsia="en-US"/>
        </w:rPr>
        <w:t xml:space="preserve">, </w:t>
      </w:r>
      <w:r w:rsidRPr="1C25632A" w:rsidR="002C1093">
        <w:rPr>
          <w:rFonts w:eastAsia="Calibri" w:cs="Arial"/>
          <w:sz w:val="20"/>
          <w:szCs w:val="20"/>
          <w:lang w:val="en-ZA" w:eastAsia="en-US"/>
        </w:rPr>
        <w:t>or</w:t>
      </w:r>
      <w:r w:rsidRPr="1C25632A" w:rsidR="00CD7860">
        <w:rPr>
          <w:rFonts w:eastAsia="Calibri" w:cs="Arial"/>
          <w:sz w:val="20"/>
          <w:szCs w:val="20"/>
          <w:lang w:val="en-ZA" w:eastAsia="en-US"/>
        </w:rPr>
        <w:t xml:space="preserve"> any </w:t>
      </w:r>
      <w:r w:rsidRPr="1C25632A" w:rsidR="00CE66A3">
        <w:rPr>
          <w:rFonts w:eastAsia="Calibri" w:cs="Arial"/>
          <w:sz w:val="20"/>
          <w:szCs w:val="20"/>
          <w:lang w:val="en-ZA" w:eastAsia="en-US"/>
        </w:rPr>
        <w:t>schedule</w:t>
      </w:r>
      <w:r w:rsidRPr="1C25632A" w:rsidR="00CD7860">
        <w:rPr>
          <w:rFonts w:eastAsia="Calibri" w:cs="Arial"/>
          <w:sz w:val="20"/>
          <w:szCs w:val="20"/>
          <w:lang w:val="en-ZA" w:eastAsia="en-US"/>
        </w:rPr>
        <w:t xml:space="preserve"> </w:t>
      </w:r>
      <w:r w:rsidRPr="1C25632A" w:rsidR="008E067E">
        <w:rPr>
          <w:rFonts w:eastAsia="Calibri" w:cs="Arial"/>
          <w:sz w:val="20"/>
          <w:szCs w:val="20"/>
          <w:lang w:val="en-ZA" w:eastAsia="en-US"/>
        </w:rPr>
        <w:t>(</w:t>
      </w:r>
      <w:r w:rsidRPr="1C25632A" w:rsidR="00CD7860">
        <w:rPr>
          <w:rFonts w:eastAsia="Calibri" w:cs="Arial"/>
          <w:sz w:val="20"/>
          <w:szCs w:val="20"/>
          <w:lang w:val="en-ZA" w:eastAsia="en-US"/>
        </w:rPr>
        <w:t>that is substantially in the form of schedule 1 hereto</w:t>
      </w:r>
      <w:r w:rsidRPr="1C25632A" w:rsidR="008E067E">
        <w:rPr>
          <w:rFonts w:eastAsia="Calibri" w:cs="Arial"/>
          <w:sz w:val="20"/>
          <w:szCs w:val="20"/>
          <w:lang w:val="en-ZA" w:eastAsia="en-US"/>
        </w:rPr>
        <w:t>)</w:t>
      </w:r>
      <w:r w:rsidRPr="1C25632A" w:rsidR="00CD7860">
        <w:rPr>
          <w:rFonts w:eastAsia="Calibri" w:cs="Arial"/>
          <w:sz w:val="20"/>
          <w:szCs w:val="20"/>
          <w:lang w:val="en-ZA" w:eastAsia="en-US"/>
        </w:rPr>
        <w:t xml:space="preserve"> which</w:t>
      </w:r>
      <w:r w:rsidRPr="1C25632A" w:rsidR="003A6708">
        <w:rPr>
          <w:rFonts w:eastAsia="Calibri" w:cs="Arial"/>
          <w:sz w:val="20"/>
          <w:szCs w:val="20"/>
          <w:lang w:val="en-ZA" w:eastAsia="en-US"/>
        </w:rPr>
        <w:t xml:space="preserve"> may be issued by the </w:t>
      </w:r>
      <w:r w:rsidRPr="1C25632A" w:rsidR="1E2FB060">
        <w:rPr>
          <w:rFonts w:eastAsia="Calibri" w:cs="Arial"/>
          <w:sz w:val="20"/>
          <w:szCs w:val="20"/>
          <w:lang w:val="en-ZA" w:eastAsia="en-US"/>
        </w:rPr>
        <w:t>[COMPANY NAME]</w:t>
      </w:r>
      <w:r w:rsidRPr="1C25632A" w:rsidR="003A6708">
        <w:rPr>
          <w:rFonts w:eastAsia="Calibri" w:cs="Arial"/>
          <w:sz w:val="20"/>
          <w:szCs w:val="20"/>
          <w:lang w:val="en-ZA" w:eastAsia="en-US"/>
        </w:rPr>
        <w:t xml:space="preserve"> from time to time to procure the Services </w:t>
      </w:r>
      <w:r w:rsidRPr="1C25632A" w:rsidR="00BA34E3">
        <w:rPr>
          <w:rFonts w:eastAsia="Calibri" w:cs="Arial"/>
          <w:sz w:val="20"/>
          <w:szCs w:val="20"/>
          <w:lang w:val="en-ZA" w:eastAsia="en-US"/>
        </w:rPr>
        <w:t xml:space="preserve">from the </w:t>
      </w:r>
      <w:r w:rsidRPr="1C25632A" w:rsidR="00495165">
        <w:rPr>
          <w:rFonts w:eastAsia="Calibri" w:cs="Arial"/>
          <w:sz w:val="20"/>
          <w:szCs w:val="20"/>
          <w:lang w:val="en-ZA" w:eastAsia="en-US"/>
        </w:rPr>
        <w:t>Consultant</w:t>
      </w:r>
      <w:r w:rsidRPr="1C25632A" w:rsidR="00BA34E3">
        <w:rPr>
          <w:rFonts w:eastAsia="Calibri" w:cs="Arial"/>
          <w:sz w:val="20"/>
          <w:szCs w:val="20"/>
          <w:lang w:val="en-ZA" w:eastAsia="en-US"/>
        </w:rPr>
        <w:t xml:space="preserve"> </w:t>
      </w:r>
      <w:r w:rsidRPr="1C25632A" w:rsidR="003A6708">
        <w:rPr>
          <w:rFonts w:eastAsia="Calibri" w:cs="Arial"/>
          <w:sz w:val="20"/>
          <w:szCs w:val="20"/>
          <w:lang w:val="en-ZA" w:eastAsia="en-US"/>
        </w:rPr>
        <w:t xml:space="preserve">in terms </w:t>
      </w:r>
      <w:r w:rsidRPr="1C25632A" w:rsidR="00CE66A3">
        <w:rPr>
          <w:rFonts w:eastAsia="Calibri" w:cs="Arial"/>
          <w:sz w:val="20"/>
          <w:szCs w:val="20"/>
          <w:lang w:val="en-ZA" w:eastAsia="en-US"/>
        </w:rPr>
        <w:t>of this Agreement</w:t>
      </w:r>
      <w:r w:rsidRPr="1C25632A" w:rsidR="000B2876">
        <w:rPr>
          <w:rFonts w:eastAsia="Calibri" w:cs="Arial"/>
          <w:sz w:val="20"/>
          <w:szCs w:val="20"/>
          <w:lang w:val="en-ZA" w:eastAsia="en-US"/>
        </w:rPr>
        <w:t>;</w:t>
      </w:r>
    </w:p>
    <w:p w:rsidRPr="00F7059B" w:rsidR="000B2876" w:rsidP="00F7059B" w:rsidRDefault="000B2876" w14:paraId="52A6F7EB" w14:textId="727B1F0F">
      <w:pPr>
        <w:numPr>
          <w:ilvl w:val="2"/>
          <w:numId w:val="5"/>
        </w:numPr>
        <w:tabs>
          <w:tab w:val="num" w:pos="3063"/>
        </w:tabs>
        <w:suppressAutoHyphens w:val="0"/>
        <w:spacing w:after="240" w:line="360" w:lineRule="auto"/>
        <w:jc w:val="both"/>
        <w:rPr>
          <w:rFonts w:eastAsia="Calibri" w:cs="Arial"/>
          <w:sz w:val="20"/>
          <w:szCs w:val="20"/>
          <w:lang w:val="en-ZA" w:eastAsia="en-US"/>
        </w:rPr>
      </w:pPr>
      <w:r w:rsidRPr="1C25632A" w:rsidR="000B2876">
        <w:rPr>
          <w:rFonts w:eastAsia="Calibri" w:cs="Arial"/>
          <w:b w:val="1"/>
          <w:bCs w:val="1"/>
          <w:sz w:val="20"/>
          <w:szCs w:val="20"/>
          <w:lang w:val="en-ZA" w:eastAsia="en-US"/>
        </w:rPr>
        <w:t>“Services”</w:t>
      </w:r>
      <w:r w:rsidRPr="1C25632A" w:rsidR="000B2876">
        <w:rPr>
          <w:rFonts w:eastAsia="Calibri" w:cs="Arial"/>
          <w:sz w:val="20"/>
          <w:szCs w:val="20"/>
          <w:lang w:val="en-ZA" w:eastAsia="en-US"/>
        </w:rPr>
        <w:t xml:space="preserve"> means the services to be provided by </w:t>
      </w:r>
      <w:r w:rsidRPr="1C25632A" w:rsidR="00495165">
        <w:rPr>
          <w:rFonts w:eastAsia="Calibri" w:cs="Arial"/>
          <w:sz w:val="20"/>
          <w:szCs w:val="20"/>
          <w:lang w:val="en-ZA" w:eastAsia="en-US"/>
        </w:rPr>
        <w:t>Consultant</w:t>
      </w:r>
      <w:r w:rsidRPr="1C25632A" w:rsidR="000B2876">
        <w:rPr>
          <w:rFonts w:eastAsia="Calibri" w:cs="Arial"/>
          <w:sz w:val="20"/>
          <w:szCs w:val="20"/>
          <w:lang w:val="en-ZA" w:eastAsia="en-US"/>
        </w:rPr>
        <w:t xml:space="preserve"> to </w:t>
      </w:r>
      <w:r w:rsidRPr="1C25632A" w:rsidR="1E2FB060">
        <w:rPr>
          <w:rFonts w:eastAsia="Calibri" w:cs="Arial"/>
          <w:sz w:val="20"/>
          <w:szCs w:val="20"/>
          <w:lang w:val="en-ZA" w:eastAsia="en-US"/>
        </w:rPr>
        <w:t>[COMPANY NAME]</w:t>
      </w:r>
      <w:r w:rsidRPr="1C25632A" w:rsidR="000B2876">
        <w:rPr>
          <w:rFonts w:eastAsia="Calibri" w:cs="Arial"/>
          <w:sz w:val="20"/>
          <w:szCs w:val="20"/>
          <w:lang w:val="en-ZA" w:eastAsia="en-US"/>
        </w:rPr>
        <w:t xml:space="preserve"> </w:t>
      </w:r>
      <w:r w:rsidRPr="1C25632A" w:rsidR="00E37C94">
        <w:rPr>
          <w:rFonts w:eastAsia="Calibri" w:cs="Arial"/>
          <w:sz w:val="20"/>
          <w:szCs w:val="20"/>
          <w:lang w:val="en-ZA" w:eastAsia="en-US"/>
        </w:rPr>
        <w:t xml:space="preserve">in terms of the </w:t>
      </w:r>
      <w:r w:rsidRPr="1C25632A" w:rsidR="000B2876">
        <w:rPr>
          <w:rFonts w:eastAsia="Calibri" w:cs="Arial"/>
          <w:sz w:val="20"/>
          <w:szCs w:val="20"/>
          <w:lang w:val="en-ZA" w:eastAsia="en-US"/>
        </w:rPr>
        <w:t>written Schedule</w:t>
      </w:r>
      <w:r w:rsidRPr="1C25632A" w:rsidR="00BA6C3D">
        <w:rPr>
          <w:rFonts w:eastAsia="Calibri" w:cs="Arial"/>
          <w:sz w:val="20"/>
          <w:szCs w:val="20"/>
          <w:lang w:val="en-ZA" w:eastAsia="en-US"/>
        </w:rPr>
        <w:t xml:space="preserve"> annexed hereto or a</w:t>
      </w:r>
      <w:r w:rsidRPr="1C25632A" w:rsidR="0009023D">
        <w:rPr>
          <w:rFonts w:eastAsia="Calibri" w:cs="Arial"/>
          <w:sz w:val="20"/>
          <w:szCs w:val="20"/>
          <w:lang w:val="en-ZA" w:eastAsia="en-US"/>
        </w:rPr>
        <w:t>ny other</w:t>
      </w:r>
      <w:r w:rsidRPr="1C25632A" w:rsidR="00BA6C3D">
        <w:rPr>
          <w:rFonts w:eastAsia="Calibri" w:cs="Arial"/>
          <w:sz w:val="20"/>
          <w:szCs w:val="20"/>
          <w:lang w:val="en-ZA" w:eastAsia="en-US"/>
        </w:rPr>
        <w:t xml:space="preserve"> written Schedule (that is </w:t>
      </w:r>
      <w:r w:rsidRPr="1C25632A" w:rsidR="00BA6C3D">
        <w:rPr>
          <w:rFonts w:eastAsia="Calibri" w:cs="Arial"/>
          <w:sz w:val="20"/>
          <w:szCs w:val="20"/>
          <w:lang w:val="en-ZA" w:eastAsia="en-US"/>
        </w:rPr>
        <w:t>substantially in</w:t>
      </w:r>
      <w:r w:rsidRPr="1C25632A" w:rsidR="00BA6C3D">
        <w:rPr>
          <w:rFonts w:eastAsia="Calibri" w:cs="Arial"/>
          <w:sz w:val="20"/>
          <w:szCs w:val="20"/>
          <w:lang w:val="en-ZA" w:eastAsia="en-US"/>
        </w:rPr>
        <w:t xml:space="preserve"> the form of schedule 1 hereto)</w:t>
      </w:r>
      <w:r w:rsidRPr="1C25632A" w:rsidR="000B2876">
        <w:rPr>
          <w:rFonts w:eastAsia="Calibri" w:cs="Arial"/>
          <w:sz w:val="20"/>
          <w:szCs w:val="20"/>
          <w:lang w:val="en-ZA" w:eastAsia="en-US"/>
        </w:rPr>
        <w:t xml:space="preserve"> </w:t>
      </w:r>
      <w:r w:rsidRPr="1C25632A" w:rsidR="00C634E2">
        <w:rPr>
          <w:rFonts w:eastAsia="Calibri" w:cs="Arial"/>
          <w:sz w:val="20"/>
          <w:szCs w:val="20"/>
          <w:lang w:val="en-ZA" w:eastAsia="en-US"/>
        </w:rPr>
        <w:t>which may be</w:t>
      </w:r>
      <w:r w:rsidRPr="1C25632A" w:rsidR="00BA6C3D">
        <w:rPr>
          <w:rFonts w:eastAsia="Calibri" w:cs="Arial"/>
          <w:sz w:val="20"/>
          <w:szCs w:val="20"/>
          <w:lang w:val="en-ZA" w:eastAsia="en-US"/>
        </w:rPr>
        <w:t xml:space="preserve"> issued </w:t>
      </w:r>
      <w:r w:rsidRPr="1C25632A" w:rsidR="002F3CFF">
        <w:rPr>
          <w:rFonts w:eastAsia="Calibri" w:cs="Arial"/>
          <w:sz w:val="20"/>
          <w:szCs w:val="20"/>
          <w:lang w:val="en-ZA" w:eastAsia="en-US"/>
        </w:rPr>
        <w:t xml:space="preserve">from time to time </w:t>
      </w:r>
      <w:r w:rsidRPr="1C25632A" w:rsidR="00C634E2">
        <w:rPr>
          <w:rFonts w:eastAsia="Calibri" w:cs="Arial"/>
          <w:sz w:val="20"/>
          <w:szCs w:val="20"/>
          <w:lang w:val="en-ZA" w:eastAsia="en-US"/>
        </w:rPr>
        <w:t xml:space="preserve">by the </w:t>
      </w:r>
      <w:r w:rsidRPr="1C25632A" w:rsidR="1E2FB060">
        <w:rPr>
          <w:rFonts w:eastAsia="Calibri" w:cs="Arial"/>
          <w:sz w:val="20"/>
          <w:szCs w:val="20"/>
          <w:lang w:val="en-ZA" w:eastAsia="en-US"/>
        </w:rPr>
        <w:t>[COMPANY NAME]</w:t>
      </w:r>
      <w:r w:rsidRPr="1C25632A" w:rsidR="00C634E2">
        <w:rPr>
          <w:rFonts w:eastAsia="Calibri" w:cs="Arial"/>
          <w:sz w:val="20"/>
          <w:szCs w:val="20"/>
          <w:lang w:val="en-ZA" w:eastAsia="en-US"/>
        </w:rPr>
        <w:t xml:space="preserve"> </w:t>
      </w:r>
      <w:r w:rsidRPr="1C25632A" w:rsidR="00BA6C3D">
        <w:rPr>
          <w:rFonts w:eastAsia="Calibri" w:cs="Arial"/>
          <w:sz w:val="20"/>
          <w:szCs w:val="20"/>
          <w:lang w:val="en-ZA" w:eastAsia="en-US"/>
        </w:rPr>
        <w:t xml:space="preserve">in terms of </w:t>
      </w:r>
      <w:r w:rsidRPr="1C25632A" w:rsidR="000B2876">
        <w:rPr>
          <w:rFonts w:eastAsia="Calibri" w:cs="Arial"/>
          <w:sz w:val="20"/>
          <w:szCs w:val="20"/>
          <w:lang w:val="en-ZA" w:eastAsia="en-US"/>
        </w:rPr>
        <w:t>this Agreement;</w:t>
      </w:r>
    </w:p>
    <w:p w:rsidRPr="00F7059B" w:rsidR="003C07B8" w:rsidP="00F7059B" w:rsidRDefault="003C07B8" w14:paraId="1C420D71" w14:textId="691C0ECC">
      <w:pPr>
        <w:numPr>
          <w:ilvl w:val="2"/>
          <w:numId w:val="5"/>
        </w:numPr>
        <w:tabs>
          <w:tab w:val="num" w:pos="3063"/>
        </w:tabs>
        <w:suppressAutoHyphens w:val="0"/>
        <w:spacing w:after="240" w:line="360" w:lineRule="auto"/>
        <w:jc w:val="both"/>
        <w:rPr>
          <w:rFonts w:eastAsia="Calibri" w:cs="Arial"/>
          <w:sz w:val="20"/>
          <w:szCs w:val="20"/>
          <w:lang w:val="en-ZA" w:eastAsia="en-US"/>
        </w:rPr>
      </w:pPr>
      <w:r w:rsidRPr="00F7059B">
        <w:rPr>
          <w:rFonts w:eastAsia="Calibri" w:cs="Arial"/>
          <w:sz w:val="20"/>
          <w:szCs w:val="20"/>
          <w:lang w:val="en-ZA" w:eastAsia="en-US"/>
        </w:rPr>
        <w:t>“</w:t>
      </w:r>
      <w:r w:rsidRPr="00F7059B">
        <w:rPr>
          <w:rFonts w:eastAsia="Calibri" w:cs="Arial"/>
          <w:b/>
          <w:bCs/>
          <w:sz w:val="20"/>
          <w:szCs w:val="20"/>
          <w:lang w:val="en-ZA" w:eastAsia="en-US"/>
        </w:rPr>
        <w:t>Service Levels</w:t>
      </w:r>
      <w:r w:rsidRPr="00F7059B">
        <w:rPr>
          <w:rFonts w:eastAsia="Calibri" w:cs="Arial"/>
          <w:sz w:val="20"/>
          <w:szCs w:val="20"/>
          <w:lang w:val="en-ZA" w:eastAsia="en-US"/>
        </w:rPr>
        <w:t xml:space="preserve">” means the services levels, which are the time parameters </w:t>
      </w:r>
      <w:r w:rsidRPr="00F7059B" w:rsidR="00183333">
        <w:rPr>
          <w:rFonts w:eastAsia="Calibri" w:cs="Arial"/>
          <w:sz w:val="20"/>
          <w:szCs w:val="20"/>
          <w:lang w:val="en-ZA" w:eastAsia="en-US"/>
        </w:rPr>
        <w:t xml:space="preserve">as well as </w:t>
      </w:r>
      <w:r w:rsidRPr="00F7059B">
        <w:rPr>
          <w:rFonts w:eastAsia="Calibri" w:cs="Arial"/>
          <w:sz w:val="20"/>
          <w:szCs w:val="20"/>
          <w:lang w:val="en-ZA" w:eastAsia="en-US"/>
        </w:rPr>
        <w:t xml:space="preserve">the qualitative and quantitative standards, according to which the Services are to be provided and the performance thereof measured, which service levels </w:t>
      </w:r>
      <w:r w:rsidRPr="00F7059B" w:rsidR="00183333">
        <w:rPr>
          <w:rFonts w:eastAsia="Calibri" w:cs="Arial"/>
          <w:sz w:val="20"/>
          <w:szCs w:val="20"/>
          <w:lang w:val="en-ZA" w:eastAsia="en-US"/>
        </w:rPr>
        <w:t>shall be</w:t>
      </w:r>
      <w:r w:rsidRPr="00F7059B">
        <w:rPr>
          <w:rFonts w:eastAsia="Calibri" w:cs="Arial"/>
          <w:sz w:val="20"/>
          <w:szCs w:val="20"/>
          <w:lang w:val="en-ZA" w:eastAsia="en-US"/>
        </w:rPr>
        <w:t xml:space="preserve"> more fully </w:t>
      </w:r>
      <w:r w:rsidRPr="00F7059B" w:rsidR="006D0EE2">
        <w:rPr>
          <w:rFonts w:eastAsia="Calibri" w:cs="Arial"/>
          <w:sz w:val="20"/>
          <w:szCs w:val="20"/>
          <w:lang w:val="en-ZA" w:eastAsia="en-US"/>
        </w:rPr>
        <w:t>set out</w:t>
      </w:r>
      <w:r w:rsidRPr="00F7059B">
        <w:rPr>
          <w:rFonts w:eastAsia="Calibri" w:cs="Arial"/>
          <w:sz w:val="20"/>
          <w:szCs w:val="20"/>
          <w:lang w:val="en-ZA" w:eastAsia="en-US"/>
        </w:rPr>
        <w:t xml:space="preserve"> in the </w:t>
      </w:r>
      <w:r w:rsidRPr="00F7059B" w:rsidR="00183333">
        <w:rPr>
          <w:rFonts w:eastAsia="Calibri" w:cs="Arial"/>
          <w:sz w:val="20"/>
          <w:szCs w:val="20"/>
          <w:lang w:val="en-ZA" w:eastAsia="en-US"/>
        </w:rPr>
        <w:t>Schedule</w:t>
      </w:r>
      <w:r w:rsidRPr="00F7059B" w:rsidR="006D0EE2">
        <w:rPr>
          <w:rFonts w:eastAsia="Calibri" w:cs="Arial"/>
          <w:sz w:val="20"/>
          <w:szCs w:val="20"/>
          <w:lang w:val="en-ZA" w:eastAsia="en-US"/>
        </w:rPr>
        <w:t>, if any;</w:t>
      </w:r>
    </w:p>
    <w:p w:rsidRPr="00F7059B" w:rsidR="000B2876" w:rsidP="00F7059B" w:rsidRDefault="000B2876" w14:paraId="107885CF" w14:textId="11602A7D">
      <w:pPr>
        <w:numPr>
          <w:ilvl w:val="2"/>
          <w:numId w:val="5"/>
        </w:numPr>
        <w:tabs>
          <w:tab w:val="num" w:pos="3063"/>
        </w:tabs>
        <w:suppressAutoHyphens w:val="0"/>
        <w:spacing w:after="240" w:line="360" w:lineRule="auto"/>
        <w:jc w:val="both"/>
        <w:rPr>
          <w:rFonts w:eastAsia="Calibri" w:cs="Arial"/>
          <w:sz w:val="20"/>
          <w:szCs w:val="20"/>
          <w:lang w:val="en-ZA" w:eastAsia="en-US"/>
        </w:rPr>
      </w:pPr>
      <w:r w:rsidRPr="00F7059B">
        <w:rPr>
          <w:rFonts w:eastAsia="Calibri" w:cs="Arial"/>
          <w:b/>
          <w:sz w:val="20"/>
          <w:szCs w:val="20"/>
          <w:lang w:val="en-ZA" w:eastAsia="en-US"/>
        </w:rPr>
        <w:t>“Signature Date”</w:t>
      </w:r>
      <w:r w:rsidRPr="00F7059B">
        <w:rPr>
          <w:rFonts w:eastAsia="Calibri" w:cs="Arial"/>
          <w:sz w:val="20"/>
          <w:szCs w:val="20"/>
          <w:lang w:val="en-ZA" w:eastAsia="en-US"/>
        </w:rPr>
        <w:t xml:space="preserve"> means, when this Agreement has been signed by all Parties (</w:t>
      </w:r>
      <w:proofErr w:type="gramStart"/>
      <w:r w:rsidRPr="00F7059B">
        <w:rPr>
          <w:rFonts w:eastAsia="Calibri" w:cs="Arial"/>
          <w:sz w:val="20"/>
          <w:szCs w:val="20"/>
          <w:lang w:val="en-ZA" w:eastAsia="en-US"/>
        </w:rPr>
        <w:t>whether or not</w:t>
      </w:r>
      <w:proofErr w:type="gramEnd"/>
      <w:r w:rsidRPr="00F7059B">
        <w:rPr>
          <w:rFonts w:eastAsia="Calibri" w:cs="Arial"/>
          <w:sz w:val="20"/>
          <w:szCs w:val="20"/>
          <w:lang w:val="en-ZA" w:eastAsia="en-US"/>
        </w:rPr>
        <w:t xml:space="preserve"> in counterpart), the latest of the dates on which this Agreement (or any counterpart) was signed by either Party;</w:t>
      </w:r>
    </w:p>
    <w:p w:rsidRPr="00F7059B" w:rsidR="000B2876" w:rsidP="00F7059B" w:rsidRDefault="000B2876" w14:paraId="1D9127D9" w14:textId="77777777">
      <w:pPr>
        <w:numPr>
          <w:ilvl w:val="1"/>
          <w:numId w:val="5"/>
        </w:numPr>
        <w:tabs>
          <w:tab w:val="num" w:pos="2496"/>
        </w:tabs>
        <w:suppressAutoHyphens w:val="0"/>
        <w:spacing w:after="240" w:line="360" w:lineRule="auto"/>
        <w:jc w:val="both"/>
        <w:rPr>
          <w:rFonts w:eastAsia="Calibri" w:cs="Arial"/>
          <w:sz w:val="20"/>
          <w:szCs w:val="20"/>
          <w:lang w:val="en-ZA" w:eastAsia="en-US"/>
        </w:rPr>
      </w:pPr>
      <w:r w:rsidRPr="00F7059B">
        <w:rPr>
          <w:rFonts w:eastAsia="Calibri" w:cs="Arial"/>
          <w:sz w:val="20"/>
          <w:szCs w:val="20"/>
          <w:lang w:val="en-ZA" w:eastAsia="en-US"/>
        </w:rPr>
        <w:t>unless otherwise provided, defined terms appearing in this Agreement in title case shall be given their meaning as defined, while the same terms appearing in lower case shall be interpreted in accordance with their plain English meaning;</w:t>
      </w:r>
    </w:p>
    <w:p w:rsidRPr="00F7059B" w:rsidR="000B2876" w:rsidP="00F7059B" w:rsidRDefault="000B2876" w14:paraId="64B2634E" w14:textId="77777777">
      <w:pPr>
        <w:numPr>
          <w:ilvl w:val="1"/>
          <w:numId w:val="5"/>
        </w:numPr>
        <w:tabs>
          <w:tab w:val="num" w:pos="2496"/>
        </w:tabs>
        <w:suppressAutoHyphens w:val="0"/>
        <w:spacing w:after="240" w:line="360" w:lineRule="auto"/>
        <w:jc w:val="both"/>
        <w:rPr>
          <w:rFonts w:eastAsia="Calibri" w:cs="Arial"/>
          <w:sz w:val="20"/>
          <w:szCs w:val="20"/>
          <w:lang w:val="en-ZA" w:eastAsia="en-US"/>
        </w:rPr>
      </w:pPr>
      <w:r w:rsidRPr="00F7059B">
        <w:rPr>
          <w:rFonts w:eastAsia="Calibri" w:cs="Arial"/>
          <w:sz w:val="20"/>
          <w:szCs w:val="20"/>
          <w:lang w:val="en-ZA" w:eastAsia="en-US"/>
        </w:rPr>
        <w:t>any reference in this Agreement to “</w:t>
      </w:r>
      <w:r w:rsidRPr="00F7059B">
        <w:rPr>
          <w:rFonts w:eastAsia="Calibri" w:cs="Arial"/>
          <w:b/>
          <w:sz w:val="20"/>
          <w:szCs w:val="20"/>
          <w:lang w:val="en-ZA" w:eastAsia="en-US"/>
        </w:rPr>
        <w:t>the/this Agreement</w:t>
      </w:r>
      <w:r w:rsidRPr="00F7059B">
        <w:rPr>
          <w:rFonts w:eastAsia="Calibri" w:cs="Arial"/>
          <w:sz w:val="20"/>
          <w:szCs w:val="20"/>
          <w:lang w:val="en-ZA" w:eastAsia="en-US"/>
        </w:rPr>
        <w:t>” shall be construed as a reference to this Agreement and the applicable Schedule/s, as amended, varied, novated or supplemented in writing from time to time;</w:t>
      </w:r>
    </w:p>
    <w:p w:rsidRPr="00F7059B" w:rsidR="000B2876" w:rsidP="00F7059B" w:rsidRDefault="000B2876" w14:paraId="2A989F5F" w14:textId="77777777">
      <w:pPr>
        <w:numPr>
          <w:ilvl w:val="1"/>
          <w:numId w:val="5"/>
        </w:numPr>
        <w:tabs>
          <w:tab w:val="num" w:pos="2496"/>
        </w:tabs>
        <w:suppressAutoHyphens w:val="0"/>
        <w:spacing w:after="240" w:line="360" w:lineRule="auto"/>
        <w:jc w:val="both"/>
        <w:rPr>
          <w:rFonts w:eastAsia="Calibri" w:cs="Arial"/>
          <w:sz w:val="20"/>
          <w:szCs w:val="20"/>
          <w:lang w:val="en-ZA" w:eastAsia="en-US"/>
        </w:rPr>
      </w:pPr>
      <w:r w:rsidRPr="00F7059B">
        <w:rPr>
          <w:rFonts w:eastAsia="Calibri" w:cs="Arial"/>
          <w:sz w:val="20"/>
          <w:szCs w:val="20"/>
          <w:lang w:val="en-ZA" w:eastAsia="en-US"/>
        </w:rPr>
        <w:t>any reference to any statute, regulation or other legislation shall be a reference to that statute, regulation or other legislation as at the Signature Date and as amended or substituted from time to time;</w:t>
      </w:r>
    </w:p>
    <w:p w:rsidRPr="00F7059B" w:rsidR="000B2876" w:rsidP="00F7059B" w:rsidRDefault="000B2876" w14:paraId="3C26D8E7" w14:textId="07DF46E6">
      <w:pPr>
        <w:numPr>
          <w:ilvl w:val="1"/>
          <w:numId w:val="5"/>
        </w:numPr>
        <w:tabs>
          <w:tab w:val="num" w:pos="2496"/>
        </w:tabs>
        <w:suppressAutoHyphens w:val="0"/>
        <w:spacing w:after="240" w:line="360" w:lineRule="auto"/>
        <w:jc w:val="both"/>
        <w:rPr>
          <w:rFonts w:eastAsia="Calibri" w:cs="Arial"/>
          <w:sz w:val="20"/>
          <w:szCs w:val="20"/>
          <w:lang w:val="en-ZA" w:eastAsia="en-US"/>
        </w:rPr>
      </w:pPr>
      <w:r w:rsidRPr="00F7059B">
        <w:rPr>
          <w:rFonts w:eastAsia="Calibri" w:cs="Arial"/>
          <w:sz w:val="20"/>
          <w:szCs w:val="20"/>
          <w:lang w:val="en-ZA" w:eastAsia="en-US"/>
        </w:rPr>
        <w:t xml:space="preserve">where any term is defined within a particular clause other than clause </w:t>
      </w:r>
      <w:r w:rsidRPr="00F7059B">
        <w:rPr>
          <w:rFonts w:eastAsia="Calibri" w:cs="Arial"/>
          <w:sz w:val="20"/>
          <w:szCs w:val="20"/>
          <w:lang w:val="en-ZA" w:eastAsia="en-US"/>
        </w:rPr>
        <w:fldChar w:fldCharType="begin"/>
      </w:r>
      <w:r w:rsidRPr="00F7059B">
        <w:rPr>
          <w:rFonts w:eastAsia="Calibri" w:cs="Arial"/>
          <w:sz w:val="20"/>
          <w:szCs w:val="20"/>
          <w:lang w:val="en-ZA" w:eastAsia="en-US"/>
        </w:rPr>
        <w:instrText xml:space="preserve"> REF _Ref460894255 \r \h </w:instrText>
      </w:r>
      <w:r w:rsidRPr="00F7059B" w:rsidR="00B0675F">
        <w:rPr>
          <w:rFonts w:eastAsia="Calibri" w:cs="Arial"/>
          <w:sz w:val="20"/>
          <w:szCs w:val="20"/>
          <w:lang w:val="en-ZA" w:eastAsia="en-US"/>
        </w:rPr>
        <w:instrText xml:space="preserve"> \* MERGEFORMAT </w:instrText>
      </w:r>
      <w:r w:rsidRPr="00F7059B">
        <w:rPr>
          <w:rFonts w:eastAsia="Calibri" w:cs="Arial"/>
          <w:sz w:val="20"/>
          <w:szCs w:val="20"/>
          <w:lang w:val="en-ZA" w:eastAsia="en-US"/>
        </w:rPr>
      </w:r>
      <w:r w:rsidRPr="00F7059B">
        <w:rPr>
          <w:rFonts w:eastAsia="Calibri" w:cs="Arial"/>
          <w:sz w:val="20"/>
          <w:szCs w:val="20"/>
          <w:lang w:val="en-ZA" w:eastAsia="en-US"/>
        </w:rPr>
        <w:fldChar w:fldCharType="separate"/>
      </w:r>
      <w:r w:rsidRPr="00F7059B" w:rsidR="00235B18">
        <w:rPr>
          <w:rFonts w:eastAsia="Calibri" w:cs="Arial"/>
          <w:sz w:val="20"/>
          <w:szCs w:val="20"/>
          <w:lang w:val="en-ZA" w:eastAsia="en-US"/>
        </w:rPr>
        <w:t>1.2</w:t>
      </w:r>
      <w:r w:rsidRPr="00F7059B">
        <w:rPr>
          <w:rFonts w:eastAsia="Calibri" w:cs="Arial"/>
          <w:sz w:val="20"/>
          <w:szCs w:val="20"/>
          <w:lang w:val="en-ZA" w:eastAsia="en-US"/>
        </w:rPr>
        <w:fldChar w:fldCharType="end"/>
      </w:r>
      <w:r w:rsidRPr="00F7059B">
        <w:rPr>
          <w:rFonts w:eastAsia="Calibri" w:cs="Arial"/>
          <w:sz w:val="20"/>
          <w:szCs w:val="20"/>
          <w:lang w:val="en-ZA" w:eastAsia="en-US"/>
        </w:rPr>
        <w:t>, or in a schedule to this Agreement, that term shall bear the meaning ascribed to it in that clause or schedule, as the case may be, wherever it is used in this Agreement;</w:t>
      </w:r>
    </w:p>
    <w:p w:rsidRPr="00F7059B" w:rsidR="000B2876" w:rsidP="00F7059B" w:rsidRDefault="000B2876" w14:paraId="395BE425" w14:textId="77777777">
      <w:pPr>
        <w:numPr>
          <w:ilvl w:val="1"/>
          <w:numId w:val="5"/>
        </w:numPr>
        <w:tabs>
          <w:tab w:val="num" w:pos="2496"/>
        </w:tabs>
        <w:suppressAutoHyphens w:val="0"/>
        <w:spacing w:after="240" w:line="360" w:lineRule="auto"/>
        <w:jc w:val="both"/>
        <w:rPr>
          <w:rFonts w:eastAsia="Calibri" w:cs="Arial"/>
          <w:sz w:val="20"/>
          <w:szCs w:val="20"/>
          <w:lang w:val="en-ZA" w:eastAsia="en-US"/>
        </w:rPr>
      </w:pPr>
      <w:r w:rsidRPr="00F7059B">
        <w:rPr>
          <w:rFonts w:eastAsia="Calibri" w:cs="Arial"/>
          <w:sz w:val="20"/>
          <w:szCs w:val="20"/>
          <w:lang w:val="en-ZA" w:eastAsia="en-US"/>
        </w:rPr>
        <w:t>if any provision in a definition is a substantive provision conferring a right or imposing an obligation on any party then, notwithstanding that it is only a definition, effect shall be given to it as if it were a substantive provision in the body of this Agreement;</w:t>
      </w:r>
    </w:p>
    <w:p w:rsidRPr="00F7059B" w:rsidR="000B2876" w:rsidP="00F7059B" w:rsidRDefault="000B2876" w14:paraId="154C2B32" w14:textId="68C8A15C">
      <w:pPr>
        <w:numPr>
          <w:ilvl w:val="1"/>
          <w:numId w:val="5"/>
        </w:numPr>
        <w:tabs>
          <w:tab w:val="num" w:pos="2496"/>
        </w:tabs>
        <w:suppressAutoHyphens w:val="0"/>
        <w:spacing w:after="240" w:line="360" w:lineRule="auto"/>
        <w:jc w:val="both"/>
        <w:rPr>
          <w:rFonts w:eastAsia="Calibri" w:cs="Arial"/>
          <w:sz w:val="20"/>
          <w:szCs w:val="20"/>
          <w:lang w:val="en-ZA" w:eastAsia="en-US"/>
        </w:rPr>
      </w:pPr>
      <w:r w:rsidRPr="00F7059B">
        <w:rPr>
          <w:rFonts w:eastAsia="Calibri" w:cs="Arial"/>
          <w:sz w:val="20"/>
          <w:szCs w:val="20"/>
          <w:lang w:val="en-ZA" w:eastAsia="en-US"/>
        </w:rPr>
        <w:t>if there is any conflict between the provisions of this Agreement and a Schedule then, the provisions of the relevant Schedule</w:t>
      </w:r>
      <w:r w:rsidRPr="00F7059B" w:rsidR="00BA34E3">
        <w:rPr>
          <w:rFonts w:eastAsia="Calibri" w:cs="Arial"/>
          <w:sz w:val="20"/>
          <w:szCs w:val="20"/>
          <w:lang w:val="en-ZA" w:eastAsia="en-US"/>
        </w:rPr>
        <w:t>s</w:t>
      </w:r>
      <w:r w:rsidRPr="00F7059B">
        <w:rPr>
          <w:rFonts w:eastAsia="Calibri" w:cs="Arial"/>
          <w:sz w:val="20"/>
          <w:szCs w:val="20"/>
          <w:lang w:val="en-ZA" w:eastAsia="en-US"/>
        </w:rPr>
        <w:t xml:space="preserve"> shall prevail only in relation to the commercial and operational terms recorded in such Schedule and only to the extent of such conflict, for all conflicts other than those in relation to the commercial and operational terms the provisions of the Agreement shall prevail;</w:t>
      </w:r>
    </w:p>
    <w:p w:rsidRPr="00F7059B" w:rsidR="000B2876" w:rsidP="00F7059B" w:rsidRDefault="000B2876" w14:paraId="2621E925" w14:textId="77777777">
      <w:pPr>
        <w:numPr>
          <w:ilvl w:val="1"/>
          <w:numId w:val="5"/>
        </w:numPr>
        <w:tabs>
          <w:tab w:val="num" w:pos="2496"/>
        </w:tabs>
        <w:suppressAutoHyphens w:val="0"/>
        <w:spacing w:after="240" w:line="360" w:lineRule="auto"/>
        <w:jc w:val="both"/>
        <w:rPr>
          <w:rFonts w:eastAsia="Calibri" w:cs="Arial"/>
          <w:sz w:val="20"/>
          <w:szCs w:val="20"/>
          <w:lang w:val="en-ZA" w:eastAsia="en-US"/>
        </w:rPr>
      </w:pPr>
      <w:r w:rsidRPr="00F7059B">
        <w:rPr>
          <w:rFonts w:eastAsia="Calibri" w:cs="Arial"/>
          <w:sz w:val="20"/>
          <w:szCs w:val="20"/>
          <w:lang w:val="en-ZA" w:eastAsia="en-US"/>
        </w:rPr>
        <w:t xml:space="preserve">where any number of days is prescribed, or must be calculated, from a particular day in terms of this Agreement, such number shall be calculated as excluding such </w:t>
      </w:r>
      <w:proofErr w:type="gramStart"/>
      <w:r w:rsidRPr="00F7059B">
        <w:rPr>
          <w:rFonts w:eastAsia="Calibri" w:cs="Arial"/>
          <w:sz w:val="20"/>
          <w:szCs w:val="20"/>
          <w:lang w:val="en-ZA" w:eastAsia="en-US"/>
        </w:rPr>
        <w:t>particular day</w:t>
      </w:r>
      <w:proofErr w:type="gramEnd"/>
      <w:r w:rsidRPr="00F7059B">
        <w:rPr>
          <w:rFonts w:eastAsia="Calibri" w:cs="Arial"/>
          <w:sz w:val="20"/>
          <w:szCs w:val="20"/>
          <w:lang w:val="en-ZA" w:eastAsia="en-US"/>
        </w:rPr>
        <w:t xml:space="preserve"> and commencing on the next day;</w:t>
      </w:r>
    </w:p>
    <w:p w:rsidRPr="00F7059B" w:rsidR="000B2876" w:rsidP="00F7059B" w:rsidRDefault="000B2876" w14:paraId="7DF9EAF5" w14:textId="77777777">
      <w:pPr>
        <w:numPr>
          <w:ilvl w:val="1"/>
          <w:numId w:val="5"/>
        </w:numPr>
        <w:tabs>
          <w:tab w:val="num" w:pos="2496"/>
        </w:tabs>
        <w:suppressAutoHyphens w:val="0"/>
        <w:spacing w:after="240" w:line="360" w:lineRule="auto"/>
        <w:jc w:val="both"/>
        <w:rPr>
          <w:rFonts w:eastAsia="Calibri" w:cs="Arial"/>
          <w:sz w:val="20"/>
          <w:szCs w:val="20"/>
          <w:lang w:val="en-ZA" w:eastAsia="en-US"/>
        </w:rPr>
      </w:pPr>
      <w:r w:rsidRPr="00F7059B">
        <w:rPr>
          <w:rFonts w:eastAsia="Calibri" w:cs="Arial"/>
          <w:sz w:val="20"/>
          <w:szCs w:val="20"/>
          <w:lang w:val="en-ZA" w:eastAsia="en-US"/>
        </w:rPr>
        <w:t>where any day for the performance of any obligation and/or the payment of any amount in terms of this Agreement falls on a day other than a Business Day, such obligation shall be performed and/or such amount shall be paid on the immediately preceding day which is a Business Day;</w:t>
      </w:r>
    </w:p>
    <w:p w:rsidRPr="00F7059B" w:rsidR="000B2876" w:rsidP="00F7059B" w:rsidRDefault="000B2876" w14:paraId="77B7B3E2" w14:textId="77777777">
      <w:pPr>
        <w:numPr>
          <w:ilvl w:val="1"/>
          <w:numId w:val="5"/>
        </w:numPr>
        <w:tabs>
          <w:tab w:val="num" w:pos="2496"/>
        </w:tabs>
        <w:suppressAutoHyphens w:val="0"/>
        <w:spacing w:after="240" w:line="360" w:lineRule="auto"/>
        <w:jc w:val="both"/>
        <w:rPr>
          <w:rFonts w:eastAsia="Calibri" w:cs="Arial"/>
          <w:sz w:val="20"/>
          <w:szCs w:val="20"/>
          <w:lang w:val="en-ZA" w:eastAsia="en-US"/>
        </w:rPr>
      </w:pPr>
      <w:r w:rsidRPr="00F7059B">
        <w:rPr>
          <w:rFonts w:eastAsia="Calibri" w:cs="Arial"/>
          <w:sz w:val="20"/>
          <w:szCs w:val="20"/>
          <w:lang w:val="en-ZA" w:eastAsia="en-US"/>
        </w:rPr>
        <w:t>references to days (other than references to Business Days), months and/or years shall be construed as references to calendar days, months and/or years;</w:t>
      </w:r>
    </w:p>
    <w:p w:rsidRPr="00F7059B" w:rsidR="000B2876" w:rsidP="00F7059B" w:rsidRDefault="000B2876" w14:paraId="5D7CE11B" w14:textId="77777777">
      <w:pPr>
        <w:numPr>
          <w:ilvl w:val="1"/>
          <w:numId w:val="5"/>
        </w:numPr>
        <w:tabs>
          <w:tab w:val="num" w:pos="2496"/>
        </w:tabs>
        <w:suppressAutoHyphens w:val="0"/>
        <w:spacing w:after="240" w:line="360" w:lineRule="auto"/>
        <w:jc w:val="both"/>
        <w:rPr>
          <w:rFonts w:eastAsia="Calibri" w:cs="Arial"/>
          <w:sz w:val="20"/>
          <w:szCs w:val="20"/>
          <w:lang w:val="en-ZA" w:eastAsia="en-US"/>
        </w:rPr>
      </w:pPr>
      <w:r w:rsidRPr="00F7059B">
        <w:rPr>
          <w:rFonts w:eastAsia="Calibri" w:cs="Arial"/>
          <w:sz w:val="20"/>
          <w:szCs w:val="20"/>
          <w:lang w:val="en-ZA" w:eastAsia="en-US"/>
        </w:rPr>
        <w:t xml:space="preserve">the use of the word "including" followed by a specific example/s shall not be construed as limiting the meaning of the general wording preceding it and the </w:t>
      </w:r>
      <w:proofErr w:type="spellStart"/>
      <w:r w:rsidRPr="00F7059B">
        <w:rPr>
          <w:rFonts w:eastAsia="Calibri" w:cs="Arial"/>
          <w:i/>
          <w:iCs/>
          <w:sz w:val="20"/>
          <w:szCs w:val="20"/>
          <w:lang w:val="en-ZA" w:eastAsia="en-US"/>
        </w:rPr>
        <w:t>eiusdem</w:t>
      </w:r>
      <w:proofErr w:type="spellEnd"/>
      <w:r w:rsidRPr="00F7059B">
        <w:rPr>
          <w:rFonts w:eastAsia="Calibri" w:cs="Arial"/>
          <w:i/>
          <w:iCs/>
          <w:sz w:val="20"/>
          <w:szCs w:val="20"/>
          <w:lang w:val="en-ZA" w:eastAsia="en-US"/>
        </w:rPr>
        <w:t xml:space="preserve"> generis</w:t>
      </w:r>
      <w:r w:rsidRPr="00F7059B">
        <w:rPr>
          <w:rFonts w:eastAsia="Calibri" w:cs="Arial"/>
          <w:sz w:val="20"/>
          <w:szCs w:val="20"/>
          <w:lang w:val="en-ZA" w:eastAsia="en-US"/>
        </w:rPr>
        <w:t xml:space="preserve"> rule shall not be applied in the interpretation of such general wording or such specific example(s);</w:t>
      </w:r>
    </w:p>
    <w:p w:rsidRPr="00F7059B" w:rsidR="000B2876" w:rsidP="00F7059B" w:rsidRDefault="000B2876" w14:paraId="1AD4BA54" w14:textId="77777777">
      <w:pPr>
        <w:numPr>
          <w:ilvl w:val="1"/>
          <w:numId w:val="5"/>
        </w:numPr>
        <w:tabs>
          <w:tab w:val="num" w:pos="2496"/>
        </w:tabs>
        <w:suppressAutoHyphens w:val="0"/>
        <w:spacing w:after="240" w:line="360" w:lineRule="auto"/>
        <w:jc w:val="both"/>
        <w:rPr>
          <w:rFonts w:eastAsia="Calibri" w:cs="Arial"/>
          <w:sz w:val="20"/>
          <w:szCs w:val="20"/>
          <w:lang w:val="en-ZA" w:eastAsia="en-US"/>
        </w:rPr>
      </w:pPr>
      <w:r w:rsidRPr="00F7059B">
        <w:rPr>
          <w:rFonts w:eastAsia="Calibri" w:cs="Arial"/>
          <w:sz w:val="20"/>
          <w:szCs w:val="20"/>
          <w:lang w:val="en-ZA" w:eastAsia="en-US"/>
        </w:rPr>
        <w:t xml:space="preserve">any term which refers to a South African legal concept or process (for example, without limiting the </w:t>
      </w:r>
      <w:proofErr w:type="spellStart"/>
      <w:r w:rsidRPr="00F7059B">
        <w:rPr>
          <w:rFonts w:eastAsia="Calibri" w:cs="Arial"/>
          <w:sz w:val="20"/>
          <w:szCs w:val="20"/>
          <w:lang w:val="en-ZA" w:eastAsia="en-US"/>
        </w:rPr>
        <w:t>aforegoing</w:t>
      </w:r>
      <w:proofErr w:type="spellEnd"/>
      <w:r w:rsidRPr="00F7059B">
        <w:rPr>
          <w:rFonts w:eastAsia="Calibri" w:cs="Arial"/>
          <w:sz w:val="20"/>
          <w:szCs w:val="20"/>
          <w:lang w:val="en-ZA" w:eastAsia="en-US"/>
        </w:rPr>
        <w:t>, winding-up, business rescue or curatorship) shall be deemed to include a reference to the equivalent or analogous concept or process in any other jurisdiction in which this Agreement may apply or to the laws of which a Party may be or become subject;</w:t>
      </w:r>
    </w:p>
    <w:p w:rsidRPr="00F7059B" w:rsidR="000B2876" w:rsidP="00F7059B" w:rsidRDefault="000B2876" w14:paraId="6DFCE31B" w14:textId="77777777">
      <w:pPr>
        <w:numPr>
          <w:ilvl w:val="1"/>
          <w:numId w:val="5"/>
        </w:numPr>
        <w:tabs>
          <w:tab w:val="num" w:pos="2496"/>
        </w:tabs>
        <w:suppressAutoHyphens w:val="0"/>
        <w:spacing w:after="240" w:line="360" w:lineRule="auto"/>
        <w:jc w:val="both"/>
        <w:rPr>
          <w:rFonts w:eastAsia="Calibri" w:cs="Arial"/>
          <w:sz w:val="20"/>
          <w:szCs w:val="20"/>
          <w:lang w:val="en-ZA" w:eastAsia="en-US"/>
        </w:rPr>
      </w:pPr>
      <w:r w:rsidRPr="00F7059B">
        <w:rPr>
          <w:rFonts w:eastAsia="Calibri" w:cs="Arial"/>
          <w:sz w:val="20"/>
          <w:szCs w:val="20"/>
          <w:lang w:val="en-ZA" w:eastAsia="en-US"/>
        </w:rPr>
        <w:t xml:space="preserve">the terms of this Agreement have been negotiated. Accordingly, the </w:t>
      </w:r>
      <w:r w:rsidRPr="00F7059B">
        <w:rPr>
          <w:rFonts w:eastAsia="Calibri" w:cs="Arial"/>
          <w:i/>
          <w:iCs/>
          <w:sz w:val="20"/>
          <w:szCs w:val="20"/>
          <w:lang w:val="en-ZA" w:eastAsia="en-US"/>
        </w:rPr>
        <w:t>contra proferentem rule</w:t>
      </w:r>
      <w:r w:rsidRPr="00F7059B">
        <w:rPr>
          <w:rFonts w:eastAsia="Calibri" w:cs="Arial"/>
          <w:sz w:val="20"/>
          <w:szCs w:val="20"/>
          <w:lang w:val="en-ZA" w:eastAsia="en-US"/>
        </w:rPr>
        <w:t xml:space="preserve"> (being the rule of interpretation that a contract is construed against the Party responsible for its drafting) shall not be applied in the interpretation of this Agreement.</w:t>
      </w:r>
    </w:p>
    <w:p w:rsidRPr="00F7059B" w:rsidR="000B2876" w:rsidP="00F7059B" w:rsidRDefault="000B2876" w14:paraId="19A184A9" w14:textId="77777777">
      <w:pPr>
        <w:keepNext/>
        <w:keepLines/>
        <w:numPr>
          <w:ilvl w:val="0"/>
          <w:numId w:val="5"/>
        </w:numPr>
        <w:tabs>
          <w:tab w:val="num" w:pos="2355"/>
        </w:tabs>
        <w:suppressAutoHyphens w:val="0"/>
        <w:spacing w:after="240" w:line="360" w:lineRule="auto"/>
        <w:jc w:val="both"/>
        <w:rPr>
          <w:rFonts w:eastAsia="Calibri" w:cs="Arial"/>
          <w:b/>
          <w:sz w:val="20"/>
          <w:szCs w:val="20"/>
          <w:lang w:val="en-ZA" w:eastAsia="en-US"/>
        </w:rPr>
      </w:pPr>
      <w:bookmarkStart w:name="_Toc460895523" w:id="9"/>
      <w:proofErr w:type="spellStart"/>
      <w:r w:rsidRPr="00F7059B">
        <w:rPr>
          <w:rFonts w:eastAsia="Calibri" w:cs="Arial"/>
          <w:b/>
          <w:sz w:val="20"/>
          <w:szCs w:val="20"/>
          <w:lang w:val="en-ZA" w:eastAsia="en-US"/>
        </w:rPr>
        <w:t>Recordal</w:t>
      </w:r>
      <w:bookmarkEnd w:id="9"/>
      <w:proofErr w:type="spellEnd"/>
    </w:p>
    <w:p w:rsidRPr="00F7059B" w:rsidR="000B2876" w:rsidP="00F7059B" w:rsidRDefault="000B2876" w14:paraId="646B18FD" w14:textId="77777777">
      <w:pPr>
        <w:numPr>
          <w:ilvl w:val="1"/>
          <w:numId w:val="5"/>
        </w:numPr>
        <w:tabs>
          <w:tab w:val="num" w:pos="2496"/>
        </w:tabs>
        <w:suppressAutoHyphens w:val="0"/>
        <w:spacing w:after="240" w:line="360" w:lineRule="auto"/>
        <w:jc w:val="both"/>
        <w:rPr>
          <w:rFonts w:eastAsia="Calibri" w:cs="Arial"/>
          <w:sz w:val="20"/>
          <w:szCs w:val="20"/>
          <w:lang w:val="en-ZA" w:eastAsia="en-US"/>
        </w:rPr>
      </w:pPr>
      <w:r w:rsidRPr="00F7059B">
        <w:rPr>
          <w:rFonts w:eastAsia="Calibri" w:cs="Arial"/>
          <w:sz w:val="20"/>
          <w:szCs w:val="20"/>
          <w:lang w:val="en-ZA" w:eastAsia="en-US"/>
        </w:rPr>
        <w:t>It is recorded that -</w:t>
      </w:r>
    </w:p>
    <w:p w:rsidRPr="00F7059B" w:rsidR="000B2876" w:rsidP="00F7059B" w:rsidRDefault="000B2876" w14:paraId="7BAA9AB1" w14:textId="6C26AFD9">
      <w:pPr>
        <w:numPr>
          <w:ilvl w:val="2"/>
          <w:numId w:val="5"/>
        </w:numPr>
        <w:tabs>
          <w:tab w:val="num" w:pos="3063"/>
        </w:tabs>
        <w:suppressAutoHyphens w:val="0"/>
        <w:spacing w:after="240" w:line="360" w:lineRule="auto"/>
        <w:jc w:val="both"/>
        <w:rPr>
          <w:rFonts w:eastAsia="Calibri" w:cs="Arial"/>
          <w:sz w:val="20"/>
          <w:szCs w:val="20"/>
          <w:lang w:val="en-ZA" w:eastAsia="en-US"/>
        </w:rPr>
      </w:pPr>
      <w:r w:rsidRPr="00F7059B">
        <w:rPr>
          <w:rFonts w:eastAsia="Calibri" w:cs="Arial"/>
          <w:sz w:val="20"/>
          <w:szCs w:val="20"/>
          <w:lang w:val="en-ZA" w:eastAsia="en-US"/>
        </w:rPr>
        <w:t xml:space="preserve">the </w:t>
      </w:r>
      <w:r w:rsidRPr="00F7059B" w:rsidR="00495165">
        <w:rPr>
          <w:rFonts w:eastAsia="Calibri" w:cs="Arial"/>
          <w:sz w:val="20"/>
          <w:szCs w:val="20"/>
          <w:lang w:val="en-ZA" w:eastAsia="en-US"/>
        </w:rPr>
        <w:t>Consultant</w:t>
      </w:r>
      <w:r w:rsidRPr="00F7059B">
        <w:rPr>
          <w:rFonts w:eastAsia="Calibri" w:cs="Arial"/>
          <w:sz w:val="20"/>
          <w:szCs w:val="20"/>
          <w:lang w:val="en-ZA" w:eastAsia="en-US"/>
        </w:rPr>
        <w:t xml:space="preserve"> is a </w:t>
      </w:r>
      <w:r w:rsidRPr="00F7059B" w:rsidR="0005682E">
        <w:rPr>
          <w:rFonts w:eastAsia="Calibri" w:cs="Arial"/>
          <w:sz w:val="20"/>
          <w:szCs w:val="20"/>
          <w:lang w:val="en-ZA" w:eastAsia="en-US"/>
        </w:rPr>
        <w:t xml:space="preserve">natural person who </w:t>
      </w:r>
      <w:r w:rsidRPr="00F7059B" w:rsidR="009671FE">
        <w:rPr>
          <w:rFonts w:eastAsia="Calibri" w:cs="Arial"/>
          <w:sz w:val="20"/>
          <w:szCs w:val="20"/>
          <w:lang w:val="en-ZA" w:eastAsia="en-US"/>
        </w:rPr>
        <w:t xml:space="preserve">has the </w:t>
      </w:r>
      <w:r w:rsidRPr="00F7059B" w:rsidR="003E40D5">
        <w:rPr>
          <w:rFonts w:eastAsia="Calibri" w:cs="Arial"/>
          <w:sz w:val="20"/>
          <w:szCs w:val="20"/>
          <w:lang w:val="en-ZA" w:eastAsia="en-US"/>
        </w:rPr>
        <w:t xml:space="preserve">necessary, </w:t>
      </w:r>
      <w:r w:rsidRPr="00F7059B" w:rsidR="009671FE">
        <w:rPr>
          <w:rFonts w:eastAsia="Calibri" w:cs="Arial"/>
          <w:sz w:val="20"/>
          <w:szCs w:val="20"/>
          <w:lang w:val="en-ZA" w:eastAsia="en-US"/>
        </w:rPr>
        <w:t>skill</w:t>
      </w:r>
      <w:r w:rsidRPr="00F7059B" w:rsidR="003E40D5">
        <w:rPr>
          <w:rFonts w:eastAsia="Calibri" w:cs="Arial"/>
          <w:sz w:val="20"/>
          <w:szCs w:val="20"/>
          <w:lang w:val="en-ZA" w:eastAsia="en-US"/>
        </w:rPr>
        <w:t>s, expertise and</w:t>
      </w:r>
      <w:r w:rsidRPr="00F7059B" w:rsidR="009671FE">
        <w:rPr>
          <w:rFonts w:eastAsia="Calibri" w:cs="Arial"/>
          <w:sz w:val="20"/>
          <w:szCs w:val="20"/>
          <w:lang w:val="en-ZA" w:eastAsia="en-US"/>
        </w:rPr>
        <w:t xml:space="preserve"> </w:t>
      </w:r>
      <w:r w:rsidRPr="00F7059B" w:rsidR="0005682E">
        <w:rPr>
          <w:rFonts w:eastAsia="Calibri" w:cs="Arial"/>
          <w:sz w:val="20"/>
          <w:szCs w:val="20"/>
          <w:lang w:val="en-ZA" w:eastAsia="en-US"/>
        </w:rPr>
        <w:t>specialises in the</w:t>
      </w:r>
      <w:r w:rsidRPr="00F7059B">
        <w:rPr>
          <w:rFonts w:eastAsia="Calibri" w:cs="Arial"/>
          <w:sz w:val="20"/>
          <w:szCs w:val="20"/>
          <w:lang w:val="en-ZA" w:eastAsia="en-US"/>
        </w:rPr>
        <w:t xml:space="preserve"> provi</w:t>
      </w:r>
      <w:r w:rsidRPr="00F7059B" w:rsidR="0005682E">
        <w:rPr>
          <w:rFonts w:eastAsia="Calibri" w:cs="Arial"/>
          <w:sz w:val="20"/>
          <w:szCs w:val="20"/>
          <w:lang w:val="en-ZA" w:eastAsia="en-US"/>
        </w:rPr>
        <w:t>sion of</w:t>
      </w:r>
      <w:r w:rsidRPr="00F7059B">
        <w:rPr>
          <w:rFonts w:eastAsia="Calibri" w:cs="Arial"/>
          <w:sz w:val="20"/>
          <w:szCs w:val="20"/>
          <w:lang w:val="en-ZA" w:eastAsia="en-US"/>
        </w:rPr>
        <w:t xml:space="preserve">, </w:t>
      </w:r>
      <w:r w:rsidRPr="00F7059B">
        <w:rPr>
          <w:rFonts w:eastAsia="Calibri" w:cs="Arial"/>
          <w:i/>
          <w:iCs/>
          <w:sz w:val="20"/>
          <w:szCs w:val="20"/>
          <w:lang w:val="en-ZA" w:eastAsia="en-US"/>
        </w:rPr>
        <w:t>inter alia</w:t>
      </w:r>
      <w:r w:rsidRPr="00F7059B">
        <w:rPr>
          <w:rFonts w:eastAsia="Calibri" w:cs="Arial"/>
          <w:sz w:val="20"/>
          <w:szCs w:val="20"/>
          <w:lang w:val="en-ZA" w:eastAsia="en-US"/>
        </w:rPr>
        <w:t>,</w:t>
      </w:r>
      <w:r w:rsidRPr="00F7059B" w:rsidR="009671FE">
        <w:rPr>
          <w:rFonts w:eastAsia="Calibri" w:cs="Arial"/>
          <w:sz w:val="20"/>
          <w:szCs w:val="20"/>
          <w:lang w:val="en-ZA" w:eastAsia="en-US"/>
        </w:rPr>
        <w:t xml:space="preserve"> the Services</w:t>
      </w:r>
      <w:r w:rsidRPr="00F7059B">
        <w:rPr>
          <w:rFonts w:eastAsia="Calibri" w:cs="Arial"/>
          <w:sz w:val="20"/>
          <w:szCs w:val="20"/>
          <w:lang w:val="en-ZA" w:eastAsia="en-US"/>
        </w:rPr>
        <w:t>;</w:t>
      </w:r>
    </w:p>
    <w:p w:rsidRPr="00F7059B" w:rsidR="000B2876" w:rsidP="00F7059B" w:rsidRDefault="00135173" w14:paraId="5AFD7102" w14:textId="4DC2C332">
      <w:pPr>
        <w:numPr>
          <w:ilvl w:val="2"/>
          <w:numId w:val="5"/>
        </w:numPr>
        <w:tabs>
          <w:tab w:val="num" w:pos="3063"/>
        </w:tabs>
        <w:suppressAutoHyphens w:val="0"/>
        <w:spacing w:after="240" w:line="360" w:lineRule="auto"/>
        <w:jc w:val="both"/>
        <w:rPr>
          <w:rFonts w:eastAsia="Calibri" w:cs="Arial"/>
          <w:sz w:val="20"/>
          <w:szCs w:val="20"/>
          <w:lang w:val="en-ZA" w:eastAsia="en-US"/>
        </w:rPr>
      </w:pPr>
      <w:r w:rsidRPr="1C25632A" w:rsidR="1E2FB060">
        <w:rPr>
          <w:rFonts w:eastAsia="Calibri" w:cs="Arial"/>
          <w:sz w:val="20"/>
          <w:szCs w:val="20"/>
          <w:lang w:val="en-ZA" w:eastAsia="en-US"/>
        </w:rPr>
        <w:t>[COMPANY NAME]</w:t>
      </w:r>
      <w:r w:rsidRPr="1C25632A" w:rsidR="000B2876">
        <w:rPr>
          <w:rFonts w:eastAsia="Calibri" w:cs="Arial"/>
          <w:sz w:val="20"/>
          <w:szCs w:val="20"/>
          <w:lang w:val="en-ZA" w:eastAsia="en-US"/>
        </w:rPr>
        <w:t xml:space="preserve"> </w:t>
      </w:r>
      <w:r w:rsidRPr="1C25632A" w:rsidR="000B2876">
        <w:rPr>
          <w:rFonts w:eastAsia="Calibri" w:cs="Arial"/>
          <w:sz w:val="20"/>
          <w:szCs w:val="20"/>
          <w:lang w:val="en-ZA" w:eastAsia="en-US"/>
        </w:rPr>
        <w:t>seeks</w:t>
      </w:r>
      <w:r w:rsidRPr="1C25632A" w:rsidR="000B2876">
        <w:rPr>
          <w:rFonts w:eastAsia="Calibri" w:cs="Arial"/>
          <w:sz w:val="20"/>
          <w:szCs w:val="20"/>
          <w:lang w:val="en-ZA" w:eastAsia="en-US"/>
        </w:rPr>
        <w:t xml:space="preserve"> to </w:t>
      </w:r>
      <w:r w:rsidRPr="1C25632A" w:rsidR="000B2876">
        <w:rPr>
          <w:rFonts w:eastAsia="Calibri" w:cs="Arial"/>
          <w:sz w:val="20"/>
          <w:szCs w:val="20"/>
          <w:lang w:val="en-ZA" w:eastAsia="en-US"/>
        </w:rPr>
        <w:t>retain</w:t>
      </w:r>
      <w:r w:rsidRPr="1C25632A" w:rsidR="000B2876">
        <w:rPr>
          <w:rFonts w:eastAsia="Calibri" w:cs="Arial"/>
          <w:sz w:val="20"/>
          <w:szCs w:val="20"/>
          <w:lang w:val="en-ZA" w:eastAsia="en-US"/>
        </w:rPr>
        <w:t xml:space="preserve"> the services of </w:t>
      </w:r>
      <w:r w:rsidRPr="1C25632A" w:rsidR="00495165">
        <w:rPr>
          <w:rFonts w:eastAsia="Calibri" w:cs="Arial"/>
          <w:sz w:val="20"/>
          <w:szCs w:val="20"/>
          <w:lang w:val="en-ZA" w:eastAsia="en-US"/>
        </w:rPr>
        <w:t>Consultant</w:t>
      </w:r>
      <w:r w:rsidRPr="1C25632A" w:rsidR="000B2876">
        <w:rPr>
          <w:rFonts w:eastAsia="Calibri" w:cs="Arial"/>
          <w:sz w:val="20"/>
          <w:szCs w:val="20"/>
          <w:lang w:val="en-ZA" w:eastAsia="en-US"/>
        </w:rPr>
        <w:t xml:space="preserve"> to provide </w:t>
      </w:r>
      <w:r w:rsidRPr="1C25632A" w:rsidR="1E2FB060">
        <w:rPr>
          <w:rFonts w:eastAsia="Calibri" w:cs="Arial"/>
          <w:sz w:val="20"/>
          <w:szCs w:val="20"/>
          <w:lang w:val="en-ZA" w:eastAsia="en-US"/>
        </w:rPr>
        <w:t>[COMPANY NAME]</w:t>
      </w:r>
      <w:r w:rsidRPr="1C25632A" w:rsidR="000B2876">
        <w:rPr>
          <w:rFonts w:eastAsia="Calibri" w:cs="Arial"/>
          <w:sz w:val="20"/>
          <w:szCs w:val="20"/>
          <w:lang w:val="en-ZA" w:eastAsia="en-US"/>
        </w:rPr>
        <w:t xml:space="preserve"> with the Services; and</w:t>
      </w:r>
    </w:p>
    <w:p w:rsidRPr="00F7059B" w:rsidR="000B2876" w:rsidP="00F7059B" w:rsidRDefault="000B2876" w14:paraId="47E54B8B" w14:textId="70E4E8C5">
      <w:pPr>
        <w:numPr>
          <w:ilvl w:val="2"/>
          <w:numId w:val="5"/>
        </w:numPr>
        <w:tabs>
          <w:tab w:val="num" w:pos="3063"/>
        </w:tabs>
        <w:suppressAutoHyphens w:val="0"/>
        <w:spacing w:after="240" w:line="360" w:lineRule="auto"/>
        <w:jc w:val="both"/>
        <w:rPr>
          <w:rFonts w:eastAsia="Calibri" w:cs="Arial"/>
          <w:sz w:val="20"/>
          <w:szCs w:val="20"/>
          <w:lang w:val="en-ZA" w:eastAsia="en-US"/>
        </w:rPr>
      </w:pPr>
      <w:r w:rsidRPr="1C25632A" w:rsidR="000B2876">
        <w:rPr>
          <w:rFonts w:eastAsia="Calibri" w:cs="Arial"/>
          <w:sz w:val="20"/>
          <w:szCs w:val="20"/>
          <w:lang w:val="en-ZA" w:eastAsia="en-US"/>
        </w:rPr>
        <w:t xml:space="preserve">the </w:t>
      </w:r>
      <w:r w:rsidRPr="1C25632A" w:rsidR="00495165">
        <w:rPr>
          <w:rFonts w:eastAsia="Calibri" w:cs="Arial"/>
          <w:sz w:val="20"/>
          <w:szCs w:val="20"/>
          <w:lang w:val="en-ZA" w:eastAsia="en-US"/>
        </w:rPr>
        <w:t>Consultant</w:t>
      </w:r>
      <w:r w:rsidRPr="1C25632A" w:rsidR="000B2876">
        <w:rPr>
          <w:rFonts w:eastAsia="Calibri" w:cs="Arial"/>
          <w:sz w:val="20"/>
          <w:szCs w:val="20"/>
          <w:lang w:val="en-ZA" w:eastAsia="en-US"/>
        </w:rPr>
        <w:t xml:space="preserve"> is willing to provide the Services to </w:t>
      </w:r>
      <w:r w:rsidRPr="1C25632A" w:rsidR="1E2FB060">
        <w:rPr>
          <w:rFonts w:eastAsia="Calibri" w:cs="Arial"/>
          <w:sz w:val="20"/>
          <w:szCs w:val="20"/>
          <w:lang w:val="en-ZA" w:eastAsia="en-US"/>
        </w:rPr>
        <w:t>[COMPANY NAME]</w:t>
      </w:r>
      <w:r w:rsidRPr="1C25632A" w:rsidR="000B2876">
        <w:rPr>
          <w:rFonts w:eastAsia="Calibri" w:cs="Arial"/>
          <w:sz w:val="20"/>
          <w:szCs w:val="20"/>
          <w:lang w:val="en-ZA" w:eastAsia="en-US"/>
        </w:rPr>
        <w:t>.</w:t>
      </w:r>
    </w:p>
    <w:p w:rsidRPr="00F7059B" w:rsidR="000B2876" w:rsidP="00F7059B" w:rsidRDefault="000B2876" w14:paraId="428FE9F7" w14:textId="333F6757">
      <w:pPr>
        <w:numPr>
          <w:ilvl w:val="1"/>
          <w:numId w:val="5"/>
        </w:numPr>
        <w:tabs>
          <w:tab w:val="num" w:pos="2496"/>
        </w:tabs>
        <w:suppressAutoHyphens w:val="0"/>
        <w:spacing w:after="240" w:line="360" w:lineRule="auto"/>
        <w:jc w:val="both"/>
        <w:rPr>
          <w:rFonts w:eastAsia="Calibri" w:cs="Arial"/>
          <w:sz w:val="20"/>
          <w:szCs w:val="20"/>
          <w:lang w:val="en-ZA" w:eastAsia="en-US"/>
        </w:rPr>
      </w:pPr>
      <w:r w:rsidRPr="1C25632A" w:rsidR="000B2876">
        <w:rPr>
          <w:rFonts w:eastAsia="Calibri" w:cs="Arial"/>
          <w:sz w:val="20"/>
          <w:szCs w:val="20"/>
          <w:lang w:val="en-ZA" w:eastAsia="en-US"/>
        </w:rPr>
        <w:t>Accordingly</w:t>
      </w:r>
      <w:r w:rsidRPr="1C25632A" w:rsidR="000B2876">
        <w:rPr>
          <w:rFonts w:eastAsia="Calibri" w:cs="Arial"/>
          <w:sz w:val="20"/>
          <w:szCs w:val="20"/>
          <w:lang w:val="en-ZA" w:eastAsia="en-US"/>
        </w:rPr>
        <w:t xml:space="preserve">, </w:t>
      </w:r>
      <w:r w:rsidRPr="1C25632A" w:rsidR="00495165">
        <w:rPr>
          <w:rFonts w:eastAsia="Calibri" w:cs="Arial"/>
          <w:sz w:val="20"/>
          <w:szCs w:val="20"/>
          <w:lang w:val="en-ZA" w:eastAsia="en-US"/>
        </w:rPr>
        <w:t>Consultant</w:t>
      </w:r>
      <w:r w:rsidRPr="1C25632A" w:rsidR="000B2876">
        <w:rPr>
          <w:rFonts w:eastAsia="Calibri" w:cs="Arial"/>
          <w:sz w:val="20"/>
          <w:szCs w:val="20"/>
          <w:lang w:val="en-ZA" w:eastAsia="en-US"/>
        </w:rPr>
        <w:t xml:space="preserve"> and </w:t>
      </w:r>
      <w:r w:rsidRPr="1C25632A" w:rsidR="1E2FB060">
        <w:rPr>
          <w:rFonts w:eastAsia="Calibri" w:cs="Arial"/>
          <w:sz w:val="20"/>
          <w:szCs w:val="20"/>
          <w:lang w:val="en-ZA" w:eastAsia="en-US"/>
        </w:rPr>
        <w:t>[COMPANY NAME]</w:t>
      </w:r>
      <w:r w:rsidRPr="1C25632A" w:rsidR="000B2876">
        <w:rPr>
          <w:rFonts w:eastAsia="Calibri" w:cs="Arial"/>
          <w:sz w:val="20"/>
          <w:szCs w:val="20"/>
          <w:lang w:val="en-ZA" w:eastAsia="en-US"/>
        </w:rPr>
        <w:t xml:space="preserve"> enter into this Agreement on and with effect from the Commencement Date, on the terms and subject to the conditions recorded </w:t>
      </w:r>
      <w:r w:rsidRPr="1C25632A" w:rsidR="000B2876">
        <w:rPr>
          <w:rFonts w:eastAsia="Calibri" w:cs="Arial"/>
          <w:sz w:val="20"/>
          <w:szCs w:val="20"/>
          <w:lang w:val="en-ZA" w:eastAsia="en-US"/>
        </w:rPr>
        <w:t>herein</w:t>
      </w:r>
      <w:r w:rsidRPr="1C25632A" w:rsidR="000B2876">
        <w:rPr>
          <w:rFonts w:eastAsia="Calibri" w:cs="Arial"/>
          <w:sz w:val="20"/>
          <w:szCs w:val="20"/>
          <w:lang w:val="en-ZA" w:eastAsia="en-US"/>
        </w:rPr>
        <w:t>.</w:t>
      </w:r>
    </w:p>
    <w:p w:rsidRPr="00F7059B" w:rsidR="000B2876" w:rsidP="00F7059B" w:rsidRDefault="000B2876" w14:paraId="260F73BC" w14:textId="77777777">
      <w:pPr>
        <w:keepNext/>
        <w:keepLines/>
        <w:numPr>
          <w:ilvl w:val="0"/>
          <w:numId w:val="5"/>
        </w:numPr>
        <w:tabs>
          <w:tab w:val="num" w:pos="2355"/>
        </w:tabs>
        <w:suppressAutoHyphens w:val="0"/>
        <w:spacing w:after="240" w:line="360" w:lineRule="auto"/>
        <w:jc w:val="both"/>
        <w:rPr>
          <w:rFonts w:eastAsia="Calibri" w:cs="Arial"/>
          <w:b/>
          <w:sz w:val="20"/>
          <w:szCs w:val="20"/>
          <w:lang w:val="en-ZA" w:eastAsia="en-US"/>
        </w:rPr>
      </w:pPr>
      <w:bookmarkStart w:name="_Toc460895524" w:id="10"/>
      <w:r w:rsidRPr="00F7059B">
        <w:rPr>
          <w:rFonts w:eastAsia="Calibri" w:cs="Arial"/>
          <w:b/>
          <w:sz w:val="20"/>
          <w:szCs w:val="20"/>
          <w:lang w:val="en-ZA" w:eastAsia="en-US"/>
        </w:rPr>
        <w:t>Duration</w:t>
      </w:r>
      <w:bookmarkEnd w:id="10"/>
    </w:p>
    <w:p w:rsidRPr="00F7059B" w:rsidR="000B2876" w:rsidP="00F7059B" w:rsidRDefault="000B2876" w14:paraId="39D7C651" w14:textId="2ED1571D">
      <w:pPr>
        <w:numPr>
          <w:ilvl w:val="1"/>
          <w:numId w:val="5"/>
        </w:numPr>
        <w:tabs>
          <w:tab w:val="num" w:pos="2496"/>
        </w:tabs>
        <w:suppressAutoHyphens w:val="0"/>
        <w:spacing w:after="240" w:line="360" w:lineRule="auto"/>
        <w:jc w:val="both"/>
        <w:rPr>
          <w:rFonts w:eastAsia="Calibri" w:cs="Arial"/>
          <w:sz w:val="20"/>
          <w:szCs w:val="20"/>
          <w:lang w:val="en-ZA" w:eastAsia="en-US"/>
        </w:rPr>
      </w:pPr>
      <w:bookmarkStart w:name="_Ref460894284" w:id="11"/>
      <w:r w:rsidRPr="00F7059B">
        <w:rPr>
          <w:rFonts w:eastAsia="Calibri" w:cs="Arial"/>
          <w:sz w:val="20"/>
          <w:szCs w:val="20"/>
          <w:lang w:val="en-ZA" w:eastAsia="en-US"/>
        </w:rPr>
        <w:t>Notwithstanding Signature Date of this Agreement, th</w:t>
      </w:r>
      <w:r w:rsidRPr="00F7059B" w:rsidR="0078054C">
        <w:rPr>
          <w:rFonts w:eastAsia="Calibri" w:cs="Arial"/>
          <w:sz w:val="20"/>
          <w:szCs w:val="20"/>
          <w:lang w:val="en-ZA" w:eastAsia="en-US"/>
        </w:rPr>
        <w:t xml:space="preserve">e Engagement </w:t>
      </w:r>
      <w:r w:rsidRPr="00F7059B">
        <w:rPr>
          <w:rFonts w:eastAsia="Calibri" w:cs="Arial"/>
          <w:sz w:val="20"/>
          <w:szCs w:val="20"/>
          <w:lang w:val="en-ZA" w:eastAsia="en-US"/>
        </w:rPr>
        <w:t xml:space="preserve">shall commence on the Commencement Date and shall </w:t>
      </w:r>
      <w:r w:rsidR="00F32C2D">
        <w:rPr>
          <w:rFonts w:eastAsia="Calibri" w:cs="Arial"/>
          <w:sz w:val="20"/>
          <w:szCs w:val="20"/>
          <w:lang w:val="en-ZA" w:eastAsia="en-US"/>
        </w:rPr>
        <w:t xml:space="preserve">automatically </w:t>
      </w:r>
      <w:r w:rsidRPr="00F7059B">
        <w:rPr>
          <w:rFonts w:eastAsia="Calibri" w:cs="Arial"/>
          <w:sz w:val="20"/>
          <w:szCs w:val="20"/>
          <w:lang w:val="en-ZA" w:eastAsia="en-US"/>
        </w:rPr>
        <w:t xml:space="preserve">terminate </w:t>
      </w:r>
      <w:r w:rsidR="00F32C2D">
        <w:rPr>
          <w:rFonts w:eastAsia="Calibri" w:cs="Arial"/>
          <w:sz w:val="20"/>
          <w:szCs w:val="20"/>
          <w:lang w:val="en-ZA" w:eastAsia="en-US"/>
        </w:rPr>
        <w:t>on</w:t>
      </w:r>
      <w:r w:rsidRPr="00F7059B">
        <w:rPr>
          <w:rFonts w:eastAsia="Calibri" w:cs="Arial"/>
          <w:sz w:val="20"/>
          <w:szCs w:val="20"/>
          <w:lang w:val="en-ZA" w:eastAsia="en-US"/>
        </w:rPr>
        <w:t xml:space="preserve"> </w:t>
      </w:r>
      <w:r w:rsidRPr="00F7059B" w:rsidR="00F7091D">
        <w:rPr>
          <w:rFonts w:eastAsia="Calibri" w:cs="Arial"/>
          <w:sz w:val="20"/>
          <w:szCs w:val="20"/>
          <w:lang w:val="en-ZA" w:eastAsia="en-US"/>
        </w:rPr>
        <w:t>[</w:t>
      </w:r>
      <w:r w:rsidRPr="00F7059B" w:rsidR="00F7091D">
        <w:rPr>
          <w:rFonts w:eastAsia="Calibri" w:cs="Arial"/>
          <w:b/>
          <w:bCs/>
          <w:sz w:val="20"/>
          <w:szCs w:val="20"/>
          <w:highlight w:val="yellow"/>
          <w:lang w:val="en-ZA" w:eastAsia="en-US"/>
        </w:rPr>
        <w:t>Drafting note: Insert relevant end date]</w:t>
      </w:r>
      <w:r w:rsidRPr="00F7059B" w:rsidR="00F7091D">
        <w:rPr>
          <w:rFonts w:eastAsia="Calibri" w:cs="Arial"/>
          <w:b/>
          <w:bCs/>
          <w:sz w:val="20"/>
          <w:szCs w:val="20"/>
          <w:lang w:val="en-ZA" w:eastAsia="en-US"/>
        </w:rPr>
        <w:t xml:space="preserve"> </w:t>
      </w:r>
      <w:r w:rsidRPr="00F7059B">
        <w:rPr>
          <w:rFonts w:eastAsia="Calibri" w:cs="Arial"/>
          <w:sz w:val="20"/>
          <w:szCs w:val="20"/>
          <w:lang w:val="en-ZA" w:eastAsia="en-US"/>
        </w:rPr>
        <w:t>unless terminated earlier in accordance with the further provisions of this Agreement.</w:t>
      </w:r>
      <w:r w:rsidRPr="00F7059B" w:rsidR="00E22B8B">
        <w:rPr>
          <w:rFonts w:eastAsia="Calibri" w:cs="Arial"/>
          <w:sz w:val="20"/>
          <w:szCs w:val="20"/>
          <w:lang w:val="en-ZA" w:eastAsia="en-US"/>
        </w:rPr>
        <w:t> </w:t>
      </w:r>
      <w:r w:rsidRPr="00F7059B">
        <w:rPr>
          <w:rFonts w:eastAsia="Calibri" w:cs="Arial"/>
          <w:sz w:val="20"/>
          <w:szCs w:val="20"/>
          <w:lang w:val="en-ZA" w:eastAsia="en-US"/>
        </w:rPr>
        <w:t xml:space="preserve"> For the avoidance of doubt, it is recorded that upon termination of all Schedules, this Agreement will </w:t>
      </w:r>
      <w:r w:rsidRPr="00F7059B">
        <w:rPr>
          <w:rFonts w:eastAsia="Calibri" w:cs="Arial"/>
          <w:i/>
          <w:iCs/>
          <w:sz w:val="20"/>
          <w:szCs w:val="20"/>
          <w:lang w:val="en-ZA" w:eastAsia="en-US"/>
        </w:rPr>
        <w:t>ipso facto</w:t>
      </w:r>
      <w:r w:rsidRPr="00F7059B">
        <w:rPr>
          <w:rFonts w:eastAsia="Calibri" w:cs="Arial"/>
          <w:sz w:val="20"/>
          <w:szCs w:val="20"/>
          <w:lang w:val="en-ZA" w:eastAsia="en-US"/>
        </w:rPr>
        <w:t xml:space="preserve"> terminate.</w:t>
      </w:r>
      <w:bookmarkEnd w:id="11"/>
      <w:r w:rsidRPr="00F7059B">
        <w:rPr>
          <w:rFonts w:eastAsia="Calibri" w:cs="Arial"/>
          <w:sz w:val="20"/>
          <w:szCs w:val="20"/>
          <w:lang w:val="en-ZA" w:eastAsia="en-US"/>
        </w:rPr>
        <w:t xml:space="preserve"> </w:t>
      </w:r>
    </w:p>
    <w:p w:rsidRPr="00F7059B" w:rsidR="000B2876" w:rsidP="00F7059B" w:rsidRDefault="000B2876" w14:paraId="25DFF528" w14:textId="73E3396F">
      <w:pPr>
        <w:numPr>
          <w:ilvl w:val="1"/>
          <w:numId w:val="5"/>
        </w:numPr>
        <w:tabs>
          <w:tab w:val="num" w:pos="2496"/>
        </w:tabs>
        <w:suppressAutoHyphens w:val="0"/>
        <w:spacing w:after="240" w:line="360" w:lineRule="auto"/>
        <w:jc w:val="both"/>
        <w:rPr>
          <w:rFonts w:eastAsia="Calibri" w:cs="Arial"/>
          <w:sz w:val="20"/>
          <w:szCs w:val="20"/>
          <w:lang w:val="en-ZA" w:eastAsia="en-US"/>
        </w:rPr>
      </w:pPr>
      <w:r w:rsidRPr="00F7059B">
        <w:rPr>
          <w:rFonts w:eastAsia="Calibri" w:cs="Arial"/>
          <w:sz w:val="20"/>
          <w:szCs w:val="20"/>
          <w:lang w:val="en-ZA" w:eastAsia="en-US"/>
        </w:rPr>
        <w:t xml:space="preserve">Each Schedule will commence on the date provided for therein and will </w:t>
      </w:r>
      <w:proofErr w:type="gramStart"/>
      <w:r w:rsidRPr="00F7059B">
        <w:rPr>
          <w:rFonts w:eastAsia="Calibri" w:cs="Arial"/>
          <w:sz w:val="20"/>
          <w:szCs w:val="20"/>
          <w:lang w:val="en-ZA" w:eastAsia="en-US"/>
        </w:rPr>
        <w:t>continue on</w:t>
      </w:r>
      <w:proofErr w:type="gramEnd"/>
      <w:r w:rsidRPr="00F7059B">
        <w:rPr>
          <w:rFonts w:eastAsia="Calibri" w:cs="Arial"/>
          <w:sz w:val="20"/>
          <w:szCs w:val="20"/>
          <w:lang w:val="en-ZA" w:eastAsia="en-US"/>
        </w:rPr>
        <w:t xml:space="preserve"> the terms and conditions set out therein. </w:t>
      </w:r>
    </w:p>
    <w:p w:rsidRPr="00F7059B" w:rsidR="000B2876" w:rsidP="00F7059B" w:rsidRDefault="000B2876" w14:paraId="1BCCD04E" w14:textId="0CE25DAD">
      <w:pPr>
        <w:numPr>
          <w:ilvl w:val="1"/>
          <w:numId w:val="5"/>
        </w:numPr>
        <w:tabs>
          <w:tab w:val="num" w:pos="2496"/>
        </w:tabs>
        <w:suppressAutoHyphens w:val="0"/>
        <w:spacing w:after="240" w:line="360" w:lineRule="auto"/>
        <w:jc w:val="both"/>
        <w:rPr>
          <w:rFonts w:eastAsia="Calibri" w:cs="Arial"/>
          <w:sz w:val="20"/>
          <w:szCs w:val="20"/>
          <w:lang w:val="en-ZA" w:eastAsia="en-US"/>
        </w:rPr>
      </w:pPr>
      <w:r w:rsidRPr="00F7059B">
        <w:rPr>
          <w:rFonts w:eastAsia="Calibri" w:cs="Arial"/>
          <w:sz w:val="20"/>
          <w:szCs w:val="20"/>
          <w:lang w:val="en-ZA" w:eastAsia="en-US"/>
        </w:rPr>
        <w:t>Upon termination of the Agreement, the Parties shall be entitled</w:t>
      </w:r>
      <w:r w:rsidRPr="00F7059B" w:rsidR="00D5268A">
        <w:rPr>
          <w:rFonts w:eastAsia="Calibri" w:cs="Arial"/>
          <w:sz w:val="20"/>
          <w:szCs w:val="20"/>
          <w:lang w:val="en-ZA" w:eastAsia="en-US"/>
        </w:rPr>
        <w:t xml:space="preserve"> (but not obliged)</w:t>
      </w:r>
      <w:r w:rsidRPr="00F7059B">
        <w:rPr>
          <w:rFonts w:eastAsia="Calibri" w:cs="Arial"/>
          <w:sz w:val="20"/>
          <w:szCs w:val="20"/>
          <w:lang w:val="en-ZA" w:eastAsia="en-US"/>
        </w:rPr>
        <w:t xml:space="preserve"> to renew the Agreement.</w:t>
      </w:r>
    </w:p>
    <w:p w:rsidRPr="00F7059B" w:rsidR="000B2876" w:rsidP="00F7059B" w:rsidRDefault="000B2876" w14:paraId="1B6012D6" w14:textId="6433CAAD">
      <w:pPr>
        <w:numPr>
          <w:ilvl w:val="1"/>
          <w:numId w:val="5"/>
        </w:numPr>
        <w:tabs>
          <w:tab w:val="num" w:pos="2496"/>
        </w:tabs>
        <w:suppressAutoHyphens w:val="0"/>
        <w:spacing w:after="240" w:line="360" w:lineRule="auto"/>
        <w:jc w:val="both"/>
        <w:rPr>
          <w:rFonts w:eastAsia="Calibri" w:cs="Arial"/>
          <w:sz w:val="20"/>
          <w:szCs w:val="20"/>
          <w:lang w:val="en-ZA" w:eastAsia="en-US"/>
        </w:rPr>
      </w:pPr>
      <w:r w:rsidRPr="1C25632A" w:rsidR="000B2876">
        <w:rPr>
          <w:rFonts w:eastAsia="Calibri" w:cs="Arial"/>
          <w:sz w:val="20"/>
          <w:szCs w:val="20"/>
          <w:lang w:val="en-ZA" w:eastAsia="en-US"/>
        </w:rPr>
        <w:t>In the event that</w:t>
      </w:r>
      <w:r w:rsidRPr="1C25632A" w:rsidR="000B2876">
        <w:rPr>
          <w:rFonts w:eastAsia="Calibri" w:cs="Arial"/>
          <w:sz w:val="20"/>
          <w:szCs w:val="20"/>
          <w:lang w:val="en-ZA" w:eastAsia="en-US"/>
        </w:rPr>
        <w:t xml:space="preserve"> </w:t>
      </w:r>
      <w:r w:rsidRPr="1C25632A" w:rsidR="1E2FB060">
        <w:rPr>
          <w:rFonts w:eastAsia="Calibri" w:cs="Arial"/>
          <w:sz w:val="20"/>
          <w:szCs w:val="20"/>
          <w:lang w:val="en-ZA" w:eastAsia="en-US"/>
        </w:rPr>
        <w:t>[COMPANY NAME]</w:t>
      </w:r>
      <w:r w:rsidRPr="1C25632A" w:rsidR="000B2876">
        <w:rPr>
          <w:rFonts w:eastAsia="Calibri" w:cs="Arial"/>
          <w:sz w:val="20"/>
          <w:szCs w:val="20"/>
          <w:lang w:val="en-ZA" w:eastAsia="en-US"/>
        </w:rPr>
        <w:t xml:space="preserve"> elects to renew the Agreement, it shall notify the </w:t>
      </w:r>
      <w:r w:rsidRPr="1C25632A" w:rsidR="00495165">
        <w:rPr>
          <w:rFonts w:eastAsia="Calibri" w:cs="Arial"/>
          <w:sz w:val="20"/>
          <w:szCs w:val="20"/>
          <w:lang w:val="en-ZA" w:eastAsia="en-US"/>
        </w:rPr>
        <w:t>Consultant</w:t>
      </w:r>
      <w:r w:rsidRPr="1C25632A" w:rsidR="000B2876">
        <w:rPr>
          <w:rFonts w:eastAsia="Calibri" w:cs="Arial"/>
          <w:sz w:val="20"/>
          <w:szCs w:val="20"/>
          <w:lang w:val="en-ZA" w:eastAsia="en-US"/>
        </w:rPr>
        <w:t xml:space="preserve"> of its intention to do so, in writing, no later than 3</w:t>
      </w:r>
      <w:r w:rsidRPr="1C25632A" w:rsidR="003B2EA6">
        <w:rPr>
          <w:rFonts w:eastAsia="Calibri" w:cs="Arial"/>
          <w:sz w:val="20"/>
          <w:szCs w:val="20"/>
          <w:lang w:val="en-ZA" w:eastAsia="en-US"/>
        </w:rPr>
        <w:t>0</w:t>
      </w:r>
      <w:r w:rsidRPr="1C25632A" w:rsidR="000B2876">
        <w:rPr>
          <w:rFonts w:eastAsia="Calibri" w:cs="Arial"/>
          <w:sz w:val="20"/>
          <w:szCs w:val="20"/>
          <w:lang w:val="en-ZA" w:eastAsia="en-US"/>
        </w:rPr>
        <w:t xml:space="preserve"> (</w:t>
      </w:r>
      <w:r w:rsidRPr="1C25632A" w:rsidR="003B2EA6">
        <w:rPr>
          <w:rFonts w:eastAsia="Calibri" w:cs="Arial"/>
          <w:sz w:val="20"/>
          <w:szCs w:val="20"/>
          <w:lang w:val="en-ZA" w:eastAsia="en-US"/>
        </w:rPr>
        <w:t>thirty</w:t>
      </w:r>
      <w:r w:rsidRPr="1C25632A" w:rsidR="000B2876">
        <w:rPr>
          <w:rFonts w:eastAsia="Calibri" w:cs="Arial"/>
          <w:sz w:val="20"/>
          <w:szCs w:val="20"/>
          <w:lang w:val="en-ZA" w:eastAsia="en-US"/>
        </w:rPr>
        <w:t xml:space="preserve">) </w:t>
      </w:r>
      <w:r w:rsidRPr="1C25632A" w:rsidR="003B2EA6">
        <w:rPr>
          <w:rFonts w:eastAsia="Calibri" w:cs="Arial"/>
          <w:sz w:val="20"/>
          <w:szCs w:val="20"/>
          <w:lang w:val="en-ZA" w:eastAsia="en-US"/>
        </w:rPr>
        <w:t>days</w:t>
      </w:r>
      <w:r w:rsidRPr="1C25632A" w:rsidR="000B2876">
        <w:rPr>
          <w:rFonts w:eastAsia="Calibri" w:cs="Arial"/>
          <w:sz w:val="20"/>
          <w:szCs w:val="20"/>
          <w:lang w:val="en-ZA" w:eastAsia="en-US"/>
        </w:rPr>
        <w:t xml:space="preserve"> prior to the expiry of the then current term. Renewal of the Agreement shall, save as agreed otherwise by the Parties, be on the same terms and conditions as contained in this Agreement.</w:t>
      </w:r>
    </w:p>
    <w:p w:rsidRPr="00F7059B" w:rsidR="000B2876" w:rsidP="00F7059B" w:rsidRDefault="000B2876" w14:paraId="4FBF4EB1" w14:textId="3A831A19">
      <w:pPr>
        <w:numPr>
          <w:ilvl w:val="1"/>
          <w:numId w:val="5"/>
        </w:numPr>
        <w:tabs>
          <w:tab w:val="num" w:pos="2496"/>
        </w:tabs>
        <w:suppressAutoHyphens w:val="0"/>
        <w:spacing w:after="240" w:line="360" w:lineRule="auto"/>
        <w:jc w:val="both"/>
        <w:rPr>
          <w:rFonts w:eastAsia="Calibri" w:cs="Arial"/>
          <w:sz w:val="20"/>
          <w:szCs w:val="20"/>
          <w:lang w:val="en-ZA" w:eastAsia="en-US"/>
        </w:rPr>
      </w:pPr>
      <w:r w:rsidRPr="00F7059B">
        <w:rPr>
          <w:rFonts w:eastAsia="Calibri" w:cs="Arial"/>
          <w:sz w:val="20"/>
          <w:szCs w:val="20"/>
          <w:lang w:val="en-ZA" w:eastAsia="en-US"/>
        </w:rPr>
        <w:t xml:space="preserve">Notwithstanding clause </w:t>
      </w:r>
      <w:r w:rsidRPr="00F7059B" w:rsidR="00D5268A">
        <w:rPr>
          <w:rFonts w:eastAsia="Calibri" w:cs="Arial"/>
          <w:sz w:val="20"/>
          <w:szCs w:val="20"/>
          <w:lang w:val="en-ZA" w:eastAsia="en-US"/>
        </w:rPr>
        <w:fldChar w:fldCharType="begin"/>
      </w:r>
      <w:r w:rsidRPr="00F7059B" w:rsidR="00D5268A">
        <w:rPr>
          <w:rFonts w:eastAsia="Calibri" w:cs="Arial"/>
          <w:sz w:val="20"/>
          <w:szCs w:val="20"/>
          <w:lang w:val="en-ZA" w:eastAsia="en-US"/>
        </w:rPr>
        <w:instrText xml:space="preserve"> REF _Ref460894284 \r \h </w:instrText>
      </w:r>
      <w:r w:rsidRPr="00F7059B" w:rsidR="00B0675F">
        <w:rPr>
          <w:rFonts w:eastAsia="Calibri" w:cs="Arial"/>
          <w:sz w:val="20"/>
          <w:szCs w:val="20"/>
          <w:lang w:val="en-ZA" w:eastAsia="en-US"/>
        </w:rPr>
        <w:instrText xml:space="preserve"> \* MERGEFORMAT </w:instrText>
      </w:r>
      <w:r w:rsidRPr="00F7059B" w:rsidR="00D5268A">
        <w:rPr>
          <w:rFonts w:eastAsia="Calibri" w:cs="Arial"/>
          <w:sz w:val="20"/>
          <w:szCs w:val="20"/>
          <w:lang w:val="en-ZA" w:eastAsia="en-US"/>
        </w:rPr>
      </w:r>
      <w:r w:rsidRPr="00F7059B" w:rsidR="00D5268A">
        <w:rPr>
          <w:rFonts w:eastAsia="Calibri" w:cs="Arial"/>
          <w:sz w:val="20"/>
          <w:szCs w:val="20"/>
          <w:lang w:val="en-ZA" w:eastAsia="en-US"/>
        </w:rPr>
        <w:fldChar w:fldCharType="separate"/>
      </w:r>
      <w:r w:rsidRPr="00F7059B" w:rsidR="00235B18">
        <w:rPr>
          <w:rFonts w:eastAsia="Calibri" w:cs="Arial"/>
          <w:sz w:val="20"/>
          <w:szCs w:val="20"/>
          <w:lang w:val="en-ZA" w:eastAsia="en-US"/>
        </w:rPr>
        <w:t>3.1</w:t>
      </w:r>
      <w:r w:rsidRPr="00F7059B" w:rsidR="00D5268A">
        <w:rPr>
          <w:rFonts w:eastAsia="Calibri" w:cs="Arial"/>
          <w:sz w:val="20"/>
          <w:szCs w:val="20"/>
          <w:lang w:val="en-ZA" w:eastAsia="en-US"/>
        </w:rPr>
        <w:fldChar w:fldCharType="end"/>
      </w:r>
      <w:r w:rsidRPr="00F7059B" w:rsidR="00D5268A">
        <w:rPr>
          <w:rFonts w:eastAsia="Calibri" w:cs="Arial"/>
          <w:sz w:val="20"/>
          <w:szCs w:val="20"/>
          <w:lang w:val="en-ZA" w:eastAsia="en-US"/>
        </w:rPr>
        <w:t xml:space="preserve"> above</w:t>
      </w:r>
      <w:r w:rsidRPr="00F7059B">
        <w:rPr>
          <w:rFonts w:eastAsia="Calibri" w:cs="Arial"/>
          <w:sz w:val="20"/>
          <w:szCs w:val="20"/>
          <w:lang w:val="en-ZA" w:eastAsia="en-US"/>
        </w:rPr>
        <w:t>, either Party shall be entitled to terminate this Agreement for convenience, without cause or liability, by giving the other Party 30 (thirty) days’ written notice.</w:t>
      </w:r>
    </w:p>
    <w:p w:rsidRPr="00F7059B" w:rsidR="000B2876" w:rsidP="00F7059B" w:rsidRDefault="000B2876" w14:paraId="793AC9EB" w14:textId="77777777">
      <w:pPr>
        <w:keepNext/>
        <w:keepLines/>
        <w:numPr>
          <w:ilvl w:val="0"/>
          <w:numId w:val="5"/>
        </w:numPr>
        <w:tabs>
          <w:tab w:val="num" w:pos="2355"/>
        </w:tabs>
        <w:suppressAutoHyphens w:val="0"/>
        <w:spacing w:after="240" w:line="360" w:lineRule="auto"/>
        <w:jc w:val="both"/>
        <w:rPr>
          <w:rFonts w:eastAsia="Calibri" w:cs="Arial"/>
          <w:b/>
          <w:sz w:val="20"/>
          <w:szCs w:val="20"/>
          <w:lang w:val="en-ZA" w:eastAsia="en-US"/>
        </w:rPr>
      </w:pPr>
      <w:bookmarkStart w:name="_Ref460894302" w:id="12"/>
      <w:bookmarkStart w:name="_Toc460895525" w:id="13"/>
      <w:r w:rsidRPr="00F7059B">
        <w:rPr>
          <w:rFonts w:eastAsia="Calibri" w:cs="Arial"/>
          <w:b/>
          <w:sz w:val="20"/>
          <w:szCs w:val="20"/>
          <w:lang w:val="en-ZA" w:eastAsia="en-US"/>
        </w:rPr>
        <w:t>Relationship between the Parties</w:t>
      </w:r>
      <w:bookmarkEnd w:id="12"/>
      <w:bookmarkEnd w:id="13"/>
    </w:p>
    <w:p w:rsidRPr="00F7059B" w:rsidR="00383129" w:rsidP="00383129" w:rsidRDefault="00383129" w14:paraId="0E5CE7BE" w14:textId="4EF763AB">
      <w:pPr>
        <w:numPr>
          <w:ilvl w:val="1"/>
          <w:numId w:val="5"/>
        </w:numPr>
        <w:tabs>
          <w:tab w:val="num" w:pos="2496"/>
        </w:tabs>
        <w:suppressAutoHyphens w:val="0"/>
        <w:spacing w:after="240" w:line="360" w:lineRule="auto"/>
        <w:jc w:val="both"/>
        <w:rPr>
          <w:rFonts w:eastAsia="Calibri" w:cs="Arial"/>
          <w:sz w:val="20"/>
          <w:szCs w:val="20"/>
          <w:lang w:val="en-ZA" w:eastAsia="en-US"/>
        </w:rPr>
      </w:pPr>
      <w:bookmarkStart w:name="_Ref460894715" w:id="14"/>
      <w:bookmarkStart w:name="_Toc460895526" w:id="15"/>
      <w:r w:rsidRPr="1C25632A" w:rsidR="00383129">
        <w:rPr>
          <w:rFonts w:eastAsia="Calibri" w:cs="Arial"/>
          <w:sz w:val="20"/>
          <w:szCs w:val="20"/>
          <w:lang w:val="en-ZA" w:eastAsia="en-US"/>
        </w:rPr>
        <w:t xml:space="preserve">The </w:t>
      </w:r>
      <w:r w:rsidRPr="1C25632A" w:rsidR="00383129">
        <w:rPr>
          <w:rFonts w:eastAsia="Calibri" w:cs="Arial"/>
          <w:sz w:val="20"/>
          <w:szCs w:val="20"/>
          <w:lang w:val="en-ZA" w:eastAsia="en-US"/>
        </w:rPr>
        <w:t xml:space="preserve">Parties record that the Consultant shall fulfil his obligations in terms of this Agreement to </w:t>
      </w:r>
      <w:r w:rsidRPr="1C25632A" w:rsidR="00383129">
        <w:rPr>
          <w:rFonts w:eastAsia="Calibri" w:cs="Arial"/>
          <w:sz w:val="20"/>
          <w:szCs w:val="20"/>
          <w:lang w:val="en-ZA" w:eastAsia="en-US"/>
        </w:rPr>
        <w:t xml:space="preserve">the </w:t>
      </w:r>
      <w:r w:rsidRPr="1C25632A" w:rsidR="1E2FB060">
        <w:rPr>
          <w:rFonts w:eastAsia="Calibri" w:cs="Arial"/>
          <w:sz w:val="20"/>
          <w:szCs w:val="20"/>
          <w:lang w:val="en-ZA" w:eastAsia="en-US"/>
        </w:rPr>
        <w:t>[COMPANY NAME]</w:t>
      </w:r>
      <w:r w:rsidRPr="1C25632A" w:rsidR="00383129">
        <w:rPr>
          <w:rFonts w:eastAsia="Calibri" w:cs="Arial"/>
          <w:sz w:val="20"/>
          <w:szCs w:val="20"/>
          <w:lang w:val="en-ZA" w:eastAsia="en-US"/>
        </w:rPr>
        <w:t xml:space="preserve"> as an independent contractor and nothing in this Agreement shall render him an employee, worker, agent or partner of </w:t>
      </w:r>
      <w:r w:rsidRPr="1C25632A" w:rsidR="00383129">
        <w:rPr>
          <w:rFonts w:eastAsia="Calibri" w:cs="Arial"/>
          <w:sz w:val="20"/>
          <w:szCs w:val="20"/>
          <w:lang w:val="en-ZA" w:eastAsia="en-US"/>
        </w:rPr>
        <w:t xml:space="preserve">the </w:t>
      </w:r>
      <w:r w:rsidRPr="1C25632A" w:rsidR="1E2FB060">
        <w:rPr>
          <w:rFonts w:eastAsia="Calibri" w:cs="Arial"/>
          <w:sz w:val="20"/>
          <w:szCs w:val="20"/>
          <w:lang w:val="en-ZA" w:eastAsia="en-US"/>
        </w:rPr>
        <w:t>[COMPANY NAME]</w:t>
      </w:r>
      <w:r w:rsidRPr="1C25632A" w:rsidR="00383129">
        <w:rPr>
          <w:rFonts w:eastAsia="Calibri" w:cs="Arial"/>
          <w:sz w:val="20"/>
          <w:szCs w:val="20"/>
          <w:lang w:val="en-ZA" w:eastAsia="en-US"/>
        </w:rPr>
        <w:t xml:space="preserve"> and the Consultant shall not any at time hold himself out as such.</w:t>
      </w:r>
    </w:p>
    <w:p w:rsidRPr="00F7059B" w:rsidR="00383129" w:rsidP="00383129" w:rsidRDefault="00383129" w14:paraId="1D3322AA" w14:textId="305E93D0">
      <w:pPr>
        <w:numPr>
          <w:ilvl w:val="1"/>
          <w:numId w:val="5"/>
        </w:numPr>
        <w:tabs>
          <w:tab w:val="num" w:pos="2496"/>
        </w:tabs>
        <w:suppressAutoHyphens w:val="0"/>
        <w:spacing w:after="240" w:line="360" w:lineRule="auto"/>
        <w:jc w:val="both"/>
        <w:rPr>
          <w:rFonts w:eastAsia="Calibri" w:cs="Arial"/>
          <w:sz w:val="20"/>
          <w:szCs w:val="20"/>
          <w:lang w:val="en-ZA" w:eastAsia="en-US"/>
        </w:rPr>
      </w:pPr>
      <w:r w:rsidRPr="1C25632A" w:rsidR="00383129">
        <w:rPr>
          <w:rFonts w:eastAsia="Calibri" w:cs="Arial"/>
          <w:sz w:val="20"/>
          <w:szCs w:val="20"/>
          <w:lang w:val="en-ZA" w:eastAsia="en-US"/>
        </w:rPr>
        <w:t xml:space="preserve">The Personnel of the Consultant shall, </w:t>
      </w:r>
      <w:r w:rsidRPr="1C25632A" w:rsidR="00383129">
        <w:rPr>
          <w:rFonts w:eastAsia="Calibri" w:cs="Arial"/>
          <w:sz w:val="20"/>
          <w:szCs w:val="20"/>
          <w:lang w:val="en-ZA" w:eastAsia="en-US"/>
        </w:rPr>
        <w:t>notwithstanding</w:t>
      </w:r>
      <w:r w:rsidRPr="1C25632A" w:rsidR="00383129">
        <w:rPr>
          <w:rFonts w:eastAsia="Calibri" w:cs="Arial"/>
          <w:sz w:val="20"/>
          <w:szCs w:val="20"/>
          <w:lang w:val="en-ZA" w:eastAsia="en-US"/>
        </w:rPr>
        <w:t xml:space="preserve"> the nature of the Services or the manner of their provision, not be construed as the Personnel of </w:t>
      </w:r>
      <w:r w:rsidRPr="1C25632A" w:rsidR="1E2FB060">
        <w:rPr>
          <w:rFonts w:eastAsia="Calibri" w:cs="Arial"/>
          <w:sz w:val="20"/>
          <w:szCs w:val="20"/>
          <w:lang w:val="en-ZA" w:eastAsia="en-US"/>
        </w:rPr>
        <w:t>[COMPANY NAME]</w:t>
      </w:r>
      <w:r w:rsidRPr="1C25632A" w:rsidR="00383129">
        <w:rPr>
          <w:rFonts w:eastAsia="Calibri" w:cs="Arial"/>
          <w:sz w:val="20"/>
          <w:szCs w:val="20"/>
          <w:lang w:val="en-ZA" w:eastAsia="en-US"/>
        </w:rPr>
        <w:t>.</w:t>
      </w:r>
    </w:p>
    <w:p w:rsidR="00383129" w:rsidP="00383129" w:rsidRDefault="00383129" w14:paraId="4DC5A7E7" w14:textId="5CDEEB3A">
      <w:pPr>
        <w:numPr>
          <w:ilvl w:val="1"/>
          <w:numId w:val="5"/>
        </w:numPr>
        <w:tabs>
          <w:tab w:val="num" w:pos="2496"/>
        </w:tabs>
        <w:suppressAutoHyphens w:val="0"/>
        <w:spacing w:after="240" w:line="360" w:lineRule="auto"/>
        <w:jc w:val="both"/>
        <w:rPr>
          <w:rFonts w:eastAsia="Calibri" w:cs="Arial"/>
          <w:sz w:val="20"/>
          <w:szCs w:val="20"/>
          <w:lang w:val="en-ZA" w:eastAsia="en-US"/>
        </w:rPr>
      </w:pPr>
      <w:r w:rsidRPr="1C25632A" w:rsidR="00383129">
        <w:rPr>
          <w:rFonts w:eastAsia="Calibri" w:cs="Arial"/>
          <w:sz w:val="20"/>
          <w:szCs w:val="20"/>
          <w:lang w:val="en-ZA" w:eastAsia="en-US"/>
        </w:rPr>
        <w:t xml:space="preserve">The Consultant shall not at any time hold itself out to any third party as an employee, </w:t>
      </w:r>
      <w:r w:rsidRPr="1C25632A" w:rsidR="00383129">
        <w:rPr>
          <w:rFonts w:eastAsia="Calibri" w:cs="Arial"/>
          <w:sz w:val="20"/>
          <w:szCs w:val="20"/>
          <w:lang w:val="en-ZA" w:eastAsia="en-US"/>
        </w:rPr>
        <w:t>agent</w:t>
      </w:r>
      <w:r w:rsidRPr="1C25632A" w:rsidR="00383129">
        <w:rPr>
          <w:rFonts w:eastAsia="Calibri" w:cs="Arial"/>
          <w:sz w:val="20"/>
          <w:szCs w:val="20"/>
          <w:lang w:val="en-ZA" w:eastAsia="en-US"/>
        </w:rPr>
        <w:t xml:space="preserve"> or partner of </w:t>
      </w:r>
      <w:r w:rsidRPr="1C25632A" w:rsidR="1E2FB060">
        <w:rPr>
          <w:rFonts w:eastAsia="Calibri" w:cs="Arial"/>
          <w:sz w:val="20"/>
          <w:szCs w:val="20"/>
          <w:lang w:val="en-ZA" w:eastAsia="en-US"/>
        </w:rPr>
        <w:t>[COMPANY NAME]</w:t>
      </w:r>
      <w:r w:rsidRPr="1C25632A" w:rsidR="00383129">
        <w:rPr>
          <w:rFonts w:eastAsia="Calibri" w:cs="Arial"/>
          <w:sz w:val="20"/>
          <w:szCs w:val="20"/>
          <w:lang w:val="en-ZA" w:eastAsia="en-US"/>
        </w:rPr>
        <w:t xml:space="preserve"> or as being in any way authorised by </w:t>
      </w:r>
      <w:r w:rsidRPr="1C25632A" w:rsidR="1E2FB060">
        <w:rPr>
          <w:rFonts w:eastAsia="Calibri" w:cs="Arial"/>
          <w:sz w:val="20"/>
          <w:szCs w:val="20"/>
          <w:lang w:val="en-ZA" w:eastAsia="en-US"/>
        </w:rPr>
        <w:t>[COMPANY NAME]</w:t>
      </w:r>
      <w:r w:rsidRPr="1C25632A" w:rsidR="00383129">
        <w:rPr>
          <w:rFonts w:eastAsia="Calibri" w:cs="Arial"/>
          <w:sz w:val="20"/>
          <w:szCs w:val="20"/>
          <w:lang w:val="en-ZA" w:eastAsia="en-US"/>
        </w:rPr>
        <w:t xml:space="preserve"> to bind it in any manner to any contracts.</w:t>
      </w:r>
    </w:p>
    <w:p w:rsidRPr="00F0007C" w:rsidR="00383129" w:rsidP="00383129" w:rsidRDefault="00383129" w14:paraId="32C72215" w14:textId="37FC0D7C">
      <w:pPr>
        <w:numPr>
          <w:ilvl w:val="1"/>
          <w:numId w:val="5"/>
        </w:numPr>
        <w:tabs>
          <w:tab w:val="num" w:pos="2496"/>
        </w:tabs>
        <w:suppressAutoHyphens w:val="0"/>
        <w:spacing w:after="240" w:line="360" w:lineRule="auto"/>
        <w:jc w:val="both"/>
        <w:rPr>
          <w:rFonts w:eastAsia="Calibri" w:cs="Arial"/>
          <w:sz w:val="20"/>
          <w:szCs w:val="20"/>
          <w:lang w:val="en-ZA" w:eastAsia="en-US"/>
        </w:rPr>
      </w:pPr>
      <w:r w:rsidRPr="1C25632A" w:rsidR="00383129">
        <w:rPr>
          <w:rFonts w:eastAsia="Calibri" w:cs="Arial"/>
          <w:sz w:val="20"/>
          <w:szCs w:val="20"/>
          <w:lang w:val="en-ZA" w:eastAsia="en-US"/>
        </w:rPr>
        <w:t xml:space="preserve">This Agreement constitutes a contract for the provision of services and not a contract of employment and </w:t>
      </w:r>
      <w:r w:rsidRPr="1C25632A" w:rsidR="00383129">
        <w:rPr>
          <w:rFonts w:eastAsia="Calibri" w:cs="Arial"/>
          <w:sz w:val="20"/>
          <w:szCs w:val="20"/>
          <w:lang w:val="en-ZA" w:eastAsia="en-US"/>
        </w:rPr>
        <w:t>accordingly</w:t>
      </w:r>
      <w:r w:rsidRPr="1C25632A" w:rsidR="00383129">
        <w:rPr>
          <w:rFonts w:eastAsia="Calibri" w:cs="Arial"/>
          <w:sz w:val="20"/>
          <w:szCs w:val="20"/>
          <w:lang w:val="en-ZA" w:eastAsia="en-US"/>
        </w:rPr>
        <w:t xml:space="preserve"> the Consultant shall be fully responsible for and hereby indemnifies </w:t>
      </w:r>
      <w:r w:rsidRPr="1C25632A" w:rsidR="00383129">
        <w:rPr>
          <w:rFonts w:eastAsia="Calibri" w:cs="Arial"/>
          <w:sz w:val="20"/>
          <w:szCs w:val="20"/>
          <w:lang w:val="en-ZA" w:eastAsia="en-US"/>
        </w:rPr>
        <w:t xml:space="preserve">the </w:t>
      </w:r>
      <w:r w:rsidRPr="1C25632A" w:rsidR="1E2FB060">
        <w:rPr>
          <w:rFonts w:eastAsia="Calibri" w:cs="Arial"/>
          <w:sz w:val="20"/>
          <w:szCs w:val="20"/>
          <w:lang w:val="en-ZA" w:eastAsia="en-US"/>
        </w:rPr>
        <w:t>[COMPANY NAME]</w:t>
      </w:r>
      <w:r w:rsidRPr="1C25632A" w:rsidR="00383129">
        <w:rPr>
          <w:rFonts w:eastAsia="Calibri" w:cs="Arial"/>
          <w:sz w:val="20"/>
          <w:szCs w:val="20"/>
          <w:lang w:val="en-ZA" w:eastAsia="en-US"/>
        </w:rPr>
        <w:t xml:space="preserve"> against any liability for</w:t>
      </w:r>
      <w:r w:rsidRPr="1C25632A" w:rsidR="00383129">
        <w:rPr>
          <w:rFonts w:eastAsia="Calibri" w:cs="Arial"/>
          <w:sz w:val="20"/>
          <w:szCs w:val="20"/>
          <w:lang w:val="en-ZA" w:eastAsia="en-US"/>
        </w:rPr>
        <w:t> </w:t>
      </w:r>
      <w:r w:rsidRPr="1C25632A" w:rsidR="00383129">
        <w:rPr>
          <w:rFonts w:eastAsia="Calibri" w:cs="Arial"/>
          <w:sz w:val="20"/>
          <w:szCs w:val="20"/>
          <w:lang w:val="en-ZA" w:eastAsia="en-US"/>
        </w:rPr>
        <w:t>-</w:t>
      </w:r>
    </w:p>
    <w:p w:rsidRPr="00F0007C" w:rsidR="00383129" w:rsidP="1C25632A" w:rsidRDefault="00383129" w14:paraId="1C735F51" w14:textId="58A8A82E">
      <w:pPr>
        <w:pStyle w:val="MCAHeading3"/>
        <w:jc w:val="both"/>
        <w:rPr>
          <w:rFonts w:cs="Arial"/>
          <w:sz w:val="20"/>
          <w:szCs w:val="20"/>
          <w:lang w:val="en-GB"/>
        </w:rPr>
      </w:pPr>
      <w:r w:rsidRPr="1C25632A" w:rsidR="00383129">
        <w:rPr>
          <w:rFonts w:cs="Arial"/>
          <w:sz w:val="20"/>
          <w:szCs w:val="20"/>
          <w:lang w:val="en-GB"/>
        </w:rPr>
        <w:t xml:space="preserve">any income tax, pension </w:t>
      </w:r>
      <w:r w:rsidRPr="1C25632A" w:rsidR="00383129">
        <w:rPr>
          <w:rFonts w:cs="Arial"/>
          <w:sz w:val="20"/>
          <w:szCs w:val="20"/>
          <w:lang w:val="en-GB"/>
        </w:rPr>
        <w:t>fund</w:t>
      </w:r>
      <w:r w:rsidRPr="1C25632A" w:rsidR="00383129">
        <w:rPr>
          <w:rFonts w:cs="Arial"/>
          <w:sz w:val="20"/>
          <w:szCs w:val="20"/>
          <w:lang w:val="en-GB"/>
        </w:rPr>
        <w:t xml:space="preserve"> and medical aid contributions on behalf of the Consultant and any other liability, deduction, contribution, </w:t>
      </w:r>
      <w:r w:rsidRPr="1C25632A" w:rsidR="00383129">
        <w:rPr>
          <w:rFonts w:cs="Arial"/>
          <w:sz w:val="20"/>
          <w:szCs w:val="20"/>
          <w:lang w:val="en-GB"/>
        </w:rPr>
        <w:t>assessment</w:t>
      </w:r>
      <w:r w:rsidRPr="1C25632A" w:rsidR="00383129">
        <w:rPr>
          <w:rFonts w:cs="Arial"/>
          <w:sz w:val="20"/>
          <w:szCs w:val="20"/>
          <w:lang w:val="en-GB"/>
        </w:rPr>
        <w:t xml:space="preserve"> or claim arising from or made in connection with the performance of the Services, where such indemnity is not prohibited by law. The Consultant shall further indemnify </w:t>
      </w:r>
      <w:r w:rsidRPr="1C25632A" w:rsidR="00383129">
        <w:rPr>
          <w:rFonts w:cs="Arial"/>
          <w:sz w:val="20"/>
          <w:szCs w:val="20"/>
          <w:lang w:val="en-GB"/>
        </w:rPr>
        <w:t xml:space="preserve">the </w:t>
      </w:r>
      <w:r w:rsidRPr="1C25632A" w:rsidR="1E2FB060">
        <w:rPr>
          <w:rFonts w:cs="Arial"/>
          <w:sz w:val="20"/>
          <w:szCs w:val="20"/>
          <w:lang w:val="en-GB"/>
        </w:rPr>
        <w:t>[COMPANY NAME]</w:t>
      </w:r>
      <w:r w:rsidRPr="1C25632A" w:rsidR="00383129">
        <w:rPr>
          <w:rFonts w:cs="Arial"/>
          <w:sz w:val="20"/>
          <w:szCs w:val="20"/>
          <w:lang w:val="en-GB"/>
        </w:rPr>
        <w:t xml:space="preserve"> against all costs, expenses and any penalty, fine or interest incurred or payable by </w:t>
      </w:r>
      <w:r w:rsidRPr="1C25632A" w:rsidR="00383129">
        <w:rPr>
          <w:rFonts w:cs="Arial"/>
          <w:sz w:val="20"/>
          <w:szCs w:val="20"/>
          <w:lang w:val="en-GB"/>
        </w:rPr>
        <w:t xml:space="preserve">the </w:t>
      </w:r>
      <w:r w:rsidRPr="1C25632A" w:rsidR="1E2FB060">
        <w:rPr>
          <w:rFonts w:cs="Arial"/>
          <w:sz w:val="20"/>
          <w:szCs w:val="20"/>
          <w:lang w:val="en-GB"/>
        </w:rPr>
        <w:t>[COMPANY NAME]</w:t>
      </w:r>
      <w:r w:rsidRPr="1C25632A" w:rsidR="00383129">
        <w:rPr>
          <w:rFonts w:cs="Arial"/>
          <w:sz w:val="20"/>
          <w:szCs w:val="20"/>
          <w:lang w:val="en-GB"/>
        </w:rPr>
        <w:t xml:space="preserve"> in connection with or in consequence of any such liability, deduction, contribution, </w:t>
      </w:r>
      <w:r w:rsidRPr="1C25632A" w:rsidR="00383129">
        <w:rPr>
          <w:rFonts w:cs="Arial"/>
          <w:sz w:val="20"/>
          <w:szCs w:val="20"/>
          <w:lang w:val="en-GB"/>
        </w:rPr>
        <w:t>assessment</w:t>
      </w:r>
      <w:r w:rsidRPr="1C25632A" w:rsidR="00383129">
        <w:rPr>
          <w:rFonts w:cs="Arial"/>
          <w:sz w:val="20"/>
          <w:szCs w:val="20"/>
          <w:lang w:val="en-GB"/>
        </w:rPr>
        <w:t xml:space="preserve"> or claim;</w:t>
      </w:r>
    </w:p>
    <w:p w:rsidRPr="00F0007C" w:rsidR="00383129" w:rsidP="00383129" w:rsidRDefault="00383129" w14:paraId="111C582E" w14:textId="297B935A">
      <w:pPr>
        <w:pStyle w:val="MCAHeading3"/>
        <w:jc w:val="both"/>
        <w:rPr>
          <w:rFonts w:cs="Arial"/>
          <w:sz w:val="20"/>
          <w:szCs w:val="20"/>
        </w:rPr>
      </w:pPr>
      <w:r w:rsidRPr="1C25632A" w:rsidR="00383129">
        <w:rPr>
          <w:rFonts w:cs="Arial"/>
          <w:sz w:val="20"/>
          <w:szCs w:val="20"/>
        </w:rPr>
        <w:t xml:space="preserve">any employment-related claim or any claim based on worker status (including all costs and expenses which </w:t>
      </w:r>
      <w:r w:rsidRPr="1C25632A" w:rsidR="00383129">
        <w:rPr>
          <w:rFonts w:cs="Arial"/>
          <w:sz w:val="20"/>
          <w:szCs w:val="20"/>
        </w:rPr>
        <w:t xml:space="preserve">the </w:t>
      </w:r>
      <w:r w:rsidRPr="1C25632A" w:rsidR="1E2FB060">
        <w:rPr>
          <w:rFonts w:cs="Arial"/>
          <w:sz w:val="20"/>
          <w:szCs w:val="20"/>
        </w:rPr>
        <w:t>[COMPANY NAME]</w:t>
      </w:r>
      <w:r w:rsidRPr="1C25632A" w:rsidR="00383129">
        <w:rPr>
          <w:rFonts w:cs="Arial"/>
          <w:sz w:val="20"/>
          <w:szCs w:val="20"/>
        </w:rPr>
        <w:t xml:space="preserve"> may incur in relation thereto) brought by the Consultant against </w:t>
      </w:r>
      <w:r w:rsidRPr="1C25632A" w:rsidR="00383129">
        <w:rPr>
          <w:rFonts w:cs="Arial"/>
          <w:sz w:val="20"/>
          <w:szCs w:val="20"/>
        </w:rPr>
        <w:t xml:space="preserve">the </w:t>
      </w:r>
      <w:r w:rsidRPr="1C25632A" w:rsidR="1E2FB060">
        <w:rPr>
          <w:rFonts w:cs="Arial"/>
          <w:sz w:val="20"/>
          <w:szCs w:val="20"/>
        </w:rPr>
        <w:t>[COMPANY NAME]</w:t>
      </w:r>
      <w:r w:rsidRPr="1C25632A" w:rsidR="00383129">
        <w:rPr>
          <w:rFonts w:cs="Arial"/>
          <w:sz w:val="20"/>
          <w:szCs w:val="20"/>
        </w:rPr>
        <w:t xml:space="preserve"> arising out of or in connection with the provision of the Services.</w:t>
      </w:r>
    </w:p>
    <w:p w:rsidRPr="00F7059B" w:rsidR="00383129" w:rsidP="00383129" w:rsidRDefault="00383129" w14:paraId="076FA791" w14:textId="4A80E3D3">
      <w:pPr>
        <w:pStyle w:val="MCAHeading2"/>
        <w:jc w:val="both"/>
        <w:rPr>
          <w:rFonts w:cs="Arial"/>
          <w:sz w:val="20"/>
          <w:szCs w:val="20"/>
        </w:rPr>
      </w:pPr>
      <w:r w:rsidRPr="1C25632A" w:rsidR="00383129">
        <w:rPr>
          <w:rFonts w:cs="Arial"/>
          <w:sz w:val="20"/>
          <w:szCs w:val="20"/>
        </w:rPr>
        <w:t xml:space="preserve">Unless he has been specifically authorised to do so by the </w:t>
      </w:r>
      <w:r w:rsidRPr="1C25632A" w:rsidR="1E2FB060">
        <w:rPr>
          <w:rFonts w:cs="Arial"/>
          <w:sz w:val="20"/>
          <w:szCs w:val="20"/>
        </w:rPr>
        <w:t>[COMPANY NAME]</w:t>
      </w:r>
      <w:r w:rsidRPr="1C25632A" w:rsidR="00383129">
        <w:rPr>
          <w:rFonts w:cs="Arial"/>
          <w:sz w:val="20"/>
          <w:szCs w:val="20"/>
        </w:rPr>
        <w:t xml:space="preserve"> in writing, the Consultant shall not -</w:t>
      </w:r>
    </w:p>
    <w:p w:rsidRPr="00F7059B" w:rsidR="00383129" w:rsidP="00383129" w:rsidRDefault="00383129" w14:paraId="617C2AC2" w14:textId="24340855">
      <w:pPr>
        <w:pStyle w:val="MCAHeading3"/>
        <w:jc w:val="both"/>
        <w:rPr>
          <w:rFonts w:cs="Arial"/>
          <w:sz w:val="20"/>
          <w:szCs w:val="20"/>
        </w:rPr>
      </w:pPr>
      <w:r w:rsidRPr="1C25632A" w:rsidR="00383129">
        <w:rPr>
          <w:rFonts w:cs="Arial"/>
          <w:sz w:val="20"/>
          <w:szCs w:val="20"/>
        </w:rPr>
        <w:t xml:space="preserve">have any authority to incur any expenditure or liability in the name of or for the account of the </w:t>
      </w:r>
      <w:r w:rsidRPr="1C25632A" w:rsidR="1E2FB060">
        <w:rPr>
          <w:rFonts w:cs="Arial"/>
          <w:sz w:val="20"/>
          <w:szCs w:val="20"/>
        </w:rPr>
        <w:t>[COMPANY NAME]</w:t>
      </w:r>
      <w:r w:rsidRPr="1C25632A" w:rsidR="00383129">
        <w:rPr>
          <w:rFonts w:cs="Arial"/>
          <w:sz w:val="20"/>
          <w:szCs w:val="20"/>
        </w:rPr>
        <w:t>; or</w:t>
      </w:r>
    </w:p>
    <w:p w:rsidRPr="00F7059B" w:rsidR="00383129" w:rsidP="1C25632A" w:rsidRDefault="00383129" w14:paraId="73814072" w14:textId="4AB7E527">
      <w:pPr>
        <w:pStyle w:val="MCAHeading3"/>
        <w:jc w:val="both"/>
        <w:rPr>
          <w:rFonts w:cs="Arial"/>
          <w:sz w:val="20"/>
          <w:szCs w:val="20"/>
          <w:lang w:val="en-GB"/>
        </w:rPr>
      </w:pPr>
      <w:r w:rsidRPr="1C25632A" w:rsidR="00383129">
        <w:rPr>
          <w:rFonts w:cs="Arial"/>
          <w:sz w:val="20"/>
          <w:szCs w:val="20"/>
          <w:lang w:val="en-GB"/>
        </w:rPr>
        <w:t xml:space="preserve">purport to </w:t>
      </w:r>
      <w:r w:rsidRPr="1C25632A" w:rsidR="00383129">
        <w:rPr>
          <w:rFonts w:cs="Arial"/>
          <w:sz w:val="20"/>
          <w:szCs w:val="20"/>
          <w:lang w:val="en-GB"/>
        </w:rPr>
        <w:t>represent</w:t>
      </w:r>
      <w:r w:rsidRPr="1C25632A" w:rsidR="00383129">
        <w:rPr>
          <w:rFonts w:cs="Arial"/>
          <w:sz w:val="20"/>
          <w:szCs w:val="20"/>
          <w:lang w:val="en-GB"/>
        </w:rPr>
        <w:t xml:space="preserve"> the </w:t>
      </w:r>
      <w:r w:rsidRPr="1C25632A" w:rsidR="1E2FB060">
        <w:rPr>
          <w:rFonts w:cs="Arial"/>
          <w:sz w:val="20"/>
          <w:szCs w:val="20"/>
          <w:lang w:val="en-GB"/>
        </w:rPr>
        <w:t>[COMPANY NAME]</w:t>
      </w:r>
      <w:r w:rsidRPr="1C25632A" w:rsidR="00383129">
        <w:rPr>
          <w:rFonts w:cs="Arial"/>
          <w:sz w:val="20"/>
          <w:szCs w:val="20"/>
          <w:lang w:val="en-GB"/>
        </w:rPr>
        <w:t xml:space="preserve"> or in any manner hold himself out as having any authority to bind the </w:t>
      </w:r>
      <w:r w:rsidRPr="1C25632A" w:rsidR="1E2FB060">
        <w:rPr>
          <w:rFonts w:cs="Arial"/>
          <w:sz w:val="20"/>
          <w:szCs w:val="20"/>
          <w:lang w:val="en-GB"/>
        </w:rPr>
        <w:t>[COMPANY NAME]</w:t>
      </w:r>
      <w:r w:rsidRPr="1C25632A" w:rsidR="00383129">
        <w:rPr>
          <w:rFonts w:cs="Arial"/>
          <w:sz w:val="20"/>
          <w:szCs w:val="20"/>
          <w:lang w:val="en-GB"/>
        </w:rPr>
        <w:t>.</w:t>
      </w:r>
    </w:p>
    <w:p w:rsidRPr="00502949" w:rsidR="00383129" w:rsidP="1C25632A" w:rsidRDefault="00383129" w14:paraId="40924BCD" w14:textId="200A6CAE">
      <w:pPr>
        <w:pStyle w:val="MCAHeading2"/>
        <w:tabs>
          <w:tab w:val="num" w:pos="2496"/>
        </w:tabs>
        <w:jc w:val="both"/>
        <w:rPr>
          <w:rFonts w:cs="Arial"/>
          <w:sz w:val="20"/>
          <w:szCs w:val="20"/>
        </w:rPr>
      </w:pPr>
      <w:r w:rsidRPr="00502949" w:rsidR="00383129">
        <w:rPr>
          <w:rFonts w:cs="Arial"/>
          <w:sz w:val="20"/>
          <w:szCs w:val="20"/>
        </w:rPr>
        <w:t xml:space="preserve">To the extent that the Consultant is found to be liable under any indemnity given in favour of </w:t>
      </w:r>
      <w:r w:rsidRPr="1C25632A" w:rsidR="1E2FB060">
        <w:rPr>
          <w:rFonts w:cs="Arial"/>
          <w:sz w:val="20"/>
          <w:szCs w:val="20"/>
        </w:rPr>
        <w:t>[COMPANY NAME]</w:t>
      </w:r>
      <w:r w:rsidRPr="1C25632A" w:rsidR="00383129">
        <w:rPr>
          <w:rFonts w:cs="Arial"/>
          <w:sz w:val="20"/>
          <w:szCs w:val="20"/>
        </w:rPr>
        <w:t xml:space="preserve"> in terms of this clause </w:t>
      </w:r>
      <w:r>
        <w:rPr>
          <w:rFonts w:cs="Arial"/>
          <w:sz w:val="20"/>
          <w:szCs w:val="20"/>
        </w:rPr>
        <w:fldChar w:fldCharType="begin"/>
      </w:r>
      <w:r>
        <w:rPr>
          <w:rFonts w:cs="Arial"/>
          <w:sz w:val="20"/>
          <w:szCs w:val="20"/>
        </w:rPr>
        <w:instrText xml:space="preserve"> REF _Ref460894302 \w \h </w:instrText>
      </w:r>
      <w:r>
        <w:rPr>
          <w:rFonts w:cs="Arial"/>
          <w:sz w:val="20"/>
          <w:szCs w:val="20"/>
        </w:rPr>
      </w:r>
      <w:r>
        <w:rPr>
          <w:rFonts w:cs="Arial"/>
          <w:sz w:val="20"/>
          <w:szCs w:val="20"/>
        </w:rPr>
        <w:fldChar w:fldCharType="separate"/>
      </w:r>
      <w:r w:rsidRPr="1C25632A" w:rsidR="00383129">
        <w:rPr>
          <w:rFonts w:cs="Arial"/>
          <w:sz w:val="20"/>
          <w:szCs w:val="20"/>
        </w:rPr>
        <w:t>4</w:t>
      </w:r>
      <w:r>
        <w:rPr>
          <w:rFonts w:cs="Arial"/>
          <w:sz w:val="20"/>
          <w:szCs w:val="20"/>
        </w:rPr>
        <w:fldChar w:fldCharType="end"/>
      </w:r>
      <w:r w:rsidRPr="1C25632A" w:rsidR="00383129">
        <w:rPr>
          <w:rFonts w:cs="Arial"/>
          <w:sz w:val="20"/>
          <w:szCs w:val="20"/>
        </w:rPr>
        <w:t xml:space="preserve">, the </w:t>
      </w:r>
      <w:r w:rsidRPr="1C25632A" w:rsidR="1E2FB060">
        <w:rPr>
          <w:rFonts w:cs="Arial"/>
          <w:sz w:val="20"/>
          <w:szCs w:val="20"/>
        </w:rPr>
        <w:t>[COMPANY NAME]</w:t>
      </w:r>
      <w:r w:rsidRPr="1C25632A" w:rsidR="00383129">
        <w:rPr>
          <w:rFonts w:cs="Arial"/>
          <w:sz w:val="20"/>
          <w:szCs w:val="20"/>
        </w:rPr>
        <w:t xml:space="preserve"> will be entitled to, at its option, to satisfy such indemnity (in whole or in part) by way of a reduction in any amounts which are due by </w:t>
      </w:r>
      <w:r w:rsidRPr="1C25632A" w:rsidR="1E2FB060">
        <w:rPr>
          <w:rFonts w:cs="Arial"/>
          <w:sz w:val="20"/>
          <w:szCs w:val="20"/>
        </w:rPr>
        <w:t>[COMPANY NAME]</w:t>
      </w:r>
      <w:r w:rsidRPr="1C25632A" w:rsidR="00383129">
        <w:rPr>
          <w:rFonts w:cs="Arial"/>
          <w:sz w:val="20"/>
          <w:szCs w:val="20"/>
        </w:rPr>
        <w:t xml:space="preserve"> to the Consultant in terms of this Agreement. The Consultant hereby indemnifies </w:t>
      </w:r>
      <w:r w:rsidRPr="1C25632A" w:rsidR="1E2FB060">
        <w:rPr>
          <w:rFonts w:cs="Arial"/>
          <w:sz w:val="20"/>
          <w:szCs w:val="20"/>
        </w:rPr>
        <w:t>[COMPANY NAME]</w:t>
      </w:r>
      <w:r w:rsidRPr="1C25632A" w:rsidR="00383129">
        <w:rPr>
          <w:rFonts w:cs="Arial"/>
          <w:sz w:val="20"/>
          <w:szCs w:val="20"/>
        </w:rPr>
        <w:t xml:space="preserve"> and holds </w:t>
      </w:r>
      <w:r w:rsidRPr="1C25632A" w:rsidR="1E2FB060">
        <w:rPr>
          <w:rFonts w:cs="Arial"/>
          <w:sz w:val="20"/>
          <w:szCs w:val="20"/>
        </w:rPr>
        <w:t>[COMPANY NAME]</w:t>
      </w:r>
      <w:r w:rsidRPr="1C25632A" w:rsidR="00383129">
        <w:rPr>
          <w:rFonts w:cs="Arial"/>
          <w:sz w:val="20"/>
          <w:szCs w:val="20"/>
        </w:rPr>
        <w:t xml:space="preserve"> harmless against any liability arising out of or in connection with any breach of this clause </w:t>
      </w:r>
      <w:r>
        <w:rPr>
          <w:rFonts w:cs="Arial"/>
          <w:sz w:val="20"/>
          <w:szCs w:val="20"/>
        </w:rPr>
        <w:fldChar w:fldCharType="begin"/>
      </w:r>
      <w:r>
        <w:rPr>
          <w:rFonts w:cs="Arial"/>
          <w:sz w:val="20"/>
          <w:szCs w:val="20"/>
        </w:rPr>
        <w:instrText xml:space="preserve"> REF _Ref460894302 \w \h </w:instrText>
      </w:r>
      <w:r>
        <w:rPr>
          <w:rFonts w:cs="Arial"/>
          <w:sz w:val="20"/>
          <w:szCs w:val="20"/>
        </w:rPr>
      </w:r>
      <w:r>
        <w:rPr>
          <w:rFonts w:cs="Arial"/>
          <w:sz w:val="20"/>
          <w:szCs w:val="20"/>
        </w:rPr>
        <w:fldChar w:fldCharType="separate"/>
      </w:r>
      <w:r w:rsidRPr="1C25632A" w:rsidR="00383129">
        <w:rPr>
          <w:rFonts w:cs="Arial"/>
          <w:sz w:val="20"/>
          <w:szCs w:val="20"/>
        </w:rPr>
        <w:t>4</w:t>
      </w:r>
      <w:r>
        <w:rPr>
          <w:rFonts w:cs="Arial"/>
          <w:sz w:val="20"/>
          <w:szCs w:val="20"/>
        </w:rPr>
        <w:fldChar w:fldCharType="end"/>
      </w:r>
      <w:r w:rsidRPr="1C25632A" w:rsidR="00383129">
        <w:rPr>
          <w:rFonts w:cs="Arial"/>
          <w:sz w:val="20"/>
          <w:szCs w:val="20"/>
        </w:rPr>
        <w:t>.</w:t>
      </w:r>
    </w:p>
    <w:p w:rsidRPr="00F7059B" w:rsidR="000B2876" w:rsidP="00F7059B" w:rsidRDefault="000B2876" w14:paraId="56FEA40A" w14:textId="77777777">
      <w:pPr>
        <w:keepNext/>
        <w:keepLines/>
        <w:numPr>
          <w:ilvl w:val="0"/>
          <w:numId w:val="5"/>
        </w:numPr>
        <w:tabs>
          <w:tab w:val="num" w:pos="2355"/>
        </w:tabs>
        <w:suppressAutoHyphens w:val="0"/>
        <w:spacing w:after="240" w:line="360" w:lineRule="auto"/>
        <w:jc w:val="both"/>
        <w:rPr>
          <w:rFonts w:eastAsia="Calibri" w:cs="Arial"/>
          <w:b/>
          <w:sz w:val="20"/>
          <w:szCs w:val="20"/>
          <w:lang w:val="en-ZA" w:eastAsia="en-US"/>
        </w:rPr>
      </w:pPr>
      <w:r w:rsidRPr="00F7059B">
        <w:rPr>
          <w:rFonts w:eastAsia="Calibri" w:cs="Arial"/>
          <w:b/>
          <w:sz w:val="20"/>
          <w:szCs w:val="20"/>
          <w:lang w:val="en-ZA" w:eastAsia="en-US"/>
        </w:rPr>
        <w:t>Services</w:t>
      </w:r>
      <w:bookmarkEnd w:id="14"/>
      <w:bookmarkEnd w:id="15"/>
    </w:p>
    <w:p w:rsidRPr="00F7059B" w:rsidR="000B2876" w:rsidP="00F7059B" w:rsidRDefault="000B2876" w14:paraId="01E7E948" w14:textId="5625787B">
      <w:pPr>
        <w:numPr>
          <w:ilvl w:val="1"/>
          <w:numId w:val="5"/>
        </w:numPr>
        <w:tabs>
          <w:tab w:val="num" w:pos="2496"/>
        </w:tabs>
        <w:suppressAutoHyphens w:val="0"/>
        <w:spacing w:after="240" w:line="360" w:lineRule="auto"/>
        <w:jc w:val="both"/>
        <w:rPr>
          <w:rFonts w:eastAsia="Calibri" w:cs="Arial"/>
          <w:sz w:val="20"/>
          <w:szCs w:val="20"/>
          <w:lang w:val="en-ZA" w:eastAsia="en-US"/>
        </w:rPr>
      </w:pPr>
      <w:r w:rsidRPr="1C25632A" w:rsidR="000B2876">
        <w:rPr>
          <w:rFonts w:eastAsia="Calibri" w:cs="Arial"/>
          <w:sz w:val="20"/>
          <w:szCs w:val="20"/>
          <w:lang w:val="en-ZA" w:eastAsia="en-US"/>
        </w:rPr>
        <w:t xml:space="preserve">The </w:t>
      </w:r>
      <w:r w:rsidRPr="1C25632A" w:rsidR="00495165">
        <w:rPr>
          <w:rFonts w:eastAsia="Calibri" w:cs="Arial"/>
          <w:sz w:val="20"/>
          <w:szCs w:val="20"/>
          <w:lang w:val="en-ZA" w:eastAsia="en-US"/>
        </w:rPr>
        <w:t>Consultant</w:t>
      </w:r>
      <w:r w:rsidRPr="1C25632A" w:rsidR="000B2876">
        <w:rPr>
          <w:rFonts w:eastAsia="Calibri" w:cs="Arial"/>
          <w:sz w:val="20"/>
          <w:szCs w:val="20"/>
          <w:lang w:val="en-ZA" w:eastAsia="en-US"/>
        </w:rPr>
        <w:t xml:space="preserve"> shall provide various </w:t>
      </w:r>
      <w:r w:rsidRPr="1C25632A" w:rsidR="00C761F7">
        <w:rPr>
          <w:rFonts w:eastAsia="Calibri" w:cs="Arial"/>
          <w:sz w:val="20"/>
          <w:szCs w:val="20"/>
          <w:lang w:val="en-ZA" w:eastAsia="en-US"/>
        </w:rPr>
        <w:t>S</w:t>
      </w:r>
      <w:r w:rsidRPr="1C25632A" w:rsidR="000B2876">
        <w:rPr>
          <w:rFonts w:eastAsia="Calibri" w:cs="Arial"/>
          <w:sz w:val="20"/>
          <w:szCs w:val="20"/>
          <w:lang w:val="en-ZA" w:eastAsia="en-US"/>
        </w:rPr>
        <w:t xml:space="preserve">ervices to </w:t>
      </w:r>
      <w:r w:rsidRPr="1C25632A" w:rsidR="1E2FB060">
        <w:rPr>
          <w:rFonts w:eastAsia="Calibri" w:cs="Arial"/>
          <w:sz w:val="20"/>
          <w:szCs w:val="20"/>
          <w:lang w:val="en-ZA" w:eastAsia="en-US"/>
        </w:rPr>
        <w:t>[COMPANY NAME]</w:t>
      </w:r>
      <w:r w:rsidRPr="1C25632A" w:rsidR="000B2876">
        <w:rPr>
          <w:rFonts w:eastAsia="Calibri" w:cs="Arial"/>
          <w:sz w:val="20"/>
          <w:szCs w:val="20"/>
          <w:lang w:val="en-ZA" w:eastAsia="en-US"/>
        </w:rPr>
        <w:t xml:space="preserve"> </w:t>
      </w:r>
      <w:r w:rsidRPr="1C25632A" w:rsidR="00A71790">
        <w:rPr>
          <w:rFonts w:eastAsia="Calibri" w:cs="Arial"/>
          <w:sz w:val="20"/>
          <w:szCs w:val="20"/>
          <w:lang w:val="en-ZA" w:eastAsia="en-US"/>
        </w:rPr>
        <w:t>in accordance with</w:t>
      </w:r>
      <w:r w:rsidRPr="1C25632A" w:rsidR="000B2876">
        <w:rPr>
          <w:rFonts w:eastAsia="Calibri" w:cs="Arial"/>
          <w:sz w:val="20"/>
          <w:szCs w:val="20"/>
          <w:lang w:val="en-ZA" w:eastAsia="en-US"/>
        </w:rPr>
        <w:t xml:space="preserve"> the Schedule</w:t>
      </w:r>
      <w:r w:rsidRPr="1C25632A" w:rsidR="00A71790">
        <w:rPr>
          <w:rFonts w:eastAsia="Calibri" w:cs="Arial"/>
          <w:sz w:val="20"/>
          <w:szCs w:val="20"/>
          <w:lang w:val="en-ZA" w:eastAsia="en-US"/>
        </w:rPr>
        <w:t>(</w:t>
      </w:r>
      <w:r w:rsidRPr="1C25632A" w:rsidR="000B2876">
        <w:rPr>
          <w:rFonts w:eastAsia="Calibri" w:cs="Arial"/>
          <w:sz w:val="20"/>
          <w:szCs w:val="20"/>
          <w:lang w:val="en-ZA" w:eastAsia="en-US"/>
        </w:rPr>
        <w:t>s</w:t>
      </w:r>
      <w:r w:rsidRPr="1C25632A" w:rsidR="00A71790">
        <w:rPr>
          <w:rFonts w:eastAsia="Calibri" w:cs="Arial"/>
          <w:sz w:val="20"/>
          <w:szCs w:val="20"/>
          <w:lang w:val="en-ZA" w:eastAsia="en-US"/>
        </w:rPr>
        <w:t>)</w:t>
      </w:r>
      <w:r w:rsidRPr="1C25632A" w:rsidR="000B2876">
        <w:rPr>
          <w:rFonts w:eastAsia="Calibri" w:cs="Arial"/>
          <w:sz w:val="20"/>
          <w:szCs w:val="20"/>
          <w:lang w:val="en-ZA" w:eastAsia="en-US"/>
        </w:rPr>
        <w:t xml:space="preserve"> attached to this Agreement and</w:t>
      </w:r>
      <w:r w:rsidRPr="1C25632A" w:rsidR="003A2A36">
        <w:rPr>
          <w:rFonts w:eastAsia="Calibri" w:cs="Arial"/>
          <w:sz w:val="20"/>
          <w:szCs w:val="20"/>
          <w:lang w:val="en-ZA" w:eastAsia="en-US"/>
        </w:rPr>
        <w:t>/or</w:t>
      </w:r>
      <w:r w:rsidRPr="1C25632A" w:rsidR="000B2876">
        <w:rPr>
          <w:rFonts w:eastAsia="Calibri" w:cs="Arial"/>
          <w:sz w:val="20"/>
          <w:szCs w:val="20"/>
          <w:lang w:val="en-ZA" w:eastAsia="en-US"/>
        </w:rPr>
        <w:t xml:space="preserve"> as </w:t>
      </w:r>
      <w:r w:rsidRPr="1C25632A" w:rsidR="003A2A36">
        <w:rPr>
          <w:rFonts w:eastAsia="Calibri" w:cs="Arial"/>
          <w:sz w:val="20"/>
          <w:szCs w:val="20"/>
          <w:lang w:val="en-ZA" w:eastAsia="en-US"/>
        </w:rPr>
        <w:t xml:space="preserve">may </w:t>
      </w:r>
      <w:r w:rsidRPr="1C25632A" w:rsidR="000B2876">
        <w:rPr>
          <w:rFonts w:eastAsia="Calibri" w:cs="Arial"/>
          <w:sz w:val="20"/>
          <w:szCs w:val="20"/>
          <w:lang w:val="en-ZA" w:eastAsia="en-US"/>
        </w:rPr>
        <w:t>agreed</w:t>
      </w:r>
      <w:r w:rsidRPr="1C25632A" w:rsidR="000B2876">
        <w:rPr>
          <w:rFonts w:eastAsia="Calibri" w:cs="Arial"/>
          <w:sz w:val="20"/>
          <w:szCs w:val="20"/>
          <w:lang w:val="en-ZA" w:eastAsia="en-US"/>
        </w:rPr>
        <w:t xml:space="preserve"> to </w:t>
      </w:r>
      <w:r w:rsidRPr="1C25632A" w:rsidR="00D62459">
        <w:rPr>
          <w:rFonts w:eastAsia="Calibri" w:cs="Arial"/>
          <w:sz w:val="20"/>
          <w:szCs w:val="20"/>
          <w:lang w:val="en-ZA" w:eastAsia="en-US"/>
        </w:rPr>
        <w:t xml:space="preserve">in writing </w:t>
      </w:r>
      <w:r w:rsidRPr="1C25632A" w:rsidR="000B2876">
        <w:rPr>
          <w:rFonts w:eastAsia="Calibri" w:cs="Arial"/>
          <w:sz w:val="20"/>
          <w:szCs w:val="20"/>
          <w:lang w:val="en-ZA" w:eastAsia="en-US"/>
        </w:rPr>
        <w:t xml:space="preserve">between the Parties from time to time. Each Schedule, which shall be incorporated into the Agreement by reference and made part hereof, shall </w:t>
      </w:r>
      <w:r w:rsidRPr="1C25632A" w:rsidR="000B2876">
        <w:rPr>
          <w:rFonts w:eastAsia="Calibri" w:cs="Arial"/>
          <w:sz w:val="20"/>
          <w:szCs w:val="20"/>
          <w:lang w:val="en-ZA" w:eastAsia="en-US"/>
        </w:rPr>
        <w:t>contain</w:t>
      </w:r>
      <w:r w:rsidRPr="1C25632A" w:rsidR="000B2876">
        <w:rPr>
          <w:rFonts w:eastAsia="Calibri" w:cs="Arial"/>
          <w:sz w:val="20"/>
          <w:szCs w:val="20"/>
          <w:lang w:val="en-ZA" w:eastAsia="en-US"/>
        </w:rPr>
        <w:t xml:space="preserve"> </w:t>
      </w:r>
      <w:r w:rsidRPr="1C25632A" w:rsidR="000B2876">
        <w:rPr>
          <w:rFonts w:eastAsia="Calibri" w:cs="Arial"/>
          <w:sz w:val="20"/>
          <w:szCs w:val="20"/>
          <w:lang w:val="en-ZA" w:eastAsia="en-US"/>
        </w:rPr>
        <w:t>additional</w:t>
      </w:r>
      <w:r w:rsidRPr="1C25632A" w:rsidR="000B2876">
        <w:rPr>
          <w:rFonts w:eastAsia="Calibri" w:cs="Arial"/>
          <w:sz w:val="20"/>
          <w:szCs w:val="20"/>
          <w:lang w:val="en-ZA" w:eastAsia="en-US"/>
        </w:rPr>
        <w:t xml:space="preserve"> terms and conditions that are specific to the Services that are the subject of such Schedules. </w:t>
      </w:r>
      <w:r w:rsidRPr="1C25632A" w:rsidR="000B2876">
        <w:rPr>
          <w:rFonts w:eastAsia="Calibri" w:cs="Arial"/>
          <w:sz w:val="20"/>
          <w:szCs w:val="20"/>
          <w:lang w:val="en-ZA" w:eastAsia="en-US"/>
        </w:rPr>
        <w:t>In the event of</w:t>
      </w:r>
      <w:r w:rsidRPr="1C25632A" w:rsidR="000B2876">
        <w:rPr>
          <w:rFonts w:eastAsia="Calibri" w:cs="Arial"/>
          <w:sz w:val="20"/>
          <w:szCs w:val="20"/>
          <w:lang w:val="en-ZA" w:eastAsia="en-US"/>
        </w:rPr>
        <w:t xml:space="preserve"> a conflict between the provisions of any Schedules and this Agreement, the provisions of this Agreement shall prevail. </w:t>
      </w:r>
    </w:p>
    <w:p w:rsidRPr="00F7059B" w:rsidR="000B2876" w:rsidP="00F7059B" w:rsidRDefault="000B2876" w14:paraId="38ED13DF" w14:textId="690C812D">
      <w:pPr>
        <w:numPr>
          <w:ilvl w:val="1"/>
          <w:numId w:val="5"/>
        </w:numPr>
        <w:tabs>
          <w:tab w:val="num" w:pos="2496"/>
        </w:tabs>
        <w:suppressAutoHyphens w:val="0"/>
        <w:spacing w:after="240" w:line="360" w:lineRule="auto"/>
        <w:jc w:val="both"/>
        <w:rPr>
          <w:rFonts w:eastAsia="Calibri" w:cs="Arial"/>
          <w:sz w:val="20"/>
          <w:szCs w:val="20"/>
          <w:lang w:val="en-ZA" w:eastAsia="en-US"/>
        </w:rPr>
      </w:pPr>
      <w:r w:rsidRPr="00F7059B">
        <w:rPr>
          <w:rFonts w:eastAsia="Calibri" w:cs="Arial"/>
          <w:sz w:val="20"/>
          <w:szCs w:val="20"/>
          <w:lang w:val="en-ZA" w:eastAsia="en-US"/>
        </w:rPr>
        <w:t xml:space="preserve">In addition to any further obligations which it may have in terms of this Agreement and the Schedules, the </w:t>
      </w:r>
      <w:r w:rsidRPr="00F7059B" w:rsidR="00495165">
        <w:rPr>
          <w:rFonts w:eastAsia="Calibri" w:cs="Arial"/>
          <w:sz w:val="20"/>
          <w:szCs w:val="20"/>
          <w:lang w:val="en-ZA" w:eastAsia="en-US"/>
        </w:rPr>
        <w:t>Consultant</w:t>
      </w:r>
      <w:r w:rsidRPr="00F7059B">
        <w:rPr>
          <w:rFonts w:eastAsia="Calibri" w:cs="Arial"/>
          <w:sz w:val="20"/>
          <w:szCs w:val="20"/>
          <w:lang w:val="en-ZA" w:eastAsia="en-US"/>
        </w:rPr>
        <w:t xml:space="preserve"> hereby agrees and shall be obliged to ensure that with effect from the Commencement Date and </w:t>
      </w:r>
      <w:r w:rsidRPr="00F7059B" w:rsidR="006E1A1C">
        <w:rPr>
          <w:rFonts w:eastAsia="Calibri" w:cs="Arial"/>
          <w:sz w:val="20"/>
          <w:szCs w:val="20"/>
          <w:lang w:val="en-ZA" w:eastAsia="en-US"/>
        </w:rPr>
        <w:t>during the Engagement</w:t>
      </w:r>
      <w:r w:rsidRPr="00F7059B">
        <w:rPr>
          <w:rFonts w:eastAsia="Calibri" w:cs="Arial"/>
          <w:sz w:val="20"/>
          <w:szCs w:val="20"/>
          <w:lang w:val="en-ZA" w:eastAsia="en-US"/>
        </w:rPr>
        <w:t>:</w:t>
      </w:r>
      <w:r w:rsidRPr="00F7059B" w:rsidR="00664C58">
        <w:rPr>
          <w:rFonts w:eastAsia="Calibri" w:cs="Arial"/>
          <w:sz w:val="20"/>
          <w:szCs w:val="20"/>
          <w:lang w:val="en-ZA" w:eastAsia="en-US"/>
        </w:rPr>
        <w:t xml:space="preserve"> </w:t>
      </w:r>
    </w:p>
    <w:p w:rsidRPr="00F7059B" w:rsidR="000B2876" w:rsidP="00F7059B" w:rsidRDefault="00EA00F7" w14:paraId="7A202C00" w14:textId="62C6A341">
      <w:pPr>
        <w:numPr>
          <w:ilvl w:val="2"/>
          <w:numId w:val="5"/>
        </w:numPr>
        <w:tabs>
          <w:tab w:val="num" w:pos="3063"/>
        </w:tabs>
        <w:suppressAutoHyphens w:val="0"/>
        <w:spacing w:after="240" w:line="360" w:lineRule="auto"/>
        <w:jc w:val="both"/>
        <w:rPr>
          <w:rFonts w:eastAsia="Calibri" w:cs="Arial"/>
          <w:sz w:val="20"/>
          <w:szCs w:val="20"/>
          <w:lang w:val="en-ZA" w:eastAsia="en-US"/>
        </w:rPr>
      </w:pPr>
      <w:bookmarkStart w:name="_Ref460894337" w:id="16"/>
      <w:r w:rsidRPr="00F7059B">
        <w:rPr>
          <w:rFonts w:eastAsia="Calibri" w:cs="Arial"/>
          <w:sz w:val="20"/>
          <w:szCs w:val="20"/>
          <w:lang w:val="en-ZA" w:eastAsia="en-US"/>
        </w:rPr>
        <w:t>he will provide</w:t>
      </w:r>
      <w:r w:rsidRPr="00F7059B" w:rsidR="000B2876">
        <w:rPr>
          <w:rFonts w:eastAsia="Calibri" w:cs="Arial"/>
          <w:sz w:val="20"/>
          <w:szCs w:val="20"/>
          <w:lang w:val="en-ZA" w:eastAsia="en-US"/>
        </w:rPr>
        <w:t xml:space="preserve"> those services upon which the proper performance of the Services </w:t>
      </w:r>
      <w:proofErr w:type="gramStart"/>
      <w:r w:rsidRPr="00F7059B" w:rsidR="000B2876">
        <w:rPr>
          <w:rFonts w:eastAsia="Calibri" w:cs="Arial"/>
          <w:sz w:val="20"/>
          <w:szCs w:val="20"/>
          <w:lang w:val="en-ZA" w:eastAsia="en-US"/>
        </w:rPr>
        <w:t>are</w:t>
      </w:r>
      <w:proofErr w:type="gramEnd"/>
      <w:r w:rsidRPr="00F7059B" w:rsidR="000B2876">
        <w:rPr>
          <w:rFonts w:eastAsia="Calibri" w:cs="Arial"/>
          <w:sz w:val="20"/>
          <w:szCs w:val="20"/>
          <w:lang w:val="en-ZA" w:eastAsia="en-US"/>
        </w:rPr>
        <w:t xml:space="preserve"> dependent and that time is of the essence in providing such services;</w:t>
      </w:r>
      <w:bookmarkEnd w:id="16"/>
    </w:p>
    <w:p w:rsidRPr="00F7059B" w:rsidR="000B2876" w:rsidP="00F7059B" w:rsidRDefault="000B2876" w14:paraId="3F44F29D" w14:textId="70B9105E">
      <w:pPr>
        <w:numPr>
          <w:ilvl w:val="2"/>
          <w:numId w:val="5"/>
        </w:numPr>
        <w:tabs>
          <w:tab w:val="num" w:pos="3063"/>
        </w:tabs>
        <w:suppressAutoHyphens w:val="0"/>
        <w:spacing w:after="240" w:line="360" w:lineRule="auto"/>
        <w:jc w:val="both"/>
        <w:rPr>
          <w:rFonts w:eastAsia="Calibri" w:cs="Arial"/>
          <w:sz w:val="20"/>
          <w:szCs w:val="20"/>
          <w:lang w:val="en-ZA" w:eastAsia="en-US"/>
        </w:rPr>
      </w:pPr>
      <w:bookmarkStart w:name="_Ref460894352" w:id="17"/>
      <w:r w:rsidRPr="00F7059B">
        <w:rPr>
          <w:rFonts w:eastAsia="Calibri" w:cs="Arial"/>
          <w:sz w:val="20"/>
          <w:szCs w:val="20"/>
          <w:lang w:val="en-ZA" w:eastAsia="en-US"/>
        </w:rPr>
        <w:t xml:space="preserve">the Services performed by the </w:t>
      </w:r>
      <w:r w:rsidRPr="00F7059B" w:rsidR="00495165">
        <w:rPr>
          <w:rFonts w:eastAsia="Calibri" w:cs="Arial"/>
          <w:sz w:val="20"/>
          <w:szCs w:val="20"/>
          <w:lang w:val="en-ZA" w:eastAsia="en-US"/>
        </w:rPr>
        <w:t>Consultant</w:t>
      </w:r>
      <w:r w:rsidRPr="00F7059B">
        <w:rPr>
          <w:rFonts w:eastAsia="Calibri" w:cs="Arial"/>
          <w:sz w:val="20"/>
          <w:szCs w:val="20"/>
          <w:lang w:val="en-ZA" w:eastAsia="en-US"/>
        </w:rPr>
        <w:t xml:space="preserve"> are performed in a workmanlike manner and in accordance with international Best Industry Practice;</w:t>
      </w:r>
      <w:bookmarkEnd w:id="17"/>
      <w:r w:rsidRPr="00F7059B">
        <w:rPr>
          <w:rFonts w:eastAsia="Calibri" w:cs="Arial"/>
          <w:sz w:val="20"/>
          <w:szCs w:val="20"/>
          <w:lang w:val="en-ZA" w:eastAsia="en-US"/>
        </w:rPr>
        <w:t xml:space="preserve"> </w:t>
      </w:r>
    </w:p>
    <w:p w:rsidRPr="00F7059B" w:rsidR="000B2876" w:rsidP="00F7059B" w:rsidRDefault="000B2876" w14:paraId="531C3931" w14:textId="7762E14A">
      <w:pPr>
        <w:numPr>
          <w:ilvl w:val="2"/>
          <w:numId w:val="5"/>
        </w:numPr>
        <w:tabs>
          <w:tab w:val="num" w:pos="3063"/>
        </w:tabs>
        <w:suppressAutoHyphens w:val="0"/>
        <w:spacing w:after="240" w:line="360" w:lineRule="auto"/>
        <w:jc w:val="both"/>
        <w:rPr>
          <w:rFonts w:eastAsia="Calibri" w:cs="Arial"/>
          <w:sz w:val="20"/>
          <w:szCs w:val="20"/>
          <w:lang w:val="en-ZA" w:eastAsia="en-US"/>
        </w:rPr>
      </w:pPr>
      <w:r w:rsidRPr="00F7059B">
        <w:rPr>
          <w:rFonts w:eastAsia="Calibri" w:cs="Arial"/>
          <w:sz w:val="20"/>
          <w:szCs w:val="20"/>
          <w:lang w:val="en-ZA" w:eastAsia="en-US"/>
        </w:rPr>
        <w:t xml:space="preserve">without derogating from the generality of clauses </w:t>
      </w:r>
      <w:r w:rsidRPr="00F7059B" w:rsidR="00034F78">
        <w:rPr>
          <w:rFonts w:eastAsia="Calibri" w:cs="Arial"/>
          <w:sz w:val="20"/>
          <w:szCs w:val="20"/>
          <w:lang w:val="en-ZA" w:eastAsia="en-US"/>
        </w:rPr>
        <w:fldChar w:fldCharType="begin"/>
      </w:r>
      <w:r w:rsidRPr="00F7059B" w:rsidR="00034F78">
        <w:rPr>
          <w:rFonts w:eastAsia="Calibri" w:cs="Arial"/>
          <w:sz w:val="20"/>
          <w:szCs w:val="20"/>
          <w:lang w:val="en-ZA" w:eastAsia="en-US"/>
        </w:rPr>
        <w:instrText xml:space="preserve"> REF _Ref460894337 \r \h </w:instrText>
      </w:r>
      <w:r w:rsidRPr="00F7059B" w:rsidR="00B0675F">
        <w:rPr>
          <w:rFonts w:eastAsia="Calibri" w:cs="Arial"/>
          <w:sz w:val="20"/>
          <w:szCs w:val="20"/>
          <w:lang w:val="en-ZA" w:eastAsia="en-US"/>
        </w:rPr>
        <w:instrText xml:space="preserve"> \* MERGEFORMAT </w:instrText>
      </w:r>
      <w:r w:rsidRPr="00F7059B" w:rsidR="00034F78">
        <w:rPr>
          <w:rFonts w:eastAsia="Calibri" w:cs="Arial"/>
          <w:sz w:val="20"/>
          <w:szCs w:val="20"/>
          <w:lang w:val="en-ZA" w:eastAsia="en-US"/>
        </w:rPr>
      </w:r>
      <w:r w:rsidRPr="00F7059B" w:rsidR="00034F78">
        <w:rPr>
          <w:rFonts w:eastAsia="Calibri" w:cs="Arial"/>
          <w:sz w:val="20"/>
          <w:szCs w:val="20"/>
          <w:lang w:val="en-ZA" w:eastAsia="en-US"/>
        </w:rPr>
        <w:fldChar w:fldCharType="separate"/>
      </w:r>
      <w:r w:rsidRPr="00F7059B" w:rsidR="00235B18">
        <w:rPr>
          <w:rFonts w:eastAsia="Calibri" w:cs="Arial"/>
          <w:sz w:val="20"/>
          <w:szCs w:val="20"/>
          <w:lang w:val="en-ZA" w:eastAsia="en-US"/>
        </w:rPr>
        <w:t>5.2.1</w:t>
      </w:r>
      <w:r w:rsidRPr="00F7059B" w:rsidR="00034F78">
        <w:rPr>
          <w:rFonts w:eastAsia="Calibri" w:cs="Arial"/>
          <w:sz w:val="20"/>
          <w:szCs w:val="20"/>
          <w:lang w:val="en-ZA" w:eastAsia="en-US"/>
        </w:rPr>
        <w:fldChar w:fldCharType="end"/>
      </w:r>
      <w:r w:rsidRPr="00F7059B">
        <w:rPr>
          <w:rFonts w:eastAsia="Calibri" w:cs="Arial"/>
          <w:sz w:val="20"/>
          <w:szCs w:val="20"/>
          <w:lang w:val="en-ZA" w:eastAsia="en-US"/>
        </w:rPr>
        <w:t xml:space="preserve"> and </w:t>
      </w:r>
      <w:r w:rsidRPr="00F7059B" w:rsidR="00034F78">
        <w:rPr>
          <w:rFonts w:eastAsia="Calibri" w:cs="Arial"/>
          <w:sz w:val="20"/>
          <w:szCs w:val="20"/>
          <w:lang w:val="en-ZA" w:eastAsia="en-US"/>
        </w:rPr>
        <w:fldChar w:fldCharType="begin"/>
      </w:r>
      <w:r w:rsidRPr="00F7059B" w:rsidR="00034F78">
        <w:rPr>
          <w:rFonts w:eastAsia="Calibri" w:cs="Arial"/>
          <w:sz w:val="20"/>
          <w:szCs w:val="20"/>
          <w:lang w:val="en-ZA" w:eastAsia="en-US"/>
        </w:rPr>
        <w:instrText xml:space="preserve"> REF _Ref460894352 \r \h </w:instrText>
      </w:r>
      <w:r w:rsidRPr="00F7059B" w:rsidR="00B0675F">
        <w:rPr>
          <w:rFonts w:eastAsia="Calibri" w:cs="Arial"/>
          <w:sz w:val="20"/>
          <w:szCs w:val="20"/>
          <w:lang w:val="en-ZA" w:eastAsia="en-US"/>
        </w:rPr>
        <w:instrText xml:space="preserve"> \* MERGEFORMAT </w:instrText>
      </w:r>
      <w:r w:rsidRPr="00F7059B" w:rsidR="00034F78">
        <w:rPr>
          <w:rFonts w:eastAsia="Calibri" w:cs="Arial"/>
          <w:sz w:val="20"/>
          <w:szCs w:val="20"/>
          <w:lang w:val="en-ZA" w:eastAsia="en-US"/>
        </w:rPr>
      </w:r>
      <w:r w:rsidRPr="00F7059B" w:rsidR="00034F78">
        <w:rPr>
          <w:rFonts w:eastAsia="Calibri" w:cs="Arial"/>
          <w:sz w:val="20"/>
          <w:szCs w:val="20"/>
          <w:lang w:val="en-ZA" w:eastAsia="en-US"/>
        </w:rPr>
        <w:fldChar w:fldCharType="separate"/>
      </w:r>
      <w:r w:rsidRPr="00F7059B" w:rsidR="00235B18">
        <w:rPr>
          <w:rFonts w:eastAsia="Calibri" w:cs="Arial"/>
          <w:sz w:val="20"/>
          <w:szCs w:val="20"/>
          <w:lang w:val="en-ZA" w:eastAsia="en-US"/>
        </w:rPr>
        <w:t>5.2.2</w:t>
      </w:r>
      <w:r w:rsidRPr="00F7059B" w:rsidR="00034F78">
        <w:rPr>
          <w:rFonts w:eastAsia="Calibri" w:cs="Arial"/>
          <w:sz w:val="20"/>
          <w:szCs w:val="20"/>
          <w:lang w:val="en-ZA" w:eastAsia="en-US"/>
        </w:rPr>
        <w:fldChar w:fldCharType="end"/>
      </w:r>
      <w:r w:rsidRPr="00F7059B" w:rsidR="00034F78">
        <w:rPr>
          <w:rFonts w:eastAsia="Calibri" w:cs="Arial"/>
          <w:sz w:val="20"/>
          <w:szCs w:val="20"/>
          <w:lang w:val="en-ZA" w:eastAsia="en-US"/>
        </w:rPr>
        <w:t xml:space="preserve"> above</w:t>
      </w:r>
      <w:r w:rsidRPr="00F7059B">
        <w:rPr>
          <w:rFonts w:eastAsia="Calibri" w:cs="Arial"/>
          <w:sz w:val="20"/>
          <w:szCs w:val="20"/>
          <w:lang w:val="en-ZA" w:eastAsia="en-US"/>
        </w:rPr>
        <w:t xml:space="preserve">, </w:t>
      </w:r>
      <w:r w:rsidRPr="00F7059B" w:rsidR="00685039">
        <w:rPr>
          <w:rFonts w:eastAsia="Calibri" w:cs="Arial"/>
          <w:sz w:val="20"/>
          <w:szCs w:val="20"/>
          <w:lang w:val="en-ZA" w:eastAsia="en-US"/>
        </w:rPr>
        <w:t>the Consultant shall</w:t>
      </w:r>
      <w:r w:rsidRPr="00F7059B">
        <w:rPr>
          <w:rFonts w:eastAsia="Calibri" w:cs="Arial"/>
          <w:sz w:val="20"/>
          <w:szCs w:val="20"/>
          <w:lang w:val="en-ZA" w:eastAsia="en-US"/>
        </w:rPr>
        <w:t xml:space="preserve"> compl</w:t>
      </w:r>
      <w:r w:rsidRPr="00F7059B" w:rsidR="00685039">
        <w:rPr>
          <w:rFonts w:eastAsia="Calibri" w:cs="Arial"/>
          <w:sz w:val="20"/>
          <w:szCs w:val="20"/>
          <w:lang w:val="en-ZA" w:eastAsia="en-US"/>
        </w:rPr>
        <w:t>y</w:t>
      </w:r>
      <w:r w:rsidRPr="00F7059B">
        <w:rPr>
          <w:rFonts w:eastAsia="Calibri" w:cs="Arial"/>
          <w:sz w:val="20"/>
          <w:szCs w:val="20"/>
          <w:lang w:val="en-ZA" w:eastAsia="en-US"/>
        </w:rPr>
        <w:t xml:space="preserve"> with its obligations </w:t>
      </w:r>
      <w:r w:rsidRPr="00F7059B" w:rsidR="00034F78">
        <w:rPr>
          <w:rFonts w:eastAsia="Calibri" w:cs="Arial"/>
          <w:sz w:val="20"/>
          <w:szCs w:val="20"/>
          <w:lang w:val="en-ZA" w:eastAsia="en-US"/>
        </w:rPr>
        <w:t xml:space="preserve">as </w:t>
      </w:r>
      <w:r w:rsidRPr="00F7059B">
        <w:rPr>
          <w:rFonts w:eastAsia="Calibri" w:cs="Arial"/>
          <w:sz w:val="20"/>
          <w:szCs w:val="20"/>
          <w:lang w:val="en-ZA" w:eastAsia="en-US"/>
        </w:rPr>
        <w:t xml:space="preserve">set out in the </w:t>
      </w:r>
      <w:r w:rsidRPr="00F7059B" w:rsidR="00034F78">
        <w:rPr>
          <w:rFonts w:eastAsia="Calibri" w:cs="Arial"/>
          <w:sz w:val="20"/>
          <w:szCs w:val="20"/>
          <w:lang w:val="en-ZA" w:eastAsia="en-US"/>
        </w:rPr>
        <w:t xml:space="preserve">relevant </w:t>
      </w:r>
      <w:r w:rsidRPr="00F7059B">
        <w:rPr>
          <w:rFonts w:eastAsia="Calibri" w:cs="Arial"/>
          <w:sz w:val="20"/>
          <w:szCs w:val="20"/>
          <w:lang w:val="en-ZA" w:eastAsia="en-US"/>
        </w:rPr>
        <w:t>Schedule;</w:t>
      </w:r>
    </w:p>
    <w:p w:rsidRPr="00F7059B" w:rsidR="000B2876" w:rsidP="00F7059B" w:rsidRDefault="00685039" w14:paraId="7CCAE390" w14:textId="5314AE69">
      <w:pPr>
        <w:numPr>
          <w:ilvl w:val="2"/>
          <w:numId w:val="5"/>
        </w:numPr>
        <w:tabs>
          <w:tab w:val="num" w:pos="3063"/>
        </w:tabs>
        <w:suppressAutoHyphens w:val="0"/>
        <w:spacing w:after="240" w:line="360" w:lineRule="auto"/>
        <w:jc w:val="both"/>
        <w:rPr>
          <w:rFonts w:eastAsia="Calibri" w:cs="Arial"/>
          <w:sz w:val="20"/>
          <w:szCs w:val="20"/>
          <w:lang w:val="en-ZA" w:eastAsia="en-US"/>
        </w:rPr>
      </w:pPr>
      <w:r w:rsidRPr="00F7059B">
        <w:rPr>
          <w:rFonts w:eastAsia="Calibri" w:cs="Arial"/>
          <w:sz w:val="20"/>
          <w:szCs w:val="20"/>
          <w:lang w:val="en-ZA" w:eastAsia="en-US"/>
        </w:rPr>
        <w:t>the Consultant shall</w:t>
      </w:r>
      <w:r w:rsidRPr="00F7059B" w:rsidR="000B2876">
        <w:rPr>
          <w:rFonts w:eastAsia="Calibri" w:cs="Arial"/>
          <w:sz w:val="20"/>
          <w:szCs w:val="20"/>
          <w:lang w:val="en-ZA" w:eastAsia="en-US"/>
        </w:rPr>
        <w:t xml:space="preserve"> procure sufficient resources (including human resources, equipment and facilities) and manages, co-ordinates and maintains such resources to enable </w:t>
      </w:r>
      <w:r w:rsidRPr="00F7059B" w:rsidR="00CD7757">
        <w:rPr>
          <w:rFonts w:eastAsia="Calibri" w:cs="Arial"/>
          <w:sz w:val="20"/>
          <w:szCs w:val="20"/>
          <w:lang w:val="en-ZA" w:eastAsia="en-US"/>
        </w:rPr>
        <w:t>the Consultant</w:t>
      </w:r>
      <w:r w:rsidRPr="00F7059B" w:rsidR="000B2876">
        <w:rPr>
          <w:rFonts w:eastAsia="Calibri" w:cs="Arial"/>
          <w:sz w:val="20"/>
          <w:szCs w:val="20"/>
          <w:lang w:val="en-ZA" w:eastAsia="en-US"/>
        </w:rPr>
        <w:t xml:space="preserve"> to fulfil </w:t>
      </w:r>
      <w:proofErr w:type="gramStart"/>
      <w:r w:rsidRPr="00F7059B" w:rsidR="000B2876">
        <w:rPr>
          <w:rFonts w:eastAsia="Calibri" w:cs="Arial"/>
          <w:sz w:val="20"/>
          <w:szCs w:val="20"/>
          <w:lang w:val="en-ZA" w:eastAsia="en-US"/>
        </w:rPr>
        <w:t xml:space="preserve">all </w:t>
      </w:r>
      <w:r w:rsidRPr="00F7059B" w:rsidR="00664C58">
        <w:rPr>
          <w:rFonts w:eastAsia="Calibri" w:cs="Arial"/>
          <w:sz w:val="20"/>
          <w:szCs w:val="20"/>
          <w:lang w:val="en-ZA" w:eastAsia="en-US"/>
        </w:rPr>
        <w:t>of</w:t>
      </w:r>
      <w:proofErr w:type="gramEnd"/>
      <w:r w:rsidRPr="00F7059B" w:rsidR="00664C58">
        <w:rPr>
          <w:rFonts w:eastAsia="Calibri" w:cs="Arial"/>
          <w:sz w:val="20"/>
          <w:szCs w:val="20"/>
          <w:lang w:val="en-ZA" w:eastAsia="en-US"/>
        </w:rPr>
        <w:t xml:space="preserve"> </w:t>
      </w:r>
      <w:r w:rsidRPr="00F7059B" w:rsidR="000B2876">
        <w:rPr>
          <w:rFonts w:eastAsia="Calibri" w:cs="Arial"/>
          <w:sz w:val="20"/>
          <w:szCs w:val="20"/>
          <w:lang w:val="en-ZA" w:eastAsia="en-US"/>
        </w:rPr>
        <w:t>its obligations under this Agreement;</w:t>
      </w:r>
    </w:p>
    <w:p w:rsidRPr="00F7059B" w:rsidR="000B2876" w:rsidP="00F7059B" w:rsidRDefault="00CD7757" w14:paraId="0E89188E" w14:textId="6BC6FF6C">
      <w:pPr>
        <w:numPr>
          <w:ilvl w:val="2"/>
          <w:numId w:val="5"/>
        </w:numPr>
        <w:tabs>
          <w:tab w:val="num" w:pos="3063"/>
        </w:tabs>
        <w:suppressAutoHyphens w:val="0"/>
        <w:spacing w:after="240" w:line="360" w:lineRule="auto"/>
        <w:jc w:val="both"/>
        <w:rPr>
          <w:rFonts w:eastAsia="Calibri" w:cs="Arial"/>
          <w:sz w:val="20"/>
          <w:szCs w:val="20"/>
          <w:lang w:val="en-ZA" w:eastAsia="en-US"/>
        </w:rPr>
      </w:pPr>
      <w:r w:rsidRPr="1C25632A" w:rsidR="00CD7757">
        <w:rPr>
          <w:rFonts w:eastAsia="Calibri" w:cs="Arial"/>
          <w:sz w:val="20"/>
          <w:szCs w:val="20"/>
          <w:lang w:val="en-ZA" w:eastAsia="en-US"/>
        </w:rPr>
        <w:t>the Consultant</w:t>
      </w:r>
      <w:r w:rsidRPr="1C25632A" w:rsidR="000B2876">
        <w:rPr>
          <w:rFonts w:eastAsia="Calibri" w:cs="Arial"/>
          <w:sz w:val="20"/>
          <w:szCs w:val="20"/>
          <w:lang w:val="en-ZA" w:eastAsia="en-US"/>
        </w:rPr>
        <w:t xml:space="preserve"> shall not outsource the Services to or have the Services performed by a </w:t>
      </w:r>
      <w:r w:rsidRPr="1C25632A" w:rsidR="000B2876">
        <w:rPr>
          <w:rFonts w:eastAsia="Calibri" w:cs="Arial"/>
          <w:sz w:val="20"/>
          <w:szCs w:val="20"/>
          <w:lang w:val="en-ZA" w:eastAsia="en-US"/>
        </w:rPr>
        <w:t>third party</w:t>
      </w:r>
      <w:r w:rsidRPr="1C25632A" w:rsidR="000B2876">
        <w:rPr>
          <w:rFonts w:eastAsia="Calibri" w:cs="Arial"/>
          <w:sz w:val="20"/>
          <w:szCs w:val="20"/>
          <w:lang w:val="en-ZA" w:eastAsia="en-US"/>
        </w:rPr>
        <w:t xml:space="preserve"> service provider without </w:t>
      </w:r>
      <w:r w:rsidRPr="1C25632A" w:rsidR="0072084C">
        <w:rPr>
          <w:rFonts w:eastAsia="Calibri" w:cs="Arial"/>
          <w:sz w:val="20"/>
          <w:szCs w:val="20"/>
          <w:lang w:val="en-ZA" w:eastAsia="en-US"/>
        </w:rPr>
        <w:t xml:space="preserve">the </w:t>
      </w:r>
      <w:r w:rsidRPr="1C25632A" w:rsidR="1E2FB060">
        <w:rPr>
          <w:rFonts w:eastAsia="Calibri" w:cs="Arial"/>
          <w:sz w:val="20"/>
          <w:szCs w:val="20"/>
          <w:lang w:val="en-ZA" w:eastAsia="en-US"/>
        </w:rPr>
        <w:t>[COMPANY NAME]</w:t>
      </w:r>
      <w:r w:rsidRPr="1C25632A" w:rsidR="001324A9">
        <w:rPr>
          <w:rFonts w:eastAsia="Calibri" w:cs="Arial"/>
          <w:sz w:val="20"/>
          <w:szCs w:val="20"/>
          <w:lang w:val="en-ZA" w:eastAsia="en-US"/>
        </w:rPr>
        <w:t>’s</w:t>
      </w:r>
      <w:r w:rsidRPr="1C25632A" w:rsidR="000B2876">
        <w:rPr>
          <w:rFonts w:eastAsia="Calibri" w:cs="Arial"/>
          <w:sz w:val="20"/>
          <w:szCs w:val="20"/>
          <w:lang w:val="en-ZA" w:eastAsia="en-US"/>
        </w:rPr>
        <w:t xml:space="preserve"> </w:t>
      </w:r>
      <w:r w:rsidRPr="1C25632A" w:rsidR="00465685">
        <w:rPr>
          <w:rFonts w:eastAsia="Calibri" w:cs="Arial"/>
          <w:sz w:val="20"/>
          <w:szCs w:val="20"/>
          <w:lang w:val="en-ZA" w:eastAsia="en-US"/>
        </w:rPr>
        <w:t xml:space="preserve">prior </w:t>
      </w:r>
      <w:r w:rsidRPr="1C25632A" w:rsidR="000B2876">
        <w:rPr>
          <w:rFonts w:eastAsia="Calibri" w:cs="Arial"/>
          <w:sz w:val="20"/>
          <w:szCs w:val="20"/>
          <w:lang w:val="en-ZA" w:eastAsia="en-US"/>
        </w:rPr>
        <w:t>written approval;</w:t>
      </w:r>
    </w:p>
    <w:p w:rsidRPr="00F7059B" w:rsidR="000B2876" w:rsidP="00F7059B" w:rsidRDefault="0072084C" w14:paraId="3C7FC233" w14:textId="43B6B9C1">
      <w:pPr>
        <w:numPr>
          <w:ilvl w:val="2"/>
          <w:numId w:val="5"/>
        </w:numPr>
        <w:tabs>
          <w:tab w:val="num" w:pos="3063"/>
        </w:tabs>
        <w:suppressAutoHyphens w:val="0"/>
        <w:spacing w:after="240" w:line="360" w:lineRule="auto"/>
        <w:jc w:val="both"/>
        <w:rPr>
          <w:rFonts w:eastAsia="Calibri" w:cs="Arial"/>
          <w:sz w:val="20"/>
          <w:szCs w:val="20"/>
          <w:lang w:val="en-ZA" w:eastAsia="en-US"/>
        </w:rPr>
      </w:pPr>
      <w:r w:rsidRPr="00F7059B">
        <w:rPr>
          <w:rFonts w:eastAsia="Calibri" w:cs="Arial"/>
          <w:sz w:val="20"/>
          <w:szCs w:val="20"/>
          <w:lang w:val="en-ZA" w:eastAsia="en-US"/>
        </w:rPr>
        <w:t xml:space="preserve">the Consultant </w:t>
      </w:r>
      <w:r w:rsidRPr="00F7059B" w:rsidR="009827DB">
        <w:rPr>
          <w:rFonts w:eastAsia="Calibri" w:cs="Arial"/>
          <w:sz w:val="20"/>
          <w:szCs w:val="20"/>
          <w:lang w:val="en-ZA" w:eastAsia="en-US"/>
        </w:rPr>
        <w:t>is</w:t>
      </w:r>
      <w:r w:rsidRPr="00F7059B" w:rsidR="000B2876">
        <w:rPr>
          <w:rFonts w:eastAsia="Calibri" w:cs="Arial"/>
          <w:sz w:val="20"/>
          <w:szCs w:val="20"/>
          <w:lang w:val="en-ZA" w:eastAsia="en-US"/>
        </w:rPr>
        <w:t xml:space="preserve"> suitably qualified and ha</w:t>
      </w:r>
      <w:r w:rsidRPr="00F7059B" w:rsidR="009827DB">
        <w:rPr>
          <w:rFonts w:eastAsia="Calibri" w:cs="Arial"/>
          <w:sz w:val="20"/>
          <w:szCs w:val="20"/>
          <w:lang w:val="en-ZA" w:eastAsia="en-US"/>
        </w:rPr>
        <w:t>s</w:t>
      </w:r>
      <w:r w:rsidRPr="00F7059B" w:rsidR="000B2876">
        <w:rPr>
          <w:rFonts w:eastAsia="Calibri" w:cs="Arial"/>
          <w:sz w:val="20"/>
          <w:szCs w:val="20"/>
          <w:lang w:val="en-ZA" w:eastAsia="en-US"/>
        </w:rPr>
        <w:t xml:space="preserve"> all </w:t>
      </w:r>
      <w:r w:rsidRPr="00F7059B" w:rsidR="009827DB">
        <w:rPr>
          <w:rFonts w:eastAsia="Calibri" w:cs="Arial"/>
          <w:sz w:val="20"/>
          <w:szCs w:val="20"/>
          <w:lang w:val="en-ZA" w:eastAsia="en-US"/>
        </w:rPr>
        <w:t xml:space="preserve">the </w:t>
      </w:r>
      <w:r w:rsidRPr="00F7059B" w:rsidR="000B2876">
        <w:rPr>
          <w:rFonts w:eastAsia="Calibri" w:cs="Arial"/>
          <w:sz w:val="20"/>
          <w:szCs w:val="20"/>
          <w:lang w:val="en-ZA" w:eastAsia="en-US"/>
        </w:rPr>
        <w:t>necessary skill</w:t>
      </w:r>
      <w:r w:rsidRPr="00F7059B" w:rsidR="009827DB">
        <w:rPr>
          <w:rFonts w:eastAsia="Calibri" w:cs="Arial"/>
          <w:sz w:val="20"/>
          <w:szCs w:val="20"/>
          <w:lang w:val="en-ZA" w:eastAsia="en-US"/>
        </w:rPr>
        <w:t>s</w:t>
      </w:r>
      <w:r w:rsidRPr="00F7059B" w:rsidR="000B2876">
        <w:rPr>
          <w:rFonts w:eastAsia="Calibri" w:cs="Arial"/>
          <w:sz w:val="20"/>
          <w:szCs w:val="20"/>
          <w:lang w:val="en-ZA" w:eastAsia="en-US"/>
        </w:rPr>
        <w:t xml:space="preserve"> and expertise to properly provide the Services;</w:t>
      </w:r>
    </w:p>
    <w:p w:rsidRPr="00F7059B" w:rsidR="000B2876" w:rsidP="00F7059B" w:rsidRDefault="009827DB" w14:paraId="0C49E45D" w14:textId="07CC4592">
      <w:pPr>
        <w:numPr>
          <w:ilvl w:val="2"/>
          <w:numId w:val="5"/>
        </w:numPr>
        <w:tabs>
          <w:tab w:val="num" w:pos="3063"/>
        </w:tabs>
        <w:suppressAutoHyphens w:val="0"/>
        <w:spacing w:after="240" w:line="360" w:lineRule="auto"/>
        <w:jc w:val="both"/>
        <w:rPr>
          <w:rFonts w:eastAsia="Calibri" w:cs="Arial"/>
          <w:sz w:val="20"/>
          <w:szCs w:val="20"/>
          <w:lang w:val="en-ZA" w:eastAsia="en-US"/>
        </w:rPr>
      </w:pPr>
      <w:r w:rsidRPr="1C25632A" w:rsidR="009827DB">
        <w:rPr>
          <w:rFonts w:eastAsia="Calibri" w:cs="Arial"/>
          <w:sz w:val="20"/>
          <w:szCs w:val="20"/>
          <w:lang w:val="en-ZA" w:eastAsia="en-US"/>
        </w:rPr>
        <w:t>the Consultant shall</w:t>
      </w:r>
      <w:r w:rsidRPr="1C25632A" w:rsidR="000B2876">
        <w:rPr>
          <w:rFonts w:eastAsia="Calibri" w:cs="Arial"/>
          <w:sz w:val="20"/>
          <w:szCs w:val="20"/>
          <w:lang w:val="en-ZA" w:eastAsia="en-US"/>
        </w:rPr>
        <w:t xml:space="preserve"> provide such reasonable </w:t>
      </w:r>
      <w:r w:rsidRPr="1C25632A" w:rsidR="000B2876">
        <w:rPr>
          <w:rFonts w:eastAsia="Calibri" w:cs="Arial"/>
          <w:sz w:val="20"/>
          <w:szCs w:val="20"/>
          <w:lang w:val="en-ZA" w:eastAsia="en-US"/>
        </w:rPr>
        <w:t>assistance</w:t>
      </w:r>
      <w:r w:rsidRPr="1C25632A" w:rsidR="000B2876">
        <w:rPr>
          <w:rFonts w:eastAsia="Calibri" w:cs="Arial"/>
          <w:sz w:val="20"/>
          <w:szCs w:val="20"/>
          <w:lang w:val="en-ZA" w:eastAsia="en-US"/>
        </w:rPr>
        <w:t xml:space="preserve"> as may be requested by </w:t>
      </w:r>
      <w:r w:rsidRPr="1C25632A" w:rsidR="1E2FB060">
        <w:rPr>
          <w:rFonts w:eastAsia="Calibri" w:cs="Arial"/>
          <w:sz w:val="20"/>
          <w:szCs w:val="20"/>
          <w:lang w:val="en-ZA" w:eastAsia="en-US"/>
        </w:rPr>
        <w:t>[COMPANY NAME]</w:t>
      </w:r>
      <w:r w:rsidRPr="1C25632A" w:rsidR="000B2876">
        <w:rPr>
          <w:rFonts w:eastAsia="Calibri" w:cs="Arial"/>
          <w:sz w:val="20"/>
          <w:szCs w:val="20"/>
          <w:lang w:val="en-ZA" w:eastAsia="en-US"/>
        </w:rPr>
        <w:t xml:space="preserve"> </w:t>
      </w:r>
      <w:r w:rsidRPr="1C25632A" w:rsidR="000B2876">
        <w:rPr>
          <w:rFonts w:eastAsia="Calibri" w:cs="Arial"/>
          <w:sz w:val="20"/>
          <w:szCs w:val="20"/>
          <w:lang w:val="en-ZA" w:eastAsia="en-US"/>
        </w:rPr>
        <w:t>with regard to</w:t>
      </w:r>
      <w:r w:rsidRPr="1C25632A" w:rsidR="000B2876">
        <w:rPr>
          <w:rFonts w:eastAsia="Calibri" w:cs="Arial"/>
          <w:sz w:val="20"/>
          <w:szCs w:val="20"/>
          <w:lang w:val="en-ZA" w:eastAsia="en-US"/>
        </w:rPr>
        <w:t xml:space="preserve"> the Services;</w:t>
      </w:r>
    </w:p>
    <w:p w:rsidRPr="00F7059B" w:rsidR="000B2876" w:rsidP="00F7059B" w:rsidRDefault="009827DB" w14:paraId="09CA825B" w14:textId="14C0DB85">
      <w:pPr>
        <w:numPr>
          <w:ilvl w:val="2"/>
          <w:numId w:val="5"/>
        </w:numPr>
        <w:tabs>
          <w:tab w:val="num" w:pos="3063"/>
        </w:tabs>
        <w:suppressAutoHyphens w:val="0"/>
        <w:spacing w:after="240" w:line="360" w:lineRule="auto"/>
        <w:jc w:val="both"/>
        <w:rPr>
          <w:rFonts w:eastAsia="Calibri" w:cs="Arial"/>
          <w:sz w:val="20"/>
          <w:szCs w:val="20"/>
          <w:lang w:val="en-ZA" w:eastAsia="en-US"/>
        </w:rPr>
      </w:pPr>
      <w:r w:rsidRPr="00F7059B">
        <w:rPr>
          <w:rFonts w:eastAsia="Calibri" w:cs="Arial"/>
          <w:sz w:val="20"/>
          <w:szCs w:val="20"/>
          <w:lang w:val="en-ZA" w:eastAsia="en-US"/>
        </w:rPr>
        <w:t xml:space="preserve">the Consultant, to </w:t>
      </w:r>
      <w:r w:rsidRPr="00F7059B" w:rsidR="00D00F46">
        <w:rPr>
          <w:rFonts w:eastAsia="Calibri" w:cs="Arial"/>
          <w:sz w:val="20"/>
          <w:szCs w:val="20"/>
          <w:lang w:val="en-ZA" w:eastAsia="en-US"/>
        </w:rPr>
        <w:t xml:space="preserve">the extent applicable, </w:t>
      </w:r>
      <w:r w:rsidRPr="00F7059B" w:rsidR="000B2876">
        <w:rPr>
          <w:rFonts w:eastAsia="Calibri" w:cs="Arial"/>
          <w:sz w:val="20"/>
          <w:szCs w:val="20"/>
          <w:lang w:val="en-ZA" w:eastAsia="en-US"/>
        </w:rPr>
        <w:t xml:space="preserve">has procured all Approvals necessary to perform </w:t>
      </w:r>
      <w:r w:rsidRPr="00F7059B" w:rsidR="00D00F46">
        <w:rPr>
          <w:rFonts w:eastAsia="Calibri" w:cs="Arial"/>
          <w:sz w:val="20"/>
          <w:szCs w:val="20"/>
          <w:lang w:val="en-ZA" w:eastAsia="en-US"/>
        </w:rPr>
        <w:t>the</w:t>
      </w:r>
      <w:r w:rsidRPr="00F7059B" w:rsidR="000B2876">
        <w:rPr>
          <w:rFonts w:eastAsia="Calibri" w:cs="Arial"/>
          <w:sz w:val="20"/>
          <w:szCs w:val="20"/>
          <w:lang w:val="en-ZA" w:eastAsia="en-US"/>
        </w:rPr>
        <w:t xml:space="preserve"> obligations </w:t>
      </w:r>
      <w:r w:rsidRPr="00F7059B" w:rsidR="00D00F46">
        <w:rPr>
          <w:rFonts w:eastAsia="Calibri" w:cs="Arial"/>
          <w:sz w:val="20"/>
          <w:szCs w:val="20"/>
          <w:lang w:val="en-ZA" w:eastAsia="en-US"/>
        </w:rPr>
        <w:t xml:space="preserve">contemplated </w:t>
      </w:r>
      <w:r w:rsidRPr="00F7059B" w:rsidR="000B2876">
        <w:rPr>
          <w:rFonts w:eastAsia="Calibri" w:cs="Arial"/>
          <w:sz w:val="20"/>
          <w:szCs w:val="20"/>
          <w:lang w:val="en-ZA" w:eastAsia="en-US"/>
        </w:rPr>
        <w:t xml:space="preserve">under this Agreement and shall ensure that such Approvals remain valid for the duration of this Agreement; </w:t>
      </w:r>
    </w:p>
    <w:p w:rsidRPr="00F7059B" w:rsidR="000B2876" w:rsidP="00F7059B" w:rsidRDefault="000B2876" w14:paraId="38F783DF" w14:textId="1003337F">
      <w:pPr>
        <w:numPr>
          <w:ilvl w:val="2"/>
          <w:numId w:val="5"/>
        </w:numPr>
        <w:tabs>
          <w:tab w:val="num" w:pos="3063"/>
        </w:tabs>
        <w:suppressAutoHyphens w:val="0"/>
        <w:spacing w:after="240" w:line="360" w:lineRule="auto"/>
        <w:jc w:val="both"/>
        <w:rPr>
          <w:rFonts w:eastAsia="Calibri" w:cs="Arial"/>
          <w:sz w:val="20"/>
          <w:szCs w:val="20"/>
          <w:lang w:val="en-ZA" w:eastAsia="en-US"/>
        </w:rPr>
      </w:pPr>
      <w:r w:rsidRPr="00F7059B">
        <w:rPr>
          <w:rFonts w:eastAsia="Calibri" w:cs="Arial"/>
          <w:sz w:val="20"/>
          <w:szCs w:val="20"/>
          <w:lang w:val="en-ZA" w:eastAsia="en-US"/>
        </w:rPr>
        <w:t xml:space="preserve">the Services performed by </w:t>
      </w:r>
      <w:r w:rsidRPr="00F7059B" w:rsidR="00D00F46">
        <w:rPr>
          <w:rFonts w:eastAsia="Calibri" w:cs="Arial"/>
          <w:sz w:val="20"/>
          <w:szCs w:val="20"/>
          <w:lang w:val="en-ZA" w:eastAsia="en-US"/>
        </w:rPr>
        <w:t>the Consultant</w:t>
      </w:r>
      <w:r w:rsidRPr="00F7059B">
        <w:rPr>
          <w:rFonts w:eastAsia="Calibri" w:cs="Arial"/>
          <w:sz w:val="20"/>
          <w:szCs w:val="20"/>
          <w:lang w:val="en-ZA" w:eastAsia="en-US"/>
        </w:rPr>
        <w:t xml:space="preserve"> are performed with a high degree safety, confidentiality, professional skill, care and competence in accordance with the Service</w:t>
      </w:r>
      <w:r w:rsidRPr="00F7059B" w:rsidR="006031C7">
        <w:rPr>
          <w:rFonts w:eastAsia="Calibri" w:cs="Arial"/>
          <w:sz w:val="20"/>
          <w:szCs w:val="20"/>
          <w:lang w:val="en-ZA" w:eastAsia="en-US"/>
        </w:rPr>
        <w:t>s’</w:t>
      </w:r>
      <w:r w:rsidRPr="00F7059B">
        <w:rPr>
          <w:rFonts w:eastAsia="Calibri" w:cs="Arial"/>
          <w:sz w:val="20"/>
          <w:szCs w:val="20"/>
          <w:lang w:val="en-ZA" w:eastAsia="en-US"/>
        </w:rPr>
        <w:t xml:space="preserve"> Schedule; and</w:t>
      </w:r>
    </w:p>
    <w:p w:rsidRPr="00F7059B" w:rsidR="000B2876" w:rsidP="00F7059B" w:rsidRDefault="000B2876" w14:paraId="0A8ADF4D" w14:textId="359EF5F5">
      <w:pPr>
        <w:numPr>
          <w:ilvl w:val="2"/>
          <w:numId w:val="5"/>
        </w:numPr>
        <w:tabs>
          <w:tab w:val="num" w:pos="3063"/>
        </w:tabs>
        <w:suppressAutoHyphens w:val="0"/>
        <w:spacing w:after="240" w:line="360" w:lineRule="auto"/>
        <w:jc w:val="both"/>
        <w:rPr>
          <w:rFonts w:eastAsia="Calibri" w:cs="Arial"/>
          <w:sz w:val="20"/>
          <w:szCs w:val="20"/>
          <w:lang w:val="en-ZA" w:eastAsia="en-US"/>
        </w:rPr>
      </w:pPr>
      <w:r w:rsidRPr="1C25632A" w:rsidR="000B2876">
        <w:rPr>
          <w:rFonts w:eastAsia="Calibri" w:cs="Arial"/>
          <w:sz w:val="20"/>
          <w:szCs w:val="20"/>
          <w:lang w:val="en-ZA" w:eastAsia="en-US"/>
        </w:rPr>
        <w:t xml:space="preserve">when at any premises belonging to </w:t>
      </w:r>
      <w:r w:rsidRPr="1C25632A" w:rsidR="1E2FB060">
        <w:rPr>
          <w:rFonts w:eastAsia="Calibri" w:cs="Arial"/>
          <w:sz w:val="20"/>
          <w:szCs w:val="20"/>
          <w:lang w:val="en-ZA" w:eastAsia="en-US"/>
        </w:rPr>
        <w:t>[COMPANY NAME]</w:t>
      </w:r>
      <w:r w:rsidRPr="1C25632A" w:rsidR="000B2876">
        <w:rPr>
          <w:rFonts w:eastAsia="Calibri" w:cs="Arial"/>
          <w:sz w:val="20"/>
          <w:szCs w:val="20"/>
          <w:lang w:val="en-ZA" w:eastAsia="en-US"/>
        </w:rPr>
        <w:t xml:space="preserve"> or any of its Affiliates, </w:t>
      </w:r>
      <w:r w:rsidRPr="1C25632A" w:rsidR="0089292C">
        <w:rPr>
          <w:rFonts w:eastAsia="Calibri" w:cs="Arial"/>
          <w:sz w:val="20"/>
          <w:szCs w:val="20"/>
          <w:lang w:val="en-ZA" w:eastAsia="en-US"/>
        </w:rPr>
        <w:t>the Consultant (including any of its agents)</w:t>
      </w:r>
      <w:r w:rsidRPr="1C25632A" w:rsidR="000B2876">
        <w:rPr>
          <w:rFonts w:eastAsia="Calibri" w:cs="Arial"/>
          <w:sz w:val="20"/>
          <w:szCs w:val="20"/>
          <w:lang w:val="en-ZA" w:eastAsia="en-US"/>
        </w:rPr>
        <w:t xml:space="preserve"> shall adhere to all policies </w:t>
      </w:r>
      <w:r w:rsidRPr="1C25632A" w:rsidR="007D7E0B">
        <w:rPr>
          <w:rFonts w:eastAsia="Calibri" w:cs="Arial"/>
          <w:sz w:val="20"/>
          <w:szCs w:val="20"/>
          <w:lang w:val="en-ZA" w:eastAsia="en-US"/>
        </w:rPr>
        <w:t xml:space="preserve">as may be </w:t>
      </w:r>
      <w:r w:rsidRPr="1C25632A" w:rsidR="000B2876">
        <w:rPr>
          <w:rFonts w:eastAsia="Calibri" w:cs="Arial"/>
          <w:sz w:val="20"/>
          <w:szCs w:val="20"/>
          <w:lang w:val="en-ZA" w:eastAsia="en-US"/>
        </w:rPr>
        <w:t>applicable at such premises.</w:t>
      </w:r>
    </w:p>
    <w:p w:rsidRPr="00F7059B" w:rsidR="000B2876" w:rsidP="1C25632A" w:rsidRDefault="000B2876" w14:paraId="0CA545EC" w14:textId="3E54EEC2">
      <w:pPr>
        <w:keepNext w:val="1"/>
        <w:keepLines w:val="1"/>
        <w:numPr>
          <w:ilvl w:val="0"/>
          <w:numId w:val="5"/>
        </w:numPr>
        <w:tabs>
          <w:tab w:val="num" w:pos="2355"/>
        </w:tabs>
        <w:suppressAutoHyphens w:val="0"/>
        <w:spacing w:after="240" w:line="360" w:lineRule="auto"/>
        <w:jc w:val="both"/>
        <w:rPr>
          <w:rFonts w:eastAsia="Calibri" w:cs="Arial"/>
          <w:b w:val="1"/>
          <w:bCs w:val="1"/>
          <w:sz w:val="20"/>
          <w:szCs w:val="20"/>
          <w:lang w:val="en-ZA" w:eastAsia="en-US"/>
        </w:rPr>
      </w:pPr>
      <w:bookmarkStart w:name="_Toc460895527" w:id="18"/>
      <w:r w:rsidRPr="1C25632A" w:rsidR="000B2876">
        <w:rPr>
          <w:rFonts w:eastAsia="Calibri" w:cs="Arial"/>
          <w:b w:val="1"/>
          <w:bCs w:val="1"/>
          <w:sz w:val="20"/>
          <w:szCs w:val="20"/>
          <w:lang w:val="en-ZA" w:eastAsia="en-US"/>
        </w:rPr>
        <w:t xml:space="preserve">Obligations of </w:t>
      </w:r>
      <w:bookmarkEnd w:id="18"/>
      <w:r w:rsidRPr="1C25632A" w:rsidR="1E2FB060">
        <w:rPr>
          <w:rFonts w:eastAsia="Calibri" w:cs="Arial"/>
          <w:b w:val="1"/>
          <w:bCs w:val="1"/>
          <w:sz w:val="20"/>
          <w:szCs w:val="20"/>
          <w:lang w:val="en-ZA" w:eastAsia="en-US"/>
        </w:rPr>
        <w:t>[COMPANY NAME]</w:t>
      </w:r>
      <w:r w:rsidRPr="1C25632A" w:rsidR="000B2876">
        <w:rPr>
          <w:rFonts w:eastAsia="Calibri" w:cs="Arial"/>
          <w:b w:val="1"/>
          <w:bCs w:val="1"/>
          <w:sz w:val="20"/>
          <w:szCs w:val="20"/>
          <w:lang w:val="en-ZA" w:eastAsia="en-US"/>
        </w:rPr>
        <w:t xml:space="preserve"> </w:t>
      </w:r>
    </w:p>
    <w:p w:rsidRPr="00F7059B" w:rsidR="000B2876" w:rsidP="00F7059B" w:rsidRDefault="000B2876" w14:paraId="3B782402" w14:textId="0A694F2F">
      <w:pPr>
        <w:numPr>
          <w:ilvl w:val="1"/>
          <w:numId w:val="5"/>
        </w:numPr>
        <w:tabs>
          <w:tab w:val="num" w:pos="2496"/>
        </w:tabs>
        <w:suppressAutoHyphens w:val="0"/>
        <w:spacing w:after="240" w:line="360" w:lineRule="auto"/>
        <w:jc w:val="both"/>
        <w:rPr>
          <w:rFonts w:eastAsia="Calibri" w:cs="Arial"/>
          <w:sz w:val="20"/>
          <w:szCs w:val="20"/>
          <w:lang w:val="en-ZA" w:eastAsia="en-US"/>
        </w:rPr>
      </w:pPr>
      <w:bookmarkStart w:name="_Ref460894455" w:id="19"/>
      <w:r w:rsidRPr="1C25632A" w:rsidR="000B2876">
        <w:rPr>
          <w:rFonts w:eastAsia="Calibri" w:cs="Arial"/>
          <w:sz w:val="20"/>
          <w:szCs w:val="20"/>
          <w:lang w:val="en-ZA" w:eastAsia="en-US"/>
        </w:rPr>
        <w:t xml:space="preserve">In addition to any further obligations which it may have in terms of this Agreement, </w:t>
      </w:r>
      <w:r w:rsidRPr="1C25632A" w:rsidR="1E2FB060">
        <w:rPr>
          <w:rFonts w:eastAsia="Calibri" w:cs="Arial"/>
          <w:sz w:val="20"/>
          <w:szCs w:val="20"/>
          <w:lang w:val="en-ZA" w:eastAsia="en-US"/>
        </w:rPr>
        <w:t>[COMPANY NAME]</w:t>
      </w:r>
      <w:r w:rsidRPr="1C25632A" w:rsidR="000B2876">
        <w:rPr>
          <w:rFonts w:eastAsia="Calibri" w:cs="Arial"/>
          <w:sz w:val="20"/>
          <w:szCs w:val="20"/>
          <w:lang w:val="en-ZA" w:eastAsia="en-US"/>
        </w:rPr>
        <w:t xml:space="preserve"> agrees to:</w:t>
      </w:r>
      <w:bookmarkEnd w:id="19"/>
    </w:p>
    <w:p w:rsidRPr="00F7059B" w:rsidR="000B2876" w:rsidP="00F7059B" w:rsidRDefault="000B2876" w14:paraId="0B0A4030" w14:textId="2DCDFCF5">
      <w:pPr>
        <w:numPr>
          <w:ilvl w:val="2"/>
          <w:numId w:val="5"/>
        </w:numPr>
        <w:tabs>
          <w:tab w:val="num" w:pos="3063"/>
        </w:tabs>
        <w:suppressAutoHyphens w:val="0"/>
        <w:spacing w:after="240" w:line="360" w:lineRule="auto"/>
        <w:jc w:val="both"/>
        <w:rPr>
          <w:rFonts w:eastAsia="Calibri" w:cs="Arial"/>
          <w:sz w:val="20"/>
          <w:szCs w:val="20"/>
          <w:lang w:val="en-ZA" w:eastAsia="en-US"/>
        </w:rPr>
      </w:pPr>
      <w:r w:rsidRPr="00F7059B">
        <w:rPr>
          <w:rFonts w:eastAsia="Calibri" w:cs="Arial"/>
          <w:sz w:val="20"/>
          <w:szCs w:val="20"/>
          <w:lang w:val="en-ZA" w:eastAsia="en-US"/>
        </w:rPr>
        <w:t xml:space="preserve">provide such reasonable assistance as may be requested by the </w:t>
      </w:r>
      <w:r w:rsidRPr="00F7059B" w:rsidR="00495165">
        <w:rPr>
          <w:rFonts w:eastAsia="Calibri" w:cs="Arial"/>
          <w:sz w:val="20"/>
          <w:szCs w:val="20"/>
          <w:lang w:val="en-ZA" w:eastAsia="en-US"/>
        </w:rPr>
        <w:t>Consultant</w:t>
      </w:r>
      <w:r w:rsidRPr="00F7059B">
        <w:rPr>
          <w:rFonts w:eastAsia="Calibri" w:cs="Arial"/>
          <w:sz w:val="20"/>
          <w:szCs w:val="20"/>
          <w:lang w:val="en-ZA" w:eastAsia="en-US"/>
        </w:rPr>
        <w:t xml:space="preserve"> </w:t>
      </w:r>
      <w:proofErr w:type="gramStart"/>
      <w:r w:rsidRPr="00F7059B">
        <w:rPr>
          <w:rFonts w:eastAsia="Calibri" w:cs="Arial"/>
          <w:sz w:val="20"/>
          <w:szCs w:val="20"/>
          <w:lang w:val="en-ZA" w:eastAsia="en-US"/>
        </w:rPr>
        <w:t>with regard to</w:t>
      </w:r>
      <w:proofErr w:type="gramEnd"/>
      <w:r w:rsidRPr="00F7059B">
        <w:rPr>
          <w:rFonts w:eastAsia="Calibri" w:cs="Arial"/>
          <w:sz w:val="20"/>
          <w:szCs w:val="20"/>
          <w:lang w:val="en-ZA" w:eastAsia="en-US"/>
        </w:rPr>
        <w:t xml:space="preserve"> the provision of the Services;</w:t>
      </w:r>
    </w:p>
    <w:p w:rsidRPr="00F7059B" w:rsidR="000B2876" w:rsidP="00F7059B" w:rsidRDefault="000B2876" w14:paraId="234D34A6" w14:textId="42A16279">
      <w:pPr>
        <w:numPr>
          <w:ilvl w:val="2"/>
          <w:numId w:val="5"/>
        </w:numPr>
        <w:tabs>
          <w:tab w:val="num" w:pos="3063"/>
        </w:tabs>
        <w:suppressAutoHyphens w:val="0"/>
        <w:spacing w:after="240" w:line="360" w:lineRule="auto"/>
        <w:jc w:val="both"/>
        <w:rPr>
          <w:rFonts w:eastAsia="Calibri" w:cs="Arial"/>
          <w:sz w:val="20"/>
          <w:szCs w:val="20"/>
          <w:lang w:val="en-ZA" w:eastAsia="en-US"/>
        </w:rPr>
      </w:pPr>
      <w:r w:rsidRPr="00F7059B">
        <w:rPr>
          <w:rFonts w:eastAsia="Calibri" w:cs="Arial"/>
          <w:sz w:val="20"/>
          <w:szCs w:val="20"/>
          <w:lang w:val="en-ZA" w:eastAsia="en-US"/>
        </w:rPr>
        <w:t xml:space="preserve">to furnish the </w:t>
      </w:r>
      <w:r w:rsidRPr="00F7059B" w:rsidR="00495165">
        <w:rPr>
          <w:rFonts w:eastAsia="Calibri" w:cs="Arial"/>
          <w:sz w:val="20"/>
          <w:szCs w:val="20"/>
          <w:lang w:val="en-ZA" w:eastAsia="en-US"/>
        </w:rPr>
        <w:t>Consultant</w:t>
      </w:r>
      <w:r w:rsidRPr="00F7059B">
        <w:rPr>
          <w:rFonts w:eastAsia="Calibri" w:cs="Arial"/>
          <w:sz w:val="20"/>
          <w:szCs w:val="20"/>
          <w:lang w:val="en-ZA" w:eastAsia="en-US"/>
        </w:rPr>
        <w:t xml:space="preserve">, as soon as reasonably possible, with such information and documents as the </w:t>
      </w:r>
      <w:r w:rsidRPr="00F7059B" w:rsidR="00495165">
        <w:rPr>
          <w:rFonts w:eastAsia="Calibri" w:cs="Arial"/>
          <w:sz w:val="20"/>
          <w:szCs w:val="20"/>
          <w:lang w:val="en-ZA" w:eastAsia="en-US"/>
        </w:rPr>
        <w:t>Consultant</w:t>
      </w:r>
      <w:r w:rsidRPr="00F7059B">
        <w:rPr>
          <w:rFonts w:eastAsia="Calibri" w:cs="Arial"/>
          <w:sz w:val="20"/>
          <w:szCs w:val="20"/>
          <w:lang w:val="en-ZA" w:eastAsia="en-US"/>
        </w:rPr>
        <w:t xml:space="preserve"> may reasonably request for the proper performance of its obligations in terms of this Agreement;</w:t>
      </w:r>
    </w:p>
    <w:p w:rsidRPr="00F7059B" w:rsidR="000B2876" w:rsidP="00F7059B" w:rsidRDefault="000B2876" w14:paraId="63E99B85" w14:textId="40B7916C">
      <w:pPr>
        <w:numPr>
          <w:ilvl w:val="2"/>
          <w:numId w:val="5"/>
        </w:numPr>
        <w:tabs>
          <w:tab w:val="num" w:pos="3063"/>
        </w:tabs>
        <w:suppressAutoHyphens w:val="0"/>
        <w:spacing w:after="240" w:line="360" w:lineRule="auto"/>
        <w:jc w:val="both"/>
        <w:rPr>
          <w:rFonts w:eastAsia="Calibri" w:cs="Arial"/>
          <w:sz w:val="20"/>
          <w:szCs w:val="20"/>
          <w:lang w:val="en-ZA" w:eastAsia="en-US"/>
        </w:rPr>
      </w:pPr>
      <w:r w:rsidRPr="00F7059B">
        <w:rPr>
          <w:rFonts w:eastAsia="Calibri" w:cs="Arial"/>
          <w:sz w:val="20"/>
          <w:szCs w:val="20"/>
          <w:lang w:val="en-ZA" w:eastAsia="en-US"/>
        </w:rPr>
        <w:t>to ensure compliance with Applicable Laws in respect of the Schedule</w:t>
      </w:r>
      <w:r w:rsidRPr="00F7059B" w:rsidR="00F461B5">
        <w:rPr>
          <w:rFonts w:eastAsia="Calibri" w:cs="Arial"/>
          <w:sz w:val="20"/>
          <w:szCs w:val="20"/>
          <w:lang w:val="en-ZA" w:eastAsia="en-US"/>
        </w:rPr>
        <w:t>(</w:t>
      </w:r>
      <w:r w:rsidRPr="00F7059B">
        <w:rPr>
          <w:rFonts w:eastAsia="Calibri" w:cs="Arial"/>
          <w:sz w:val="20"/>
          <w:szCs w:val="20"/>
          <w:lang w:val="en-ZA" w:eastAsia="en-US"/>
        </w:rPr>
        <w:t>s</w:t>
      </w:r>
      <w:r w:rsidRPr="00F7059B" w:rsidR="00F461B5">
        <w:rPr>
          <w:rFonts w:eastAsia="Calibri" w:cs="Arial"/>
          <w:sz w:val="20"/>
          <w:szCs w:val="20"/>
          <w:lang w:val="en-ZA" w:eastAsia="en-US"/>
        </w:rPr>
        <w:t>)</w:t>
      </w:r>
      <w:r w:rsidRPr="00F7059B">
        <w:rPr>
          <w:rFonts w:eastAsia="Calibri" w:cs="Arial"/>
          <w:sz w:val="20"/>
          <w:szCs w:val="20"/>
          <w:lang w:val="en-ZA" w:eastAsia="en-US"/>
        </w:rPr>
        <w:t>;</w:t>
      </w:r>
    </w:p>
    <w:p w:rsidRPr="00F7059B" w:rsidR="000B2876" w:rsidP="00F7059B" w:rsidRDefault="000B2876" w14:paraId="140027A5" w14:textId="7537C3BC">
      <w:pPr>
        <w:numPr>
          <w:ilvl w:val="2"/>
          <w:numId w:val="5"/>
        </w:numPr>
        <w:tabs>
          <w:tab w:val="num" w:pos="3063"/>
        </w:tabs>
        <w:suppressAutoHyphens w:val="0"/>
        <w:spacing w:after="240" w:line="360" w:lineRule="auto"/>
        <w:jc w:val="both"/>
        <w:rPr>
          <w:rFonts w:eastAsia="Calibri" w:cs="Arial"/>
          <w:sz w:val="20"/>
          <w:szCs w:val="20"/>
          <w:lang w:val="en-ZA" w:eastAsia="en-US"/>
        </w:rPr>
      </w:pPr>
      <w:r w:rsidRPr="00F7059B">
        <w:rPr>
          <w:rFonts w:eastAsia="Calibri" w:cs="Arial"/>
          <w:sz w:val="20"/>
          <w:szCs w:val="20"/>
          <w:lang w:val="en-ZA" w:eastAsia="en-US"/>
        </w:rPr>
        <w:t xml:space="preserve">subject to the </w:t>
      </w:r>
      <w:r w:rsidRPr="00F7059B" w:rsidR="00495165">
        <w:rPr>
          <w:rFonts w:eastAsia="Calibri" w:cs="Arial"/>
          <w:sz w:val="20"/>
          <w:szCs w:val="20"/>
          <w:lang w:val="en-ZA" w:eastAsia="en-US"/>
        </w:rPr>
        <w:t>Consultant</w:t>
      </w:r>
      <w:r w:rsidRPr="00F7059B">
        <w:rPr>
          <w:rFonts w:eastAsia="Calibri" w:cs="Arial"/>
          <w:sz w:val="20"/>
          <w:szCs w:val="20"/>
          <w:lang w:val="en-ZA" w:eastAsia="en-US"/>
        </w:rPr>
        <w:t xml:space="preserve"> performing its obligations in accordance with this Agreement and the Services Schedule</w:t>
      </w:r>
      <w:r w:rsidRPr="00F7059B" w:rsidR="00F461B5">
        <w:rPr>
          <w:rFonts w:eastAsia="Calibri" w:cs="Arial"/>
          <w:sz w:val="20"/>
          <w:szCs w:val="20"/>
          <w:lang w:val="en-ZA" w:eastAsia="en-US"/>
        </w:rPr>
        <w:t>(</w:t>
      </w:r>
      <w:r w:rsidRPr="00F7059B">
        <w:rPr>
          <w:rFonts w:eastAsia="Calibri" w:cs="Arial"/>
          <w:sz w:val="20"/>
          <w:szCs w:val="20"/>
          <w:lang w:val="en-ZA" w:eastAsia="en-US"/>
        </w:rPr>
        <w:t>s</w:t>
      </w:r>
      <w:r w:rsidRPr="00F7059B" w:rsidR="00F461B5">
        <w:rPr>
          <w:rFonts w:eastAsia="Calibri" w:cs="Arial"/>
          <w:sz w:val="20"/>
          <w:szCs w:val="20"/>
          <w:lang w:val="en-ZA" w:eastAsia="en-US"/>
        </w:rPr>
        <w:t>)</w:t>
      </w:r>
      <w:r w:rsidRPr="00F7059B">
        <w:rPr>
          <w:rFonts w:eastAsia="Calibri" w:cs="Arial"/>
          <w:sz w:val="20"/>
          <w:szCs w:val="20"/>
          <w:lang w:val="en-ZA" w:eastAsia="en-US"/>
        </w:rPr>
        <w:t xml:space="preserve">, pay </w:t>
      </w:r>
      <w:r w:rsidRPr="00F7059B" w:rsidR="00F461B5">
        <w:rPr>
          <w:rFonts w:eastAsia="Calibri" w:cs="Arial"/>
          <w:sz w:val="20"/>
          <w:szCs w:val="20"/>
          <w:lang w:val="en-ZA" w:eastAsia="en-US"/>
        </w:rPr>
        <w:t xml:space="preserve">the </w:t>
      </w:r>
      <w:r w:rsidRPr="00F7059B" w:rsidR="00495165">
        <w:rPr>
          <w:rFonts w:eastAsia="Calibri" w:cs="Arial"/>
          <w:sz w:val="20"/>
          <w:szCs w:val="20"/>
          <w:lang w:val="en-ZA" w:eastAsia="en-US"/>
        </w:rPr>
        <w:t>Consultant</w:t>
      </w:r>
      <w:r w:rsidRPr="00F7059B">
        <w:rPr>
          <w:rFonts w:eastAsia="Calibri" w:cs="Arial"/>
          <w:sz w:val="20"/>
          <w:szCs w:val="20"/>
          <w:lang w:val="en-ZA" w:eastAsia="en-US"/>
        </w:rPr>
        <w:t xml:space="preserve"> the Fees. </w:t>
      </w:r>
    </w:p>
    <w:p w:rsidRPr="00F7059B" w:rsidR="000B2876" w:rsidP="00F7059B" w:rsidRDefault="000B2876" w14:paraId="64FD8EC0" w14:textId="77777777">
      <w:pPr>
        <w:keepNext/>
        <w:keepLines/>
        <w:numPr>
          <w:ilvl w:val="0"/>
          <w:numId w:val="5"/>
        </w:numPr>
        <w:tabs>
          <w:tab w:val="num" w:pos="2355"/>
        </w:tabs>
        <w:suppressAutoHyphens w:val="0"/>
        <w:spacing w:after="240" w:line="360" w:lineRule="auto"/>
        <w:jc w:val="both"/>
        <w:rPr>
          <w:rFonts w:eastAsia="Calibri" w:cs="Arial"/>
          <w:b/>
          <w:sz w:val="20"/>
          <w:szCs w:val="20"/>
          <w:lang w:val="en-ZA" w:eastAsia="en-US"/>
        </w:rPr>
      </w:pPr>
      <w:bookmarkStart w:name="_Toc460895528" w:id="20"/>
      <w:r w:rsidRPr="00F7059B">
        <w:rPr>
          <w:rFonts w:eastAsia="Calibri" w:cs="Arial"/>
          <w:b/>
          <w:sz w:val="20"/>
          <w:szCs w:val="20"/>
          <w:lang w:val="en-ZA" w:eastAsia="en-US"/>
        </w:rPr>
        <w:t>Services management</w:t>
      </w:r>
      <w:bookmarkEnd w:id="20"/>
    </w:p>
    <w:p w:rsidRPr="00F7059B" w:rsidR="000B2876" w:rsidP="00F7059B" w:rsidRDefault="000B2876" w14:paraId="6E5A4339" w14:textId="53CB6E14">
      <w:pPr>
        <w:numPr>
          <w:ilvl w:val="1"/>
          <w:numId w:val="5"/>
        </w:numPr>
        <w:tabs>
          <w:tab w:val="num" w:pos="2496"/>
        </w:tabs>
        <w:suppressAutoHyphens w:val="0"/>
        <w:spacing w:after="240" w:line="360" w:lineRule="auto"/>
        <w:jc w:val="both"/>
        <w:rPr>
          <w:rFonts w:eastAsia="Calibri" w:cs="Arial"/>
          <w:sz w:val="20"/>
          <w:szCs w:val="20"/>
          <w:lang w:val="en-ZA" w:eastAsia="en-US"/>
        </w:rPr>
      </w:pPr>
      <w:r w:rsidRPr="1C25632A" w:rsidR="000B2876">
        <w:rPr>
          <w:rFonts w:eastAsia="Calibri" w:cs="Arial"/>
          <w:sz w:val="20"/>
          <w:szCs w:val="20"/>
          <w:lang w:val="en-ZA" w:eastAsia="en-US"/>
        </w:rPr>
        <w:t>Each Party shall appoint an individual as its "</w:t>
      </w:r>
      <w:r w:rsidRPr="1C25632A" w:rsidR="000B2876">
        <w:rPr>
          <w:rFonts w:eastAsia="Calibri" w:cs="Arial"/>
          <w:b w:val="1"/>
          <w:bCs w:val="1"/>
          <w:sz w:val="20"/>
          <w:szCs w:val="20"/>
          <w:lang w:val="en-ZA" w:eastAsia="en-US"/>
        </w:rPr>
        <w:t>Authorised Representative</w:t>
      </w:r>
      <w:r w:rsidRPr="1C25632A" w:rsidR="000B2876">
        <w:rPr>
          <w:rFonts w:eastAsia="Calibri" w:cs="Arial"/>
          <w:sz w:val="20"/>
          <w:szCs w:val="20"/>
          <w:lang w:val="en-ZA" w:eastAsia="en-US"/>
        </w:rPr>
        <w:t xml:space="preserve">" who shall be authorised to act as the primary point of contact on behalf of that Party with respect to issues related to or arising out of this Agreement and who, subject to any exceptions detailed in this Agreement, will be authorised to issue all consents or approvals and make all requests on behalf of that Party. </w:t>
      </w:r>
      <w:r w:rsidRPr="1C25632A" w:rsidR="00147DBC">
        <w:rPr>
          <w:rFonts w:eastAsia="Calibri" w:cs="Arial"/>
          <w:sz w:val="20"/>
          <w:szCs w:val="20"/>
          <w:lang w:val="en-ZA" w:eastAsia="en-US"/>
        </w:rPr>
        <w:t xml:space="preserve"> Notwithstanding the foregoing and f</w:t>
      </w:r>
      <w:r w:rsidRPr="1C25632A" w:rsidR="00DB3B60">
        <w:rPr>
          <w:rFonts w:eastAsia="Calibri" w:cs="Arial"/>
          <w:sz w:val="20"/>
          <w:szCs w:val="20"/>
          <w:lang w:val="en-ZA" w:eastAsia="en-US"/>
        </w:rPr>
        <w:t xml:space="preserve">or the duration of this Agreement, </w:t>
      </w:r>
      <w:r w:rsidRPr="1C25632A" w:rsidR="00147DBC">
        <w:rPr>
          <w:rFonts w:eastAsia="Calibri" w:cs="Arial"/>
          <w:sz w:val="20"/>
          <w:szCs w:val="20"/>
          <w:lang w:val="en-ZA" w:eastAsia="en-US"/>
        </w:rPr>
        <w:t xml:space="preserve">it </w:t>
      </w:r>
      <w:r w:rsidRPr="1C25632A" w:rsidR="00DB3B60">
        <w:rPr>
          <w:rFonts w:eastAsia="Calibri" w:cs="Arial"/>
          <w:sz w:val="20"/>
          <w:szCs w:val="20"/>
          <w:lang w:val="en-ZA" w:eastAsia="en-US"/>
        </w:rPr>
        <w:t>is recorded and agreed that t</w:t>
      </w:r>
      <w:r w:rsidRPr="1C25632A" w:rsidR="00214D4A">
        <w:rPr>
          <w:rFonts w:eastAsia="Calibri" w:cs="Arial"/>
          <w:sz w:val="20"/>
          <w:szCs w:val="20"/>
          <w:lang w:val="en-ZA" w:eastAsia="en-US"/>
        </w:rPr>
        <w:t>h</w:t>
      </w:r>
      <w:r w:rsidRPr="1C25632A" w:rsidR="00DB3B60">
        <w:rPr>
          <w:rFonts w:eastAsia="Calibri" w:cs="Arial"/>
          <w:sz w:val="20"/>
          <w:szCs w:val="20"/>
          <w:lang w:val="en-ZA" w:eastAsia="en-US"/>
        </w:rPr>
        <w:t xml:space="preserve">e Consultant shall always be </w:t>
      </w:r>
      <w:r w:rsidRPr="1C25632A" w:rsidR="00147DBC">
        <w:rPr>
          <w:rFonts w:eastAsia="Calibri" w:cs="Arial"/>
          <w:sz w:val="20"/>
          <w:szCs w:val="20"/>
          <w:lang w:val="en-ZA" w:eastAsia="en-US"/>
        </w:rPr>
        <w:t>its Authorised Representative</w:t>
      </w:r>
      <w:r w:rsidRPr="1C25632A" w:rsidR="00147DBC">
        <w:rPr>
          <w:rFonts w:eastAsia="Calibri" w:cs="Arial"/>
          <w:sz w:val="20"/>
          <w:szCs w:val="20"/>
          <w:lang w:val="en-ZA" w:eastAsia="en-US"/>
        </w:rPr>
        <w:t xml:space="preserve">.  </w:t>
      </w:r>
      <w:r w:rsidRPr="1C25632A" w:rsidR="00852D96">
        <w:rPr>
          <w:rFonts w:eastAsia="Calibri" w:cs="Arial"/>
          <w:sz w:val="20"/>
          <w:szCs w:val="20"/>
          <w:lang w:val="en-ZA" w:eastAsia="en-US"/>
        </w:rPr>
        <w:t> </w:t>
      </w:r>
      <w:r w:rsidRPr="1C25632A" w:rsidR="00284DB4">
        <w:rPr>
          <w:rFonts w:eastAsia="Calibri" w:cs="Arial"/>
          <w:sz w:val="20"/>
          <w:szCs w:val="20"/>
          <w:lang w:val="en-ZA" w:eastAsia="en-US"/>
        </w:rPr>
        <w:t xml:space="preserve">The </w:t>
      </w:r>
      <w:r w:rsidRPr="1C25632A" w:rsidR="1E2FB060">
        <w:rPr>
          <w:rFonts w:eastAsia="Calibri" w:cs="Arial"/>
          <w:sz w:val="20"/>
          <w:szCs w:val="20"/>
          <w:lang w:val="en-ZA" w:eastAsia="en-US"/>
        </w:rPr>
        <w:t>[COMPANY NAME]</w:t>
      </w:r>
      <w:r w:rsidRPr="1C25632A" w:rsidR="000B2876">
        <w:rPr>
          <w:rFonts w:eastAsia="Calibri" w:cs="Arial"/>
          <w:sz w:val="20"/>
          <w:szCs w:val="20"/>
          <w:lang w:val="en-ZA" w:eastAsia="en-US"/>
        </w:rPr>
        <w:t xml:space="preserve"> may from time to time </w:t>
      </w:r>
      <w:r w:rsidRPr="1C25632A" w:rsidR="000B2876">
        <w:rPr>
          <w:rFonts w:eastAsia="Calibri" w:cs="Arial"/>
          <w:sz w:val="20"/>
          <w:szCs w:val="20"/>
          <w:lang w:val="en-ZA" w:eastAsia="en-US"/>
        </w:rPr>
        <w:t>replace</w:t>
      </w:r>
      <w:r w:rsidRPr="1C25632A" w:rsidR="000B2876">
        <w:rPr>
          <w:rFonts w:eastAsia="Calibri" w:cs="Arial"/>
          <w:sz w:val="20"/>
          <w:szCs w:val="20"/>
          <w:lang w:val="en-ZA" w:eastAsia="en-US"/>
        </w:rPr>
        <w:t xml:space="preserve"> the individual appointed as its Authorised Representative, upon written notice to the other Party. </w:t>
      </w:r>
    </w:p>
    <w:p w:rsidRPr="00F7059B" w:rsidR="000B2876" w:rsidP="00F7059B" w:rsidRDefault="000B2876" w14:paraId="17D1DBFE" w14:textId="77777777">
      <w:pPr>
        <w:numPr>
          <w:ilvl w:val="1"/>
          <w:numId w:val="5"/>
        </w:numPr>
        <w:tabs>
          <w:tab w:val="num" w:pos="2496"/>
        </w:tabs>
        <w:suppressAutoHyphens w:val="0"/>
        <w:spacing w:after="240" w:line="360" w:lineRule="auto"/>
        <w:jc w:val="both"/>
        <w:rPr>
          <w:rFonts w:eastAsia="Calibri" w:cs="Arial"/>
          <w:sz w:val="20"/>
          <w:szCs w:val="20"/>
          <w:lang w:val="en-ZA" w:eastAsia="en-US"/>
        </w:rPr>
      </w:pPr>
      <w:r w:rsidRPr="00F7059B">
        <w:rPr>
          <w:rFonts w:eastAsia="Calibri" w:cs="Arial"/>
          <w:sz w:val="20"/>
          <w:szCs w:val="20"/>
          <w:lang w:val="en-ZA" w:eastAsia="en-US"/>
        </w:rPr>
        <w:t>The Authorised Representative of each Party will also:</w:t>
      </w:r>
    </w:p>
    <w:p w:rsidRPr="00F7059B" w:rsidR="000B2876" w:rsidP="00F7059B" w:rsidRDefault="000B2876" w14:paraId="68F16388" w14:textId="740FDCFE">
      <w:pPr>
        <w:numPr>
          <w:ilvl w:val="2"/>
          <w:numId w:val="5"/>
        </w:numPr>
        <w:tabs>
          <w:tab w:val="num" w:pos="3063"/>
        </w:tabs>
        <w:suppressAutoHyphens w:val="0"/>
        <w:spacing w:after="240" w:line="360" w:lineRule="auto"/>
        <w:jc w:val="both"/>
        <w:rPr>
          <w:rFonts w:eastAsia="Calibri" w:cs="Arial"/>
          <w:sz w:val="20"/>
          <w:szCs w:val="20"/>
          <w:lang w:val="en-ZA" w:eastAsia="en-US"/>
        </w:rPr>
      </w:pPr>
      <w:r w:rsidRPr="00F7059B">
        <w:rPr>
          <w:rFonts w:eastAsia="Calibri" w:cs="Arial"/>
          <w:sz w:val="20"/>
          <w:szCs w:val="20"/>
          <w:lang w:val="en-ZA" w:eastAsia="en-US"/>
        </w:rPr>
        <w:t xml:space="preserve">subject to any exceptions detailed in this Agreement, be authorised to issue all consents or approvals and make all requests on behalf of that </w:t>
      </w:r>
      <w:proofErr w:type="gramStart"/>
      <w:r w:rsidRPr="00F7059B">
        <w:rPr>
          <w:rFonts w:eastAsia="Calibri" w:cs="Arial"/>
          <w:sz w:val="20"/>
          <w:szCs w:val="20"/>
          <w:lang w:val="en-ZA" w:eastAsia="en-US"/>
        </w:rPr>
        <w:t xml:space="preserve">Party; </w:t>
      </w:r>
      <w:r w:rsidRPr="00F7059B" w:rsidR="000A0843">
        <w:rPr>
          <w:rFonts w:eastAsia="Calibri" w:cs="Arial"/>
          <w:sz w:val="20"/>
          <w:szCs w:val="20"/>
          <w:lang w:val="en-ZA" w:eastAsia="en-US"/>
        </w:rPr>
        <w:t xml:space="preserve"> and</w:t>
      </w:r>
      <w:proofErr w:type="gramEnd"/>
    </w:p>
    <w:p w:rsidRPr="00F7059B" w:rsidR="000B2876" w:rsidP="00F7059B" w:rsidRDefault="000B2876" w14:paraId="0F844475" w14:textId="61DACD44">
      <w:pPr>
        <w:numPr>
          <w:ilvl w:val="2"/>
          <w:numId w:val="5"/>
        </w:numPr>
        <w:tabs>
          <w:tab w:val="num" w:pos="3063"/>
        </w:tabs>
        <w:suppressAutoHyphens w:val="0"/>
        <w:spacing w:after="240" w:line="360" w:lineRule="auto"/>
        <w:jc w:val="both"/>
        <w:rPr>
          <w:rFonts w:eastAsia="Calibri" w:cs="Arial"/>
          <w:sz w:val="20"/>
          <w:szCs w:val="20"/>
          <w:lang w:val="en-ZA" w:eastAsia="en-US"/>
        </w:rPr>
      </w:pPr>
      <w:r w:rsidRPr="00F7059B">
        <w:rPr>
          <w:rFonts w:eastAsia="Calibri" w:cs="Arial"/>
          <w:sz w:val="20"/>
          <w:szCs w:val="20"/>
          <w:lang w:val="en-ZA" w:eastAsia="en-US"/>
        </w:rPr>
        <w:t>be responsible for implementing all decisions of the Parties to the extent that a Party is required to take steps to implement any decisions</w:t>
      </w:r>
      <w:r w:rsidRPr="00F7059B" w:rsidR="000A0843">
        <w:rPr>
          <w:rFonts w:eastAsia="Calibri" w:cs="Arial"/>
          <w:sz w:val="20"/>
          <w:szCs w:val="20"/>
          <w:lang w:val="en-ZA" w:eastAsia="en-US"/>
        </w:rPr>
        <w:t>.</w:t>
      </w:r>
    </w:p>
    <w:p w:rsidRPr="00F7059B" w:rsidR="000B2876" w:rsidP="00F7059B" w:rsidRDefault="000B2876" w14:paraId="029006C6" w14:textId="77777777">
      <w:pPr>
        <w:keepNext/>
        <w:keepLines/>
        <w:numPr>
          <w:ilvl w:val="0"/>
          <w:numId w:val="5"/>
        </w:numPr>
        <w:tabs>
          <w:tab w:val="num" w:pos="2355"/>
        </w:tabs>
        <w:suppressAutoHyphens w:val="0"/>
        <w:spacing w:after="240" w:line="360" w:lineRule="auto"/>
        <w:jc w:val="both"/>
        <w:rPr>
          <w:rFonts w:eastAsia="Calibri" w:cs="Arial"/>
          <w:b/>
          <w:sz w:val="20"/>
          <w:szCs w:val="20"/>
          <w:lang w:val="en-ZA" w:eastAsia="en-US"/>
        </w:rPr>
      </w:pPr>
      <w:bookmarkStart w:name="_Toc460895529" w:id="21"/>
      <w:bookmarkStart w:name="_Ref56521200" w:id="22"/>
      <w:r w:rsidRPr="00F7059B">
        <w:rPr>
          <w:rFonts w:eastAsia="Calibri" w:cs="Arial"/>
          <w:b/>
          <w:sz w:val="20"/>
          <w:szCs w:val="20"/>
          <w:lang w:val="en-ZA" w:eastAsia="en-US"/>
        </w:rPr>
        <w:t>Change requests</w:t>
      </w:r>
      <w:bookmarkEnd w:id="21"/>
      <w:bookmarkEnd w:id="22"/>
    </w:p>
    <w:p w:rsidRPr="00F7059B" w:rsidR="000B2876" w:rsidP="00F7059B" w:rsidRDefault="00135173" w14:paraId="6A60901A" w14:textId="09467C05">
      <w:pPr>
        <w:numPr>
          <w:ilvl w:val="1"/>
          <w:numId w:val="5"/>
        </w:numPr>
        <w:tabs>
          <w:tab w:val="num" w:pos="2496"/>
        </w:tabs>
        <w:suppressAutoHyphens w:val="0"/>
        <w:spacing w:after="240" w:line="360" w:lineRule="auto"/>
        <w:jc w:val="both"/>
        <w:rPr>
          <w:rFonts w:eastAsia="Calibri" w:cs="Arial"/>
          <w:sz w:val="20"/>
          <w:szCs w:val="20"/>
          <w:lang w:val="en-ZA" w:eastAsia="en-US"/>
        </w:rPr>
      </w:pPr>
      <w:r w:rsidRPr="1C25632A" w:rsidR="1E2FB060">
        <w:rPr>
          <w:rFonts w:eastAsia="Calibri" w:cs="Arial"/>
          <w:sz w:val="20"/>
          <w:szCs w:val="20"/>
          <w:lang w:val="en-ZA" w:eastAsia="en-US"/>
        </w:rPr>
        <w:t>[COMPANY NAME]</w:t>
      </w:r>
      <w:r w:rsidRPr="1C25632A" w:rsidR="000B2876">
        <w:rPr>
          <w:rFonts w:eastAsia="Calibri" w:cs="Arial"/>
          <w:sz w:val="20"/>
          <w:szCs w:val="20"/>
          <w:lang w:val="en-ZA" w:eastAsia="en-US"/>
        </w:rPr>
        <w:t xml:space="preserve"> or the </w:t>
      </w:r>
      <w:r w:rsidRPr="1C25632A" w:rsidR="00495165">
        <w:rPr>
          <w:rFonts w:eastAsia="Calibri" w:cs="Arial"/>
          <w:sz w:val="20"/>
          <w:szCs w:val="20"/>
          <w:lang w:val="en-ZA" w:eastAsia="en-US"/>
        </w:rPr>
        <w:t>Consultant</w:t>
      </w:r>
      <w:r w:rsidRPr="1C25632A" w:rsidR="000B2876">
        <w:rPr>
          <w:rFonts w:eastAsia="Calibri" w:cs="Arial"/>
          <w:sz w:val="20"/>
          <w:szCs w:val="20"/>
          <w:lang w:val="en-ZA" w:eastAsia="en-US"/>
        </w:rPr>
        <w:t xml:space="preserve"> (the “</w:t>
      </w:r>
      <w:r w:rsidRPr="1C25632A" w:rsidR="000B2876">
        <w:rPr>
          <w:rFonts w:eastAsia="Calibri" w:cs="Arial"/>
          <w:b w:val="1"/>
          <w:bCs w:val="1"/>
          <w:sz w:val="20"/>
          <w:szCs w:val="20"/>
          <w:lang w:val="en-ZA" w:eastAsia="en-US"/>
        </w:rPr>
        <w:t>Requesting Party</w:t>
      </w:r>
      <w:r w:rsidRPr="1C25632A" w:rsidR="000B2876">
        <w:rPr>
          <w:rFonts w:eastAsia="Calibri" w:cs="Arial"/>
          <w:sz w:val="20"/>
          <w:szCs w:val="20"/>
          <w:lang w:val="en-ZA" w:eastAsia="en-US"/>
        </w:rPr>
        <w:t xml:space="preserve">”) may from time to time </w:t>
      </w:r>
      <w:r w:rsidRPr="1C25632A" w:rsidR="000B2876">
        <w:rPr>
          <w:rFonts w:eastAsia="Calibri" w:cs="Arial"/>
          <w:sz w:val="20"/>
          <w:szCs w:val="20"/>
          <w:lang w:val="en-ZA" w:eastAsia="en-US"/>
        </w:rPr>
        <w:t>submit</w:t>
      </w:r>
      <w:r w:rsidRPr="1C25632A" w:rsidR="000B2876">
        <w:rPr>
          <w:rFonts w:eastAsia="Calibri" w:cs="Arial"/>
          <w:sz w:val="20"/>
          <w:szCs w:val="20"/>
          <w:lang w:val="en-ZA" w:eastAsia="en-US"/>
        </w:rPr>
        <w:t xml:space="preserve"> a proposal to the Authorised Representative of the other Party requesting changes or additions to the Services set out in the respective Schedule</w:t>
      </w:r>
      <w:r w:rsidRPr="1C25632A" w:rsidR="00BE06E6">
        <w:rPr>
          <w:rFonts w:eastAsia="Calibri" w:cs="Arial"/>
          <w:sz w:val="20"/>
          <w:szCs w:val="20"/>
          <w:lang w:val="en-ZA" w:eastAsia="en-US"/>
        </w:rPr>
        <w:t>(</w:t>
      </w:r>
      <w:r w:rsidRPr="1C25632A" w:rsidR="000B2876">
        <w:rPr>
          <w:rFonts w:eastAsia="Calibri" w:cs="Arial"/>
          <w:sz w:val="20"/>
          <w:szCs w:val="20"/>
          <w:lang w:val="en-ZA" w:eastAsia="en-US"/>
        </w:rPr>
        <w:t>s</w:t>
      </w:r>
      <w:r w:rsidRPr="1C25632A" w:rsidR="00BE06E6">
        <w:rPr>
          <w:rFonts w:eastAsia="Calibri" w:cs="Arial"/>
          <w:sz w:val="20"/>
          <w:szCs w:val="20"/>
          <w:lang w:val="en-ZA" w:eastAsia="en-US"/>
        </w:rPr>
        <w:t>)</w:t>
      </w:r>
      <w:r w:rsidRPr="1C25632A" w:rsidR="000B2876">
        <w:rPr>
          <w:rFonts w:eastAsia="Calibri" w:cs="Arial"/>
          <w:sz w:val="20"/>
          <w:szCs w:val="20"/>
          <w:lang w:val="en-ZA" w:eastAsia="en-US"/>
        </w:rPr>
        <w:t xml:space="preserve"> (“</w:t>
      </w:r>
      <w:r w:rsidRPr="1C25632A" w:rsidR="000B2876">
        <w:rPr>
          <w:rFonts w:eastAsia="Calibri" w:cs="Arial"/>
          <w:b w:val="1"/>
          <w:bCs w:val="1"/>
          <w:sz w:val="20"/>
          <w:szCs w:val="20"/>
          <w:lang w:val="en-ZA" w:eastAsia="en-US"/>
        </w:rPr>
        <w:t>Change</w:t>
      </w:r>
      <w:r w:rsidRPr="1C25632A" w:rsidR="00BE06E6">
        <w:rPr>
          <w:rFonts w:eastAsia="Calibri" w:cs="Arial"/>
          <w:b w:val="1"/>
          <w:bCs w:val="1"/>
          <w:sz w:val="20"/>
          <w:szCs w:val="20"/>
          <w:lang w:val="en-ZA" w:eastAsia="en-US"/>
        </w:rPr>
        <w:t> </w:t>
      </w:r>
      <w:r w:rsidRPr="1C25632A" w:rsidR="000B2876">
        <w:rPr>
          <w:rFonts w:eastAsia="Calibri" w:cs="Arial"/>
          <w:b w:val="1"/>
          <w:bCs w:val="1"/>
          <w:sz w:val="20"/>
          <w:szCs w:val="20"/>
          <w:lang w:val="en-ZA" w:eastAsia="en-US"/>
        </w:rPr>
        <w:t>Request</w:t>
      </w:r>
      <w:r w:rsidRPr="1C25632A" w:rsidR="000B2876">
        <w:rPr>
          <w:rFonts w:eastAsia="Calibri" w:cs="Arial"/>
          <w:sz w:val="20"/>
          <w:szCs w:val="20"/>
          <w:lang w:val="en-ZA" w:eastAsia="en-US"/>
        </w:rPr>
        <w:t>”).</w:t>
      </w:r>
    </w:p>
    <w:p w:rsidRPr="00F7059B" w:rsidR="000B2876" w:rsidP="00F7059B" w:rsidRDefault="000B2876" w14:paraId="15851BCD" w14:textId="77777777">
      <w:pPr>
        <w:numPr>
          <w:ilvl w:val="1"/>
          <w:numId w:val="5"/>
        </w:numPr>
        <w:tabs>
          <w:tab w:val="num" w:pos="2496"/>
        </w:tabs>
        <w:suppressAutoHyphens w:val="0"/>
        <w:spacing w:after="240" w:line="360" w:lineRule="auto"/>
        <w:jc w:val="both"/>
        <w:rPr>
          <w:rFonts w:eastAsia="Calibri" w:cs="Arial"/>
          <w:sz w:val="20"/>
          <w:szCs w:val="20"/>
          <w:lang w:val="en-ZA" w:eastAsia="en-US"/>
        </w:rPr>
      </w:pPr>
      <w:r w:rsidRPr="00F7059B">
        <w:rPr>
          <w:rFonts w:eastAsia="Calibri" w:cs="Arial"/>
          <w:sz w:val="20"/>
          <w:szCs w:val="20"/>
          <w:lang w:val="en-ZA" w:eastAsia="en-US"/>
        </w:rPr>
        <w:t>On receiving a Change Request, the Authorised Representatives of the Parties shall consult regarding issues arising from such Change Request.</w:t>
      </w:r>
    </w:p>
    <w:p w:rsidRPr="00F7059B" w:rsidR="000B2876" w:rsidP="00F7059B" w:rsidRDefault="000B2876" w14:paraId="2E885699" w14:textId="1CFDEA90">
      <w:pPr>
        <w:numPr>
          <w:ilvl w:val="1"/>
          <w:numId w:val="5"/>
        </w:numPr>
        <w:tabs>
          <w:tab w:val="num" w:pos="2496"/>
        </w:tabs>
        <w:suppressAutoHyphens w:val="0"/>
        <w:spacing w:after="240" w:line="360" w:lineRule="auto"/>
        <w:jc w:val="both"/>
        <w:rPr>
          <w:rFonts w:eastAsia="Calibri" w:cs="Arial"/>
          <w:sz w:val="20"/>
          <w:szCs w:val="20"/>
          <w:lang w:val="en-ZA" w:eastAsia="en-US"/>
        </w:rPr>
      </w:pPr>
      <w:r w:rsidRPr="1C25632A" w:rsidR="000B2876">
        <w:rPr>
          <w:rFonts w:eastAsia="Calibri" w:cs="Arial"/>
          <w:sz w:val="20"/>
          <w:szCs w:val="20"/>
          <w:lang w:val="en-ZA" w:eastAsia="en-US"/>
        </w:rPr>
        <w:t xml:space="preserve">Within 10 (ten) Business Days after receiving a Change Request, and provided </w:t>
      </w:r>
      <w:r w:rsidRPr="1C25632A" w:rsidR="1E2FB060">
        <w:rPr>
          <w:rFonts w:eastAsia="Calibri" w:cs="Arial"/>
          <w:sz w:val="20"/>
          <w:szCs w:val="20"/>
          <w:lang w:val="en-ZA" w:eastAsia="en-US"/>
        </w:rPr>
        <w:t>[COMPANY NAME]</w:t>
      </w:r>
      <w:r w:rsidRPr="1C25632A" w:rsidR="001324A9">
        <w:rPr>
          <w:rFonts w:eastAsia="Calibri" w:cs="Arial"/>
          <w:sz w:val="20"/>
          <w:szCs w:val="20"/>
          <w:lang w:val="en-ZA" w:eastAsia="en-US"/>
        </w:rPr>
        <w:t>’s</w:t>
      </w:r>
      <w:r w:rsidRPr="1C25632A" w:rsidR="000B2876">
        <w:rPr>
          <w:rFonts w:eastAsia="Calibri" w:cs="Arial"/>
          <w:sz w:val="20"/>
          <w:szCs w:val="20"/>
          <w:lang w:val="en-ZA" w:eastAsia="en-US"/>
        </w:rPr>
        <w:t xml:space="preserve"> Authorised Representative notified the Service Provider's Authorised Representative to investigate the Change Request further where </w:t>
      </w:r>
      <w:r w:rsidRPr="1C25632A" w:rsidR="00495165">
        <w:rPr>
          <w:rFonts w:eastAsia="Calibri" w:cs="Arial"/>
          <w:sz w:val="20"/>
          <w:szCs w:val="20"/>
          <w:lang w:val="en-ZA" w:eastAsia="en-US"/>
        </w:rPr>
        <w:t>Consultant</w:t>
      </w:r>
      <w:r w:rsidRPr="1C25632A" w:rsidR="000B2876">
        <w:rPr>
          <w:rFonts w:eastAsia="Calibri" w:cs="Arial"/>
          <w:sz w:val="20"/>
          <w:szCs w:val="20"/>
          <w:lang w:val="en-ZA" w:eastAsia="en-US"/>
        </w:rPr>
        <w:t xml:space="preserve"> </w:t>
      </w:r>
      <w:r w:rsidRPr="1C25632A" w:rsidR="000B2876">
        <w:rPr>
          <w:rFonts w:eastAsia="Calibri" w:cs="Arial"/>
          <w:sz w:val="20"/>
          <w:szCs w:val="20"/>
          <w:lang w:val="en-ZA" w:eastAsia="en-US"/>
        </w:rPr>
        <w:t>submitted</w:t>
      </w:r>
      <w:r w:rsidRPr="1C25632A" w:rsidR="000B2876">
        <w:rPr>
          <w:rFonts w:eastAsia="Calibri" w:cs="Arial"/>
          <w:sz w:val="20"/>
          <w:szCs w:val="20"/>
          <w:lang w:val="en-ZA" w:eastAsia="en-US"/>
        </w:rPr>
        <w:t xml:space="preserve"> the Change Request, the Service Provider's Authorised Representative shall provide </w:t>
      </w:r>
      <w:r w:rsidRPr="1C25632A" w:rsidR="1E2FB060">
        <w:rPr>
          <w:rFonts w:eastAsia="Calibri" w:cs="Arial"/>
          <w:sz w:val="20"/>
          <w:szCs w:val="20"/>
          <w:lang w:val="en-ZA" w:eastAsia="en-US"/>
        </w:rPr>
        <w:t>[COMPANY NAME]</w:t>
      </w:r>
      <w:r w:rsidRPr="1C25632A" w:rsidR="001324A9">
        <w:rPr>
          <w:rFonts w:eastAsia="Calibri" w:cs="Arial"/>
          <w:sz w:val="20"/>
          <w:szCs w:val="20"/>
          <w:lang w:val="en-ZA" w:eastAsia="en-US"/>
        </w:rPr>
        <w:t>’s</w:t>
      </w:r>
      <w:r w:rsidRPr="1C25632A" w:rsidR="000B2876">
        <w:rPr>
          <w:rFonts w:eastAsia="Calibri" w:cs="Arial"/>
          <w:sz w:val="20"/>
          <w:szCs w:val="20"/>
          <w:lang w:val="en-ZA" w:eastAsia="en-US"/>
        </w:rPr>
        <w:t xml:space="preserve"> Authorised Representative with a written report describing:</w:t>
      </w:r>
    </w:p>
    <w:p w:rsidRPr="00F7059B" w:rsidR="000B2876" w:rsidP="00F7059B" w:rsidRDefault="000B2876" w14:paraId="3F6EFE3A" w14:textId="77777777">
      <w:pPr>
        <w:numPr>
          <w:ilvl w:val="2"/>
          <w:numId w:val="5"/>
        </w:numPr>
        <w:tabs>
          <w:tab w:val="num" w:pos="3063"/>
        </w:tabs>
        <w:suppressAutoHyphens w:val="0"/>
        <w:spacing w:after="240" w:line="360" w:lineRule="auto"/>
        <w:jc w:val="both"/>
        <w:rPr>
          <w:rFonts w:eastAsia="Calibri" w:cs="Arial"/>
          <w:sz w:val="20"/>
          <w:szCs w:val="20"/>
          <w:lang w:val="en-ZA" w:eastAsia="en-US"/>
        </w:rPr>
      </w:pPr>
      <w:r w:rsidRPr="00F7059B">
        <w:rPr>
          <w:rFonts w:eastAsia="Calibri" w:cs="Arial"/>
          <w:sz w:val="20"/>
          <w:szCs w:val="20"/>
          <w:lang w:val="en-ZA" w:eastAsia="en-US"/>
        </w:rPr>
        <w:t>the feasibility of the changes contemplated by the Change Request;</w:t>
      </w:r>
    </w:p>
    <w:p w:rsidRPr="00F7059B" w:rsidR="000B2876" w:rsidP="00F7059B" w:rsidRDefault="000B2876" w14:paraId="201BDE53" w14:textId="77777777">
      <w:pPr>
        <w:numPr>
          <w:ilvl w:val="2"/>
          <w:numId w:val="5"/>
        </w:numPr>
        <w:tabs>
          <w:tab w:val="num" w:pos="3063"/>
        </w:tabs>
        <w:suppressAutoHyphens w:val="0"/>
        <w:spacing w:after="240" w:line="360" w:lineRule="auto"/>
        <w:jc w:val="both"/>
        <w:rPr>
          <w:rFonts w:eastAsia="Calibri" w:cs="Arial"/>
          <w:sz w:val="20"/>
          <w:szCs w:val="20"/>
          <w:lang w:val="en-ZA" w:eastAsia="en-US"/>
        </w:rPr>
      </w:pPr>
      <w:r w:rsidRPr="00F7059B">
        <w:rPr>
          <w:rFonts w:eastAsia="Calibri" w:cs="Arial"/>
          <w:sz w:val="20"/>
          <w:szCs w:val="20"/>
          <w:lang w:val="en-ZA" w:eastAsia="en-US"/>
        </w:rPr>
        <w:t>the proposed method of implementing the Change request;</w:t>
      </w:r>
    </w:p>
    <w:p w:rsidRPr="00F7059B" w:rsidR="000B2876" w:rsidP="00F7059B" w:rsidRDefault="000B2876" w14:paraId="682CD52A" w14:textId="77777777">
      <w:pPr>
        <w:numPr>
          <w:ilvl w:val="2"/>
          <w:numId w:val="5"/>
        </w:numPr>
        <w:tabs>
          <w:tab w:val="num" w:pos="3063"/>
        </w:tabs>
        <w:suppressAutoHyphens w:val="0"/>
        <w:spacing w:after="240" w:line="360" w:lineRule="auto"/>
        <w:jc w:val="both"/>
        <w:rPr>
          <w:rFonts w:eastAsia="Calibri" w:cs="Arial"/>
          <w:sz w:val="20"/>
          <w:szCs w:val="20"/>
          <w:lang w:val="en-ZA" w:eastAsia="en-US"/>
        </w:rPr>
      </w:pPr>
      <w:r w:rsidRPr="00F7059B">
        <w:rPr>
          <w:rFonts w:eastAsia="Calibri" w:cs="Arial"/>
          <w:sz w:val="20"/>
          <w:szCs w:val="20"/>
          <w:lang w:val="en-ZA" w:eastAsia="en-US"/>
        </w:rPr>
        <w:t>the effect that implementation of the Change Request will have on the Parties respective obligations in this Agreement;</w:t>
      </w:r>
    </w:p>
    <w:p w:rsidRPr="00F7059B" w:rsidR="000B2876" w:rsidP="00F7059B" w:rsidRDefault="000B2876" w14:paraId="1AFAA33F" w14:textId="77777777">
      <w:pPr>
        <w:numPr>
          <w:ilvl w:val="2"/>
          <w:numId w:val="5"/>
        </w:numPr>
        <w:tabs>
          <w:tab w:val="num" w:pos="3063"/>
        </w:tabs>
        <w:suppressAutoHyphens w:val="0"/>
        <w:spacing w:after="240" w:line="360" w:lineRule="auto"/>
        <w:jc w:val="both"/>
        <w:rPr>
          <w:rFonts w:eastAsia="Calibri" w:cs="Arial"/>
          <w:sz w:val="20"/>
          <w:szCs w:val="20"/>
          <w:lang w:val="en-ZA" w:eastAsia="en-US"/>
        </w:rPr>
      </w:pPr>
      <w:r w:rsidRPr="00F7059B">
        <w:rPr>
          <w:rFonts w:eastAsia="Calibri" w:cs="Arial"/>
          <w:sz w:val="20"/>
          <w:szCs w:val="20"/>
          <w:lang w:val="en-ZA" w:eastAsia="en-US"/>
        </w:rPr>
        <w:t>proposed revised annexures to this Agreement to the extent that these will be impacted by the Change Request;</w:t>
      </w:r>
    </w:p>
    <w:p w:rsidRPr="00F7059B" w:rsidR="000B2876" w:rsidP="00F7059B" w:rsidRDefault="000B2876" w14:paraId="1C556C73" w14:textId="77777777">
      <w:pPr>
        <w:numPr>
          <w:ilvl w:val="2"/>
          <w:numId w:val="5"/>
        </w:numPr>
        <w:tabs>
          <w:tab w:val="num" w:pos="3063"/>
        </w:tabs>
        <w:suppressAutoHyphens w:val="0"/>
        <w:spacing w:after="240" w:line="360" w:lineRule="auto"/>
        <w:jc w:val="both"/>
        <w:rPr>
          <w:rFonts w:eastAsia="Calibri" w:cs="Arial"/>
          <w:sz w:val="20"/>
          <w:szCs w:val="20"/>
          <w:lang w:val="en-ZA" w:eastAsia="en-US"/>
        </w:rPr>
      </w:pPr>
      <w:r w:rsidRPr="00F7059B">
        <w:rPr>
          <w:rFonts w:eastAsia="Calibri" w:cs="Arial"/>
          <w:sz w:val="20"/>
          <w:szCs w:val="20"/>
          <w:lang w:val="en-ZA" w:eastAsia="en-US"/>
        </w:rPr>
        <w:t xml:space="preserve">the benefits to be derived by the Parties </w:t>
      </w:r>
      <w:proofErr w:type="gramStart"/>
      <w:r w:rsidRPr="00F7059B">
        <w:rPr>
          <w:rFonts w:eastAsia="Calibri" w:cs="Arial"/>
          <w:sz w:val="20"/>
          <w:szCs w:val="20"/>
          <w:lang w:val="en-ZA" w:eastAsia="en-US"/>
        </w:rPr>
        <w:t>as a result of</w:t>
      </w:r>
      <w:proofErr w:type="gramEnd"/>
      <w:r w:rsidRPr="00F7059B">
        <w:rPr>
          <w:rFonts w:eastAsia="Calibri" w:cs="Arial"/>
          <w:sz w:val="20"/>
          <w:szCs w:val="20"/>
          <w:lang w:val="en-ZA" w:eastAsia="en-US"/>
        </w:rPr>
        <w:t xml:space="preserve"> the implementation of the Change Request;</w:t>
      </w:r>
    </w:p>
    <w:p w:rsidRPr="00F7059B" w:rsidR="000B2876" w:rsidP="00F7059B" w:rsidRDefault="000B2876" w14:paraId="142E32F9" w14:textId="77777777">
      <w:pPr>
        <w:numPr>
          <w:ilvl w:val="2"/>
          <w:numId w:val="5"/>
        </w:numPr>
        <w:tabs>
          <w:tab w:val="num" w:pos="3063"/>
        </w:tabs>
        <w:suppressAutoHyphens w:val="0"/>
        <w:spacing w:after="240" w:line="360" w:lineRule="auto"/>
        <w:jc w:val="both"/>
        <w:rPr>
          <w:rFonts w:eastAsia="Calibri" w:cs="Arial"/>
          <w:sz w:val="20"/>
          <w:szCs w:val="20"/>
          <w:lang w:val="en-ZA" w:eastAsia="en-US"/>
        </w:rPr>
      </w:pPr>
      <w:r w:rsidRPr="00F7059B">
        <w:rPr>
          <w:rFonts w:eastAsia="Calibri" w:cs="Arial"/>
          <w:sz w:val="20"/>
          <w:szCs w:val="20"/>
          <w:lang w:val="en-ZA" w:eastAsia="en-US"/>
        </w:rPr>
        <w:t>any other options that may reasonably be considered to address the matter giving rise to the Change Request; and</w:t>
      </w:r>
    </w:p>
    <w:p w:rsidRPr="00F7059B" w:rsidR="000B2876" w:rsidP="00F7059B" w:rsidRDefault="000B2876" w14:paraId="4B6640F7" w14:textId="77777777">
      <w:pPr>
        <w:numPr>
          <w:ilvl w:val="2"/>
          <w:numId w:val="5"/>
        </w:numPr>
        <w:tabs>
          <w:tab w:val="num" w:pos="3063"/>
        </w:tabs>
        <w:suppressAutoHyphens w:val="0"/>
        <w:spacing w:after="240" w:line="360" w:lineRule="auto"/>
        <w:jc w:val="both"/>
        <w:rPr>
          <w:rFonts w:eastAsia="Calibri" w:cs="Arial"/>
          <w:sz w:val="20"/>
          <w:szCs w:val="20"/>
          <w:lang w:val="en-ZA" w:eastAsia="en-US"/>
        </w:rPr>
      </w:pPr>
      <w:r w:rsidRPr="00F7059B">
        <w:rPr>
          <w:rFonts w:eastAsia="Calibri" w:cs="Arial"/>
          <w:sz w:val="20"/>
          <w:szCs w:val="20"/>
          <w:lang w:val="en-ZA" w:eastAsia="en-US"/>
        </w:rPr>
        <w:t xml:space="preserve">any additional costs, expenses or contributions which may be necessary </w:t>
      </w:r>
      <w:proofErr w:type="gramStart"/>
      <w:r w:rsidRPr="00F7059B">
        <w:rPr>
          <w:rFonts w:eastAsia="Calibri" w:cs="Arial"/>
          <w:sz w:val="20"/>
          <w:szCs w:val="20"/>
          <w:lang w:val="en-ZA" w:eastAsia="en-US"/>
        </w:rPr>
        <w:t>as a result of</w:t>
      </w:r>
      <w:proofErr w:type="gramEnd"/>
      <w:r w:rsidRPr="00F7059B">
        <w:rPr>
          <w:rFonts w:eastAsia="Calibri" w:cs="Arial"/>
          <w:sz w:val="20"/>
          <w:szCs w:val="20"/>
          <w:lang w:val="en-ZA" w:eastAsia="en-US"/>
        </w:rPr>
        <w:t xml:space="preserve"> the implementation of the Change Request, provided such charges and expenses must be reasonable.</w:t>
      </w:r>
    </w:p>
    <w:p w:rsidRPr="00F7059B" w:rsidR="000B2876" w:rsidP="00F7059B" w:rsidRDefault="001324A9" w14:paraId="2CD71AA6" w14:textId="266DA8B9">
      <w:pPr>
        <w:numPr>
          <w:ilvl w:val="1"/>
          <w:numId w:val="5"/>
        </w:numPr>
        <w:tabs>
          <w:tab w:val="num" w:pos="2496"/>
        </w:tabs>
        <w:suppressAutoHyphens w:val="0"/>
        <w:spacing w:after="240" w:line="360" w:lineRule="auto"/>
        <w:jc w:val="both"/>
        <w:rPr>
          <w:rFonts w:eastAsia="Calibri" w:cs="Arial"/>
          <w:sz w:val="20"/>
          <w:szCs w:val="20"/>
          <w:lang w:val="en-ZA" w:eastAsia="en-US"/>
        </w:rPr>
      </w:pPr>
      <w:r w:rsidRPr="1C25632A" w:rsidR="1E2FB060">
        <w:rPr>
          <w:rFonts w:eastAsia="Calibri" w:cs="Arial"/>
          <w:sz w:val="20"/>
          <w:szCs w:val="20"/>
          <w:lang w:val="en-ZA" w:eastAsia="en-US"/>
        </w:rPr>
        <w:t>[COMPANY NAME]</w:t>
      </w:r>
      <w:r w:rsidRPr="1C25632A" w:rsidR="001324A9">
        <w:rPr>
          <w:rFonts w:eastAsia="Calibri" w:cs="Arial"/>
          <w:sz w:val="20"/>
          <w:szCs w:val="20"/>
          <w:lang w:val="en-ZA" w:eastAsia="en-US"/>
        </w:rPr>
        <w:t>’s</w:t>
      </w:r>
      <w:r w:rsidRPr="1C25632A" w:rsidR="000B2876">
        <w:rPr>
          <w:rFonts w:eastAsia="Calibri" w:cs="Arial"/>
          <w:sz w:val="20"/>
          <w:szCs w:val="20"/>
          <w:lang w:val="en-ZA" w:eastAsia="en-US"/>
        </w:rPr>
        <w:t xml:space="preserve"> Authorised Representative may request the Service Provider's Authorised Representative to conduct further or alternative investigations and thereafter revise his </w:t>
      </w:r>
      <w:r w:rsidRPr="1C25632A" w:rsidR="000B2876">
        <w:rPr>
          <w:rFonts w:eastAsia="Calibri" w:cs="Arial"/>
          <w:sz w:val="20"/>
          <w:szCs w:val="20"/>
          <w:lang w:val="en-ZA" w:eastAsia="en-US"/>
        </w:rPr>
        <w:t xml:space="preserve">written report for further consideration by </w:t>
      </w:r>
      <w:r w:rsidRPr="1C25632A" w:rsidR="1E2FB060">
        <w:rPr>
          <w:rFonts w:eastAsia="Calibri" w:cs="Arial"/>
          <w:sz w:val="20"/>
          <w:szCs w:val="20"/>
          <w:lang w:val="en-ZA" w:eastAsia="en-US"/>
        </w:rPr>
        <w:t>[COMPANY NAME]</w:t>
      </w:r>
      <w:r w:rsidRPr="1C25632A" w:rsidR="000B2876">
        <w:rPr>
          <w:rFonts w:eastAsia="Calibri" w:cs="Arial"/>
          <w:sz w:val="20"/>
          <w:szCs w:val="20"/>
          <w:lang w:val="en-ZA" w:eastAsia="en-US"/>
        </w:rPr>
        <w:t xml:space="preserve"> within 10 (ten) Business Days following such request. </w:t>
      </w:r>
    </w:p>
    <w:p w:rsidRPr="00F7059B" w:rsidR="000B2876" w:rsidP="00F7059B" w:rsidRDefault="000B2876" w14:paraId="532620C1" w14:textId="36D77F45">
      <w:pPr>
        <w:numPr>
          <w:ilvl w:val="1"/>
          <w:numId w:val="5"/>
        </w:numPr>
        <w:tabs>
          <w:tab w:val="num" w:pos="2496"/>
        </w:tabs>
        <w:suppressAutoHyphens w:val="0"/>
        <w:spacing w:after="240" w:line="360" w:lineRule="auto"/>
        <w:jc w:val="both"/>
        <w:rPr>
          <w:rFonts w:eastAsia="Calibri" w:cs="Arial"/>
          <w:sz w:val="20"/>
          <w:szCs w:val="20"/>
          <w:lang w:val="en-ZA" w:eastAsia="en-US"/>
        </w:rPr>
      </w:pPr>
      <w:bookmarkStart w:name="_Ref460894416" w:id="23"/>
      <w:r w:rsidRPr="1C25632A" w:rsidR="000B2876">
        <w:rPr>
          <w:rFonts w:eastAsia="Calibri" w:cs="Arial"/>
          <w:sz w:val="20"/>
          <w:szCs w:val="20"/>
          <w:lang w:val="en-ZA" w:eastAsia="en-US"/>
        </w:rPr>
        <w:t xml:space="preserve">A Change Request shall not be implemented unless </w:t>
      </w:r>
      <w:r w:rsidRPr="1C25632A" w:rsidR="1E2FB060">
        <w:rPr>
          <w:rFonts w:eastAsia="Calibri" w:cs="Arial"/>
          <w:sz w:val="20"/>
          <w:szCs w:val="20"/>
          <w:lang w:val="en-ZA" w:eastAsia="en-US"/>
        </w:rPr>
        <w:t>[COMPANY NAME]</w:t>
      </w:r>
      <w:r w:rsidRPr="1C25632A" w:rsidR="000B2876">
        <w:rPr>
          <w:rFonts w:eastAsia="Calibri" w:cs="Arial"/>
          <w:sz w:val="20"/>
          <w:szCs w:val="20"/>
          <w:lang w:val="en-ZA" w:eastAsia="en-US"/>
        </w:rPr>
        <w:t xml:space="preserve"> gives its approval in writing to:</w:t>
      </w:r>
      <w:bookmarkEnd w:id="23"/>
    </w:p>
    <w:p w:rsidRPr="00F7059B" w:rsidR="000B2876" w:rsidP="00F7059B" w:rsidRDefault="000B2876" w14:paraId="78C36CC5" w14:textId="77777777">
      <w:pPr>
        <w:numPr>
          <w:ilvl w:val="2"/>
          <w:numId w:val="5"/>
        </w:numPr>
        <w:tabs>
          <w:tab w:val="num" w:pos="3063"/>
        </w:tabs>
        <w:suppressAutoHyphens w:val="0"/>
        <w:spacing w:after="240" w:line="360" w:lineRule="auto"/>
        <w:jc w:val="both"/>
        <w:rPr>
          <w:rFonts w:eastAsia="Calibri" w:cs="Arial"/>
          <w:sz w:val="20"/>
          <w:szCs w:val="20"/>
          <w:lang w:val="en-ZA" w:eastAsia="en-US"/>
        </w:rPr>
      </w:pPr>
      <w:r w:rsidRPr="00F7059B">
        <w:rPr>
          <w:rFonts w:eastAsia="Calibri" w:cs="Arial"/>
          <w:sz w:val="20"/>
          <w:szCs w:val="20"/>
          <w:lang w:val="en-ZA" w:eastAsia="en-US"/>
        </w:rPr>
        <w:t>the proposed changes to the Services; and</w:t>
      </w:r>
    </w:p>
    <w:p w:rsidRPr="00F7059B" w:rsidR="000B2876" w:rsidP="00F7059B" w:rsidRDefault="000B2876" w14:paraId="7C30A78A" w14:textId="77777777">
      <w:pPr>
        <w:numPr>
          <w:ilvl w:val="2"/>
          <w:numId w:val="5"/>
        </w:numPr>
        <w:tabs>
          <w:tab w:val="num" w:pos="3063"/>
        </w:tabs>
        <w:suppressAutoHyphens w:val="0"/>
        <w:spacing w:after="240" w:line="360" w:lineRule="auto"/>
        <w:jc w:val="both"/>
        <w:rPr>
          <w:rFonts w:eastAsia="Calibri" w:cs="Arial"/>
          <w:sz w:val="20"/>
          <w:szCs w:val="20"/>
          <w:lang w:val="en-ZA" w:eastAsia="en-US"/>
        </w:rPr>
      </w:pPr>
      <w:r w:rsidRPr="00F7059B">
        <w:rPr>
          <w:rFonts w:eastAsia="Calibri" w:cs="Arial"/>
          <w:sz w:val="20"/>
          <w:szCs w:val="20"/>
          <w:lang w:val="en-ZA" w:eastAsia="en-US"/>
        </w:rPr>
        <w:t>any additional costs, expenses and contributions for which it may be liable.</w:t>
      </w:r>
    </w:p>
    <w:p w:rsidRPr="00F7059B" w:rsidR="000B2876" w:rsidP="00F7059B" w:rsidRDefault="000B2876" w14:paraId="71986193" w14:textId="46E37415">
      <w:pPr>
        <w:numPr>
          <w:ilvl w:val="1"/>
          <w:numId w:val="5"/>
        </w:numPr>
        <w:tabs>
          <w:tab w:val="num" w:pos="2496"/>
        </w:tabs>
        <w:suppressAutoHyphens w:val="0"/>
        <w:spacing w:after="240" w:line="360" w:lineRule="auto"/>
        <w:jc w:val="both"/>
        <w:rPr>
          <w:rFonts w:eastAsia="Calibri" w:cs="Arial"/>
          <w:sz w:val="20"/>
          <w:szCs w:val="20"/>
          <w:lang w:val="en-ZA" w:eastAsia="en-US"/>
        </w:rPr>
      </w:pPr>
      <w:r w:rsidRPr="00F7059B" w:rsidR="000B2876">
        <w:rPr>
          <w:rFonts w:eastAsia="Calibri" w:cs="Arial"/>
          <w:sz w:val="20"/>
          <w:szCs w:val="20"/>
          <w:lang w:val="en-ZA" w:eastAsia="en-US"/>
        </w:rPr>
        <w:t xml:space="preserve">Following </w:t>
      </w:r>
      <w:r w:rsidRPr="00F7059B" w:rsidR="1E2FB060">
        <w:rPr>
          <w:rFonts w:eastAsia="Calibri" w:cs="Arial"/>
          <w:sz w:val="20"/>
          <w:szCs w:val="20"/>
          <w:lang w:val="en-ZA" w:eastAsia="en-US"/>
        </w:rPr>
        <w:t>[COMPANY NAME]</w:t>
      </w:r>
      <w:r w:rsidRPr="1C25632A" w:rsidR="001324A9">
        <w:rPr>
          <w:rFonts w:eastAsia="Calibri" w:cs="Arial"/>
          <w:sz w:val="20"/>
          <w:szCs w:val="20"/>
          <w:lang w:val="en-ZA" w:eastAsia="en-US"/>
        </w:rPr>
        <w:t>’s</w:t>
      </w:r>
      <w:r w:rsidRPr="1C25632A" w:rsidR="000B2876">
        <w:rPr>
          <w:rFonts w:eastAsia="Calibri" w:cs="Arial"/>
          <w:sz w:val="20"/>
          <w:szCs w:val="20"/>
          <w:lang w:val="en-ZA" w:eastAsia="en-US"/>
        </w:rPr>
        <w:t xml:space="preserve"> approval in terms of clause </w:t>
      </w:r>
      <w:r w:rsidRPr="00F7059B" w:rsidR="00767B81">
        <w:rPr>
          <w:rFonts w:eastAsia="Calibri" w:cs="Arial"/>
          <w:sz w:val="20"/>
          <w:szCs w:val="20"/>
          <w:lang w:val="en-ZA" w:eastAsia="en-US"/>
        </w:rPr>
        <w:fldChar w:fldCharType="begin"/>
      </w:r>
      <w:r w:rsidRPr="00F7059B" w:rsidR="00767B81">
        <w:rPr>
          <w:rFonts w:eastAsia="Calibri" w:cs="Arial"/>
          <w:sz w:val="20"/>
          <w:szCs w:val="20"/>
          <w:lang w:val="en-ZA" w:eastAsia="en-US"/>
        </w:rPr>
        <w:instrText xml:space="preserve"> REF _Ref460894416 \r \h </w:instrText>
      </w:r>
      <w:r w:rsidRPr="00F7059B" w:rsidR="00B0675F">
        <w:rPr>
          <w:rFonts w:eastAsia="Calibri" w:cs="Arial"/>
          <w:sz w:val="20"/>
          <w:szCs w:val="20"/>
          <w:lang w:val="en-ZA" w:eastAsia="en-US"/>
        </w:rPr>
        <w:instrText xml:space="preserve"> \* MERGEFORMAT </w:instrText>
      </w:r>
      <w:r w:rsidRPr="00F7059B" w:rsidR="00767B81">
        <w:rPr>
          <w:rFonts w:eastAsia="Calibri" w:cs="Arial"/>
          <w:sz w:val="20"/>
          <w:szCs w:val="20"/>
          <w:lang w:val="en-ZA" w:eastAsia="en-US"/>
        </w:rPr>
      </w:r>
      <w:r w:rsidRPr="00F7059B" w:rsidR="00767B81">
        <w:rPr>
          <w:rFonts w:eastAsia="Calibri" w:cs="Arial"/>
          <w:sz w:val="20"/>
          <w:szCs w:val="20"/>
          <w:lang w:val="en-ZA" w:eastAsia="en-US"/>
        </w:rPr>
        <w:fldChar w:fldCharType="separate"/>
      </w:r>
      <w:r w:rsidRPr="1C25632A" w:rsidR="00235B18">
        <w:rPr>
          <w:rFonts w:eastAsia="Calibri" w:cs="Arial"/>
          <w:sz w:val="20"/>
          <w:szCs w:val="20"/>
          <w:lang w:val="en-ZA" w:eastAsia="en-US"/>
        </w:rPr>
        <w:t>8.5</w:t>
      </w:r>
      <w:r w:rsidRPr="00F7059B" w:rsidR="00767B81">
        <w:rPr>
          <w:rFonts w:eastAsia="Calibri" w:cs="Arial"/>
          <w:sz w:val="20"/>
          <w:szCs w:val="20"/>
          <w:lang w:val="en-ZA" w:eastAsia="en-US"/>
        </w:rPr>
        <w:fldChar w:fldCharType="end"/>
      </w:r>
      <w:r w:rsidRPr="1C25632A" w:rsidR="00767B81">
        <w:rPr>
          <w:rFonts w:eastAsia="Calibri" w:cs="Arial"/>
          <w:sz w:val="20"/>
          <w:szCs w:val="20"/>
          <w:lang w:val="en-ZA" w:eastAsia="en-US"/>
        </w:rPr>
        <w:t xml:space="preserve"> above</w:t>
      </w:r>
      <w:r w:rsidRPr="1C25632A" w:rsidR="000B2876">
        <w:rPr>
          <w:rFonts w:eastAsia="Calibri" w:cs="Arial"/>
          <w:sz w:val="20"/>
          <w:szCs w:val="20"/>
          <w:lang w:val="en-ZA" w:eastAsia="en-US"/>
        </w:rPr>
        <w:t>, the Parties agree to make such written amendments to the relevant Schedules to this Agreement as may be necessary.</w:t>
      </w:r>
    </w:p>
    <w:p w:rsidRPr="00F7059B" w:rsidR="000B2876" w:rsidP="00F7059B" w:rsidRDefault="000B2876" w14:paraId="7DE43BC2" w14:textId="0DB2D5F9">
      <w:pPr>
        <w:numPr>
          <w:ilvl w:val="1"/>
          <w:numId w:val="5"/>
        </w:numPr>
        <w:tabs>
          <w:tab w:val="num" w:pos="2496"/>
        </w:tabs>
        <w:suppressAutoHyphens w:val="0"/>
        <w:spacing w:after="240" w:line="360" w:lineRule="auto"/>
        <w:jc w:val="both"/>
        <w:rPr>
          <w:rFonts w:eastAsia="Calibri" w:cs="Arial"/>
          <w:sz w:val="20"/>
          <w:szCs w:val="20"/>
          <w:lang w:val="en-ZA" w:eastAsia="en-US"/>
        </w:rPr>
      </w:pPr>
      <w:r w:rsidRPr="00F7059B">
        <w:rPr>
          <w:rFonts w:eastAsia="Calibri" w:cs="Arial"/>
          <w:sz w:val="20"/>
          <w:szCs w:val="20"/>
          <w:lang w:val="en-ZA" w:eastAsia="en-US"/>
        </w:rPr>
        <w:t xml:space="preserve">If a Change Request is made and one of the Parties reasonably believes that the procedure set forth in this clause </w:t>
      </w:r>
      <w:r w:rsidRPr="00F7059B" w:rsidR="00505DB2">
        <w:rPr>
          <w:rFonts w:eastAsia="Calibri" w:cs="Arial"/>
          <w:sz w:val="20"/>
          <w:szCs w:val="20"/>
          <w:lang w:val="en-ZA" w:eastAsia="en-US"/>
        </w:rPr>
        <w:fldChar w:fldCharType="begin"/>
      </w:r>
      <w:r w:rsidRPr="00F7059B" w:rsidR="00505DB2">
        <w:rPr>
          <w:rFonts w:eastAsia="Calibri" w:cs="Arial"/>
          <w:sz w:val="20"/>
          <w:szCs w:val="20"/>
          <w:lang w:val="en-ZA" w:eastAsia="en-US"/>
        </w:rPr>
        <w:instrText xml:space="preserve"> REF _Ref56521200 \r \h </w:instrText>
      </w:r>
      <w:r w:rsidRPr="00F7059B" w:rsidR="00B0675F">
        <w:rPr>
          <w:rFonts w:eastAsia="Calibri" w:cs="Arial"/>
          <w:sz w:val="20"/>
          <w:szCs w:val="20"/>
          <w:lang w:val="en-ZA" w:eastAsia="en-US"/>
        </w:rPr>
        <w:instrText xml:space="preserve"> \* MERGEFORMAT </w:instrText>
      </w:r>
      <w:r w:rsidRPr="00F7059B" w:rsidR="00505DB2">
        <w:rPr>
          <w:rFonts w:eastAsia="Calibri" w:cs="Arial"/>
          <w:sz w:val="20"/>
          <w:szCs w:val="20"/>
          <w:lang w:val="en-ZA" w:eastAsia="en-US"/>
        </w:rPr>
      </w:r>
      <w:r w:rsidRPr="00F7059B" w:rsidR="00505DB2">
        <w:rPr>
          <w:rFonts w:eastAsia="Calibri" w:cs="Arial"/>
          <w:sz w:val="20"/>
          <w:szCs w:val="20"/>
          <w:lang w:val="en-ZA" w:eastAsia="en-US"/>
        </w:rPr>
        <w:fldChar w:fldCharType="separate"/>
      </w:r>
      <w:r w:rsidRPr="00F7059B" w:rsidR="00235B18">
        <w:rPr>
          <w:rFonts w:eastAsia="Calibri" w:cs="Arial"/>
          <w:sz w:val="20"/>
          <w:szCs w:val="20"/>
          <w:lang w:val="en-ZA" w:eastAsia="en-US"/>
        </w:rPr>
        <w:t>8</w:t>
      </w:r>
      <w:r w:rsidRPr="00F7059B" w:rsidR="00505DB2">
        <w:rPr>
          <w:rFonts w:eastAsia="Calibri" w:cs="Arial"/>
          <w:sz w:val="20"/>
          <w:szCs w:val="20"/>
          <w:lang w:val="en-ZA" w:eastAsia="en-US"/>
        </w:rPr>
        <w:fldChar w:fldCharType="end"/>
      </w:r>
      <w:r w:rsidRPr="00F7059B">
        <w:rPr>
          <w:rFonts w:eastAsia="Calibri" w:cs="Arial"/>
          <w:sz w:val="20"/>
          <w:szCs w:val="20"/>
          <w:lang w:val="en-ZA" w:eastAsia="en-US"/>
        </w:rPr>
        <w:t xml:space="preserve"> should be expedited, the Parties will use their reasonable endeavours to procure that such procedure is expedited to achieve resolution as soon as possible.</w:t>
      </w:r>
    </w:p>
    <w:p w:rsidRPr="00F7059B" w:rsidR="000B2876" w:rsidP="00F7059B" w:rsidRDefault="000B2876" w14:paraId="37D58F51" w14:textId="77777777">
      <w:pPr>
        <w:keepNext/>
        <w:keepLines/>
        <w:numPr>
          <w:ilvl w:val="0"/>
          <w:numId w:val="5"/>
        </w:numPr>
        <w:tabs>
          <w:tab w:val="num" w:pos="2355"/>
        </w:tabs>
        <w:suppressAutoHyphens w:val="0"/>
        <w:spacing w:after="240" w:line="360" w:lineRule="auto"/>
        <w:jc w:val="both"/>
        <w:rPr>
          <w:rFonts w:eastAsia="Calibri" w:cs="Arial"/>
          <w:b/>
          <w:sz w:val="20"/>
          <w:szCs w:val="20"/>
          <w:lang w:val="en-ZA" w:eastAsia="en-US"/>
        </w:rPr>
      </w:pPr>
      <w:bookmarkStart w:name="_Toc460895530" w:id="24"/>
      <w:r w:rsidRPr="00F7059B">
        <w:rPr>
          <w:rFonts w:eastAsia="Calibri" w:cs="Arial"/>
          <w:b/>
          <w:sz w:val="20"/>
          <w:szCs w:val="20"/>
          <w:lang w:val="en-ZA" w:eastAsia="en-US"/>
        </w:rPr>
        <w:t>Fees</w:t>
      </w:r>
      <w:bookmarkEnd w:id="24"/>
    </w:p>
    <w:p w:rsidRPr="00F7059B" w:rsidR="008544AF" w:rsidP="00F7059B" w:rsidRDefault="000B2876" w14:paraId="3277653F" w14:textId="7747601E">
      <w:pPr>
        <w:numPr>
          <w:ilvl w:val="1"/>
          <w:numId w:val="5"/>
        </w:numPr>
        <w:tabs>
          <w:tab w:val="num" w:pos="2496"/>
        </w:tabs>
        <w:suppressAutoHyphens w:val="0"/>
        <w:spacing w:after="240" w:line="360" w:lineRule="auto"/>
        <w:jc w:val="both"/>
        <w:rPr>
          <w:rFonts w:eastAsia="Calibri" w:cs="Arial"/>
          <w:sz w:val="20"/>
          <w:szCs w:val="20"/>
          <w:lang w:val="en-ZA" w:eastAsia="en-US"/>
        </w:rPr>
      </w:pPr>
      <w:bookmarkStart w:name="_Ref460894520" w:id="25"/>
      <w:r w:rsidRPr="1C25632A" w:rsidR="000B2876">
        <w:rPr>
          <w:rFonts w:eastAsia="Calibri" w:cs="Arial"/>
          <w:sz w:val="20"/>
          <w:szCs w:val="20"/>
          <w:lang w:val="en-ZA" w:eastAsia="en-US"/>
        </w:rPr>
        <w:t xml:space="preserve">In consideration for the provision of the Services by the </w:t>
      </w:r>
      <w:r w:rsidRPr="1C25632A" w:rsidR="00495165">
        <w:rPr>
          <w:rFonts w:eastAsia="Calibri" w:cs="Arial"/>
          <w:sz w:val="20"/>
          <w:szCs w:val="20"/>
          <w:lang w:val="en-ZA" w:eastAsia="en-US"/>
        </w:rPr>
        <w:t>Consultant</w:t>
      </w:r>
      <w:r w:rsidRPr="1C25632A" w:rsidR="000B2876">
        <w:rPr>
          <w:rFonts w:eastAsia="Calibri" w:cs="Arial"/>
          <w:sz w:val="20"/>
          <w:szCs w:val="20"/>
          <w:lang w:val="en-ZA" w:eastAsia="en-US"/>
        </w:rPr>
        <w:t xml:space="preserve">, </w:t>
      </w:r>
      <w:bookmarkStart w:name="_Ref361474548" w:id="26"/>
      <w:bookmarkStart w:name="_Ref361926701" w:id="27"/>
      <w:bookmarkEnd w:id="25"/>
      <w:r w:rsidRPr="1C25632A" w:rsidR="008544AF">
        <w:rPr>
          <w:rFonts w:eastAsia="Calibri" w:cs="Arial"/>
          <w:sz w:val="20"/>
          <w:szCs w:val="20"/>
          <w:lang w:val="en-ZA" w:eastAsia="en-US"/>
        </w:rPr>
        <w:t xml:space="preserve">the </w:t>
      </w:r>
      <w:r w:rsidRPr="1C25632A" w:rsidR="1E2FB060">
        <w:rPr>
          <w:rFonts w:eastAsia="Calibri" w:cs="Arial"/>
          <w:sz w:val="20"/>
          <w:szCs w:val="20"/>
          <w:lang w:val="en-ZA" w:eastAsia="en-US"/>
        </w:rPr>
        <w:t>[COMPANY NAME]</w:t>
      </w:r>
      <w:r w:rsidRPr="1C25632A" w:rsidR="008544AF">
        <w:rPr>
          <w:rFonts w:eastAsia="Calibri" w:cs="Arial"/>
          <w:sz w:val="20"/>
          <w:szCs w:val="20"/>
          <w:lang w:val="en-ZA" w:eastAsia="en-US"/>
        </w:rPr>
        <w:t xml:space="preserve"> shall pay the Consultancy Fee to the Consultant</w:t>
      </w:r>
      <w:r w:rsidRPr="1C25632A" w:rsidR="008544AF">
        <w:rPr>
          <w:rFonts w:eastAsia="Calibri" w:cs="Arial"/>
          <w:sz w:val="20"/>
          <w:szCs w:val="20"/>
          <w:lang w:val="en-ZA" w:eastAsia="en-US"/>
        </w:rPr>
        <w:t xml:space="preserve">.  </w:t>
      </w:r>
      <w:r w:rsidRPr="1C25632A" w:rsidR="008544AF">
        <w:rPr>
          <w:rFonts w:eastAsia="Calibri" w:cs="Arial"/>
          <w:sz w:val="20"/>
          <w:szCs w:val="20"/>
          <w:lang w:val="en-ZA" w:eastAsia="en-US"/>
        </w:rPr>
        <w:t xml:space="preserve">The provisions as set out in </w:t>
      </w:r>
      <w:r w:rsidRPr="1C25632A" w:rsidR="009C58E4">
        <w:rPr>
          <w:rFonts w:eastAsia="Calibri" w:cs="Arial"/>
          <w:sz w:val="20"/>
          <w:szCs w:val="20"/>
          <w:lang w:val="en-ZA" w:eastAsia="en-US"/>
        </w:rPr>
        <w:t>the Schedule</w:t>
      </w:r>
      <w:r w:rsidRPr="1C25632A" w:rsidR="008544AF">
        <w:rPr>
          <w:rFonts w:eastAsia="Calibri" w:cs="Arial"/>
          <w:sz w:val="20"/>
          <w:szCs w:val="20"/>
          <w:lang w:val="en-ZA" w:eastAsia="en-US"/>
        </w:rPr>
        <w:t xml:space="preserve"> shall govern and regulate all payments by </w:t>
      </w:r>
      <w:r w:rsidRPr="1C25632A" w:rsidR="009C58E4">
        <w:rPr>
          <w:rFonts w:eastAsia="Calibri" w:cs="Arial"/>
          <w:sz w:val="20"/>
          <w:szCs w:val="20"/>
          <w:lang w:val="en-ZA" w:eastAsia="en-US"/>
        </w:rPr>
        <w:t xml:space="preserve">the </w:t>
      </w:r>
      <w:r w:rsidRPr="1C25632A" w:rsidR="1E2FB060">
        <w:rPr>
          <w:rFonts w:eastAsia="Calibri" w:cs="Arial"/>
          <w:sz w:val="20"/>
          <w:szCs w:val="20"/>
          <w:lang w:val="en-ZA" w:eastAsia="en-US"/>
        </w:rPr>
        <w:t>[COMPANY NAME]</w:t>
      </w:r>
      <w:r w:rsidRPr="1C25632A" w:rsidR="008544AF">
        <w:rPr>
          <w:rFonts w:eastAsia="Calibri" w:cs="Arial"/>
          <w:sz w:val="20"/>
          <w:szCs w:val="20"/>
          <w:lang w:val="en-ZA" w:eastAsia="en-US"/>
        </w:rPr>
        <w:t xml:space="preserve"> to the Consultant during the terms of this Agreement.</w:t>
      </w:r>
    </w:p>
    <w:p w:rsidRPr="00F7059B" w:rsidR="000B2876" w:rsidP="00F7059B" w:rsidRDefault="000B2876" w14:paraId="5A18FC76" w14:textId="370825CF">
      <w:pPr>
        <w:numPr>
          <w:ilvl w:val="1"/>
          <w:numId w:val="5"/>
        </w:numPr>
        <w:tabs>
          <w:tab w:val="num" w:pos="2496"/>
        </w:tabs>
        <w:suppressAutoHyphens w:val="0"/>
        <w:spacing w:after="240" w:line="360" w:lineRule="auto"/>
        <w:jc w:val="both"/>
        <w:rPr>
          <w:rFonts w:eastAsia="Calibri" w:cs="Arial"/>
          <w:sz w:val="20"/>
          <w:szCs w:val="20"/>
          <w:lang w:val="en-ZA" w:eastAsia="en-US"/>
        </w:rPr>
      </w:pPr>
      <w:bookmarkStart w:name="_Ref460894536" w:id="28"/>
      <w:bookmarkEnd w:id="26"/>
      <w:bookmarkEnd w:id="27"/>
      <w:r w:rsidRPr="1C25632A" w:rsidR="000B2876">
        <w:rPr>
          <w:rFonts w:eastAsia="Calibri" w:cs="Arial"/>
          <w:sz w:val="20"/>
          <w:szCs w:val="20"/>
          <w:lang w:val="en-ZA" w:eastAsia="en-US"/>
        </w:rPr>
        <w:t xml:space="preserve">Where, </w:t>
      </w:r>
      <w:r w:rsidRPr="1C25632A" w:rsidR="1E2FB060">
        <w:rPr>
          <w:rFonts w:eastAsia="Calibri" w:cs="Arial"/>
          <w:sz w:val="20"/>
          <w:szCs w:val="20"/>
          <w:lang w:val="en-ZA" w:eastAsia="en-US"/>
        </w:rPr>
        <w:t>[COMPANY NAME]</w:t>
      </w:r>
      <w:r w:rsidRPr="1C25632A" w:rsidR="000B2876">
        <w:rPr>
          <w:rFonts w:eastAsia="Calibri" w:cs="Arial"/>
          <w:sz w:val="20"/>
          <w:szCs w:val="20"/>
          <w:lang w:val="en-ZA" w:eastAsia="en-US"/>
        </w:rPr>
        <w:t xml:space="preserve"> is obliged to withhold tax from payments due to the </w:t>
      </w:r>
      <w:r w:rsidRPr="1C25632A" w:rsidR="00495165">
        <w:rPr>
          <w:rFonts w:eastAsia="Calibri" w:cs="Arial"/>
          <w:sz w:val="20"/>
          <w:szCs w:val="20"/>
          <w:lang w:val="en-ZA" w:eastAsia="en-US"/>
        </w:rPr>
        <w:t>Consultant</w:t>
      </w:r>
      <w:r w:rsidRPr="1C25632A" w:rsidR="000B2876">
        <w:rPr>
          <w:rFonts w:eastAsia="Calibri" w:cs="Arial"/>
          <w:sz w:val="20"/>
          <w:szCs w:val="20"/>
          <w:lang w:val="en-ZA" w:eastAsia="en-US"/>
        </w:rPr>
        <w:t xml:space="preserve"> </w:t>
      </w:r>
      <w:r w:rsidRPr="1C25632A" w:rsidR="000B2876">
        <w:rPr>
          <w:rFonts w:eastAsia="Calibri" w:cs="Arial"/>
          <w:sz w:val="20"/>
          <w:szCs w:val="20"/>
          <w:lang w:val="en-ZA" w:eastAsia="en-US"/>
        </w:rPr>
        <w:t>pursuant to</w:t>
      </w:r>
      <w:r w:rsidRPr="1C25632A" w:rsidR="000B2876">
        <w:rPr>
          <w:rFonts w:eastAsia="Calibri" w:cs="Arial"/>
          <w:sz w:val="20"/>
          <w:szCs w:val="20"/>
          <w:lang w:val="en-ZA" w:eastAsia="en-US"/>
        </w:rPr>
        <w:t xml:space="preserve"> this Agreement, </w:t>
      </w:r>
      <w:r w:rsidRPr="1C25632A" w:rsidR="1E2FB060">
        <w:rPr>
          <w:rFonts w:eastAsia="Calibri" w:cs="Arial"/>
          <w:sz w:val="20"/>
          <w:szCs w:val="20"/>
          <w:lang w:val="en-ZA" w:eastAsia="en-US"/>
        </w:rPr>
        <w:t>[COMPANY NAME]</w:t>
      </w:r>
      <w:r w:rsidRPr="1C25632A" w:rsidR="000B2876">
        <w:rPr>
          <w:rFonts w:eastAsia="Calibri" w:cs="Arial"/>
          <w:sz w:val="20"/>
          <w:szCs w:val="20"/>
          <w:lang w:val="en-ZA" w:eastAsia="en-US"/>
        </w:rPr>
        <w:t xml:space="preserve"> shall withhold such tax from the payment </w:t>
      </w:r>
      <w:r w:rsidRPr="1C25632A" w:rsidR="000B2876">
        <w:rPr>
          <w:rFonts w:eastAsia="Calibri" w:cs="Arial"/>
          <w:sz w:val="20"/>
          <w:szCs w:val="20"/>
          <w:lang w:val="en-ZA" w:eastAsia="en-US"/>
        </w:rPr>
        <w:t>in accordance with</w:t>
      </w:r>
      <w:r w:rsidRPr="1C25632A" w:rsidR="000B2876">
        <w:rPr>
          <w:rFonts w:eastAsia="Calibri" w:cs="Arial"/>
          <w:sz w:val="20"/>
          <w:szCs w:val="20"/>
          <w:lang w:val="en-ZA" w:eastAsia="en-US"/>
        </w:rPr>
        <w:t xml:space="preserve"> the applicable law and provide the </w:t>
      </w:r>
      <w:r w:rsidRPr="1C25632A" w:rsidR="00495165">
        <w:rPr>
          <w:rFonts w:eastAsia="Calibri" w:cs="Arial"/>
          <w:sz w:val="20"/>
          <w:szCs w:val="20"/>
          <w:lang w:val="en-ZA" w:eastAsia="en-US"/>
        </w:rPr>
        <w:t>Consultant</w:t>
      </w:r>
      <w:r w:rsidRPr="1C25632A" w:rsidR="000B2876">
        <w:rPr>
          <w:rFonts w:eastAsia="Calibri" w:cs="Arial"/>
          <w:sz w:val="20"/>
          <w:szCs w:val="20"/>
          <w:lang w:val="en-ZA" w:eastAsia="en-US"/>
        </w:rPr>
        <w:t xml:space="preserve"> with the </w:t>
      </w:r>
      <w:r w:rsidRPr="1C25632A" w:rsidR="000B2876">
        <w:rPr>
          <w:rFonts w:eastAsia="Calibri" w:cs="Arial"/>
          <w:sz w:val="20"/>
          <w:szCs w:val="20"/>
          <w:lang w:val="en-ZA" w:eastAsia="en-US"/>
        </w:rPr>
        <w:t>appropriate documentation</w:t>
      </w:r>
      <w:r w:rsidRPr="1C25632A" w:rsidR="000B2876">
        <w:rPr>
          <w:rFonts w:eastAsia="Calibri" w:cs="Arial"/>
          <w:sz w:val="20"/>
          <w:szCs w:val="20"/>
          <w:lang w:val="en-ZA" w:eastAsia="en-US"/>
        </w:rPr>
        <w:t xml:space="preserve"> as proof of remittance to the revenue authority.</w:t>
      </w:r>
      <w:bookmarkEnd w:id="28"/>
    </w:p>
    <w:p w:rsidRPr="00F7059B" w:rsidR="000B2876" w:rsidP="00F7059B" w:rsidRDefault="000B2876" w14:paraId="0B9A22CC" w14:textId="1A756DA6">
      <w:pPr>
        <w:numPr>
          <w:ilvl w:val="1"/>
          <w:numId w:val="5"/>
        </w:numPr>
        <w:tabs>
          <w:tab w:val="num" w:pos="2496"/>
        </w:tabs>
        <w:suppressAutoHyphens w:val="0"/>
        <w:spacing w:after="240" w:line="360" w:lineRule="auto"/>
        <w:jc w:val="both"/>
        <w:rPr>
          <w:rFonts w:eastAsia="Calibri" w:cs="Arial"/>
          <w:sz w:val="20"/>
          <w:szCs w:val="20"/>
          <w:lang w:val="en-ZA" w:eastAsia="en-US"/>
        </w:rPr>
      </w:pPr>
      <w:r w:rsidRPr="00F7059B">
        <w:rPr>
          <w:rFonts w:eastAsia="Calibri" w:cs="Arial"/>
          <w:sz w:val="20"/>
          <w:szCs w:val="20"/>
          <w:lang w:val="en-ZA" w:eastAsia="en-US"/>
        </w:rPr>
        <w:t xml:space="preserve">Any other taxes other than the taxes dealt with under clause </w:t>
      </w:r>
      <w:r w:rsidRPr="00F7059B">
        <w:rPr>
          <w:rFonts w:eastAsia="Calibri" w:cs="Arial"/>
          <w:sz w:val="20"/>
          <w:szCs w:val="20"/>
          <w:lang w:val="en-ZA" w:eastAsia="en-US"/>
        </w:rPr>
        <w:fldChar w:fldCharType="begin"/>
      </w:r>
      <w:r w:rsidRPr="00F7059B">
        <w:rPr>
          <w:rFonts w:eastAsia="Calibri" w:cs="Arial"/>
          <w:sz w:val="20"/>
          <w:szCs w:val="20"/>
          <w:lang w:val="en-ZA" w:eastAsia="en-US"/>
        </w:rPr>
        <w:instrText xml:space="preserve"> REF _Ref460894536 \r \h </w:instrText>
      </w:r>
      <w:r w:rsidRPr="00F7059B" w:rsidR="00B0675F">
        <w:rPr>
          <w:rFonts w:eastAsia="Calibri" w:cs="Arial"/>
          <w:sz w:val="20"/>
          <w:szCs w:val="20"/>
          <w:lang w:val="en-ZA" w:eastAsia="en-US"/>
        </w:rPr>
        <w:instrText xml:space="preserve"> \* MERGEFORMAT </w:instrText>
      </w:r>
      <w:r w:rsidRPr="00F7059B">
        <w:rPr>
          <w:rFonts w:eastAsia="Calibri" w:cs="Arial"/>
          <w:sz w:val="20"/>
          <w:szCs w:val="20"/>
          <w:lang w:val="en-ZA" w:eastAsia="en-US"/>
        </w:rPr>
      </w:r>
      <w:r w:rsidRPr="00F7059B">
        <w:rPr>
          <w:rFonts w:eastAsia="Calibri" w:cs="Arial"/>
          <w:sz w:val="20"/>
          <w:szCs w:val="20"/>
          <w:lang w:val="en-ZA" w:eastAsia="en-US"/>
        </w:rPr>
        <w:fldChar w:fldCharType="separate"/>
      </w:r>
      <w:r w:rsidRPr="00F7059B" w:rsidR="00235B18">
        <w:rPr>
          <w:rFonts w:eastAsia="Calibri" w:cs="Arial"/>
          <w:sz w:val="20"/>
          <w:szCs w:val="20"/>
          <w:lang w:val="en-ZA" w:eastAsia="en-US"/>
        </w:rPr>
        <w:t>9.2</w:t>
      </w:r>
      <w:r w:rsidRPr="00F7059B">
        <w:rPr>
          <w:rFonts w:eastAsia="Calibri" w:cs="Arial"/>
          <w:sz w:val="20"/>
          <w:szCs w:val="20"/>
          <w:lang w:val="en-ZA" w:eastAsia="en-US"/>
        </w:rPr>
        <w:fldChar w:fldCharType="end"/>
      </w:r>
      <w:r w:rsidRPr="00F7059B">
        <w:rPr>
          <w:rFonts w:eastAsia="Calibri" w:cs="Arial"/>
          <w:sz w:val="20"/>
          <w:szCs w:val="20"/>
          <w:lang w:val="en-ZA" w:eastAsia="en-US"/>
        </w:rPr>
        <w:t xml:space="preserve"> above shall be charged and paid in accordance with the applicable law.  Neither Party excludes or restricts in any way its liability for any taxes, penalties, interest, or other monetary amounts, resulting from its own failure (wilfully or otherwise) to comply with its tax obligations as specified in the Applicable Law.</w:t>
      </w:r>
    </w:p>
    <w:p w:rsidRPr="00F7059B" w:rsidR="000B2876" w:rsidP="00F7059B" w:rsidRDefault="00135173" w14:paraId="33359D1D" w14:textId="4CEC1D09">
      <w:pPr>
        <w:numPr>
          <w:ilvl w:val="1"/>
          <w:numId w:val="5"/>
        </w:numPr>
        <w:tabs>
          <w:tab w:val="num" w:pos="2496"/>
        </w:tabs>
        <w:suppressAutoHyphens w:val="0"/>
        <w:spacing w:after="240" w:line="360" w:lineRule="auto"/>
        <w:jc w:val="both"/>
        <w:rPr>
          <w:rFonts w:eastAsia="Calibri" w:cs="Arial"/>
          <w:sz w:val="20"/>
          <w:szCs w:val="20"/>
          <w:lang w:val="en-ZA" w:eastAsia="en-US"/>
        </w:rPr>
      </w:pPr>
      <w:r w:rsidRPr="1C25632A" w:rsidR="1E2FB060">
        <w:rPr>
          <w:rFonts w:eastAsia="Calibri" w:cs="Arial"/>
          <w:sz w:val="20"/>
          <w:szCs w:val="20"/>
          <w:lang w:val="en-ZA" w:eastAsia="en-US"/>
        </w:rPr>
        <w:t>[COMPANY NAME]</w:t>
      </w:r>
      <w:r w:rsidRPr="1C25632A" w:rsidR="000B2876">
        <w:rPr>
          <w:rFonts w:eastAsia="Calibri" w:cs="Arial"/>
          <w:sz w:val="20"/>
          <w:szCs w:val="20"/>
          <w:lang w:val="en-ZA" w:eastAsia="en-US"/>
        </w:rPr>
        <w:t xml:space="preserve"> shall make payment to the </w:t>
      </w:r>
      <w:r w:rsidRPr="1C25632A" w:rsidR="00495165">
        <w:rPr>
          <w:rFonts w:eastAsia="Calibri" w:cs="Arial"/>
          <w:sz w:val="20"/>
          <w:szCs w:val="20"/>
          <w:lang w:val="en-ZA" w:eastAsia="en-US"/>
        </w:rPr>
        <w:t>Consultant</w:t>
      </w:r>
      <w:r w:rsidRPr="1C25632A" w:rsidR="000B2876">
        <w:rPr>
          <w:rFonts w:eastAsia="Calibri" w:cs="Arial"/>
          <w:sz w:val="20"/>
          <w:szCs w:val="20"/>
          <w:lang w:val="en-ZA" w:eastAsia="en-US"/>
        </w:rPr>
        <w:t xml:space="preserve"> within 30 (thirty) days of receipt of the relevant invoice from the </w:t>
      </w:r>
      <w:r w:rsidRPr="1C25632A" w:rsidR="00495165">
        <w:rPr>
          <w:rFonts w:eastAsia="Calibri" w:cs="Arial"/>
          <w:sz w:val="20"/>
          <w:szCs w:val="20"/>
          <w:lang w:val="en-ZA" w:eastAsia="en-US"/>
        </w:rPr>
        <w:t>Consultant</w:t>
      </w:r>
      <w:r w:rsidRPr="1C25632A" w:rsidR="00F26A8C">
        <w:rPr>
          <w:rFonts w:cs="Arial"/>
          <w:sz w:val="20"/>
          <w:szCs w:val="20"/>
        </w:rPr>
        <w:t xml:space="preserve"> which payment sha</w:t>
      </w:r>
      <w:r w:rsidRPr="1C25632A" w:rsidR="00F26A8C">
        <w:rPr>
          <w:rFonts w:eastAsia="Calibri" w:cs="Arial"/>
          <w:sz w:val="20"/>
          <w:szCs w:val="20"/>
          <w:lang w:eastAsia="en-US"/>
        </w:rPr>
        <w:t>ll be payable in South African Rands</w:t>
      </w:r>
      <w:r w:rsidRPr="1C25632A" w:rsidR="000B2876">
        <w:rPr>
          <w:rFonts w:eastAsia="Calibri" w:cs="Arial"/>
          <w:sz w:val="20"/>
          <w:szCs w:val="20"/>
          <w:lang w:val="en-ZA" w:eastAsia="en-US"/>
        </w:rPr>
        <w:t>.</w:t>
      </w:r>
    </w:p>
    <w:p w:rsidRPr="00F7059B" w:rsidR="00946FF1" w:rsidP="00F7059B" w:rsidRDefault="00946FF1" w14:paraId="06EC4512" w14:textId="77777777">
      <w:pPr>
        <w:keepNext/>
        <w:keepLines/>
        <w:numPr>
          <w:ilvl w:val="0"/>
          <w:numId w:val="5"/>
        </w:numPr>
        <w:tabs>
          <w:tab w:val="num" w:pos="2355"/>
        </w:tabs>
        <w:suppressAutoHyphens w:val="0"/>
        <w:spacing w:after="240" w:line="360" w:lineRule="auto"/>
        <w:jc w:val="both"/>
        <w:rPr>
          <w:rFonts w:eastAsia="Calibri" w:cs="Arial"/>
          <w:b/>
          <w:sz w:val="20"/>
          <w:szCs w:val="20"/>
          <w:lang w:val="en-ZA" w:eastAsia="en-US"/>
        </w:rPr>
      </w:pPr>
      <w:bookmarkStart w:name="_Toc309898728" w:id="29"/>
      <w:bookmarkStart w:name="_Ref361928312" w:id="30"/>
      <w:bookmarkStart w:name="_Toc436984826" w:id="31"/>
      <w:bookmarkStart w:name="_Toc461098993" w:id="32"/>
      <w:bookmarkStart w:name="_Toc461137121" w:id="33"/>
      <w:bookmarkStart w:name="_Ref460894583" w:id="34"/>
      <w:bookmarkStart w:name="_Ref460894600" w:id="35"/>
      <w:bookmarkStart w:name="_Ref460894736" w:id="36"/>
      <w:bookmarkStart w:name="_Ref460895248" w:id="37"/>
      <w:bookmarkStart w:name="_Toc460895531" w:id="38"/>
      <w:r w:rsidRPr="00F7059B">
        <w:rPr>
          <w:rFonts w:eastAsia="Calibri" w:cs="Arial"/>
          <w:b/>
          <w:sz w:val="20"/>
          <w:szCs w:val="20"/>
          <w:lang w:val="en-ZA" w:eastAsia="en-US"/>
        </w:rPr>
        <w:t>Expenses</w:t>
      </w:r>
      <w:bookmarkEnd w:id="29"/>
      <w:bookmarkEnd w:id="30"/>
      <w:bookmarkEnd w:id="31"/>
      <w:bookmarkEnd w:id="32"/>
      <w:bookmarkEnd w:id="33"/>
    </w:p>
    <w:p w:rsidRPr="00F7059B" w:rsidR="00946FF1" w:rsidP="00F7059B" w:rsidRDefault="00946FF1" w14:paraId="31226C9A" w14:textId="22091B00">
      <w:pPr>
        <w:numPr>
          <w:ilvl w:val="1"/>
          <w:numId w:val="5"/>
        </w:numPr>
        <w:tabs>
          <w:tab w:val="num" w:pos="2496"/>
        </w:tabs>
        <w:suppressAutoHyphens w:val="0"/>
        <w:spacing w:after="240" w:line="360" w:lineRule="auto"/>
        <w:jc w:val="both"/>
        <w:rPr>
          <w:rFonts w:eastAsia="Calibri" w:cs="Arial"/>
          <w:sz w:val="20"/>
          <w:szCs w:val="20"/>
          <w:lang w:val="en-ZA" w:eastAsia="en-US"/>
        </w:rPr>
      </w:pPr>
      <w:r w:rsidRPr="1C25632A" w:rsidR="00946FF1">
        <w:rPr>
          <w:rFonts w:eastAsia="Calibri" w:cs="Arial"/>
          <w:sz w:val="20"/>
          <w:szCs w:val="20"/>
          <w:lang w:val="en-ZA" w:eastAsia="en-US"/>
        </w:rPr>
        <w:t xml:space="preserve">The </w:t>
      </w:r>
      <w:r w:rsidRPr="1C25632A" w:rsidR="1E2FB060">
        <w:rPr>
          <w:rFonts w:eastAsia="Calibri" w:cs="Arial"/>
          <w:sz w:val="20"/>
          <w:szCs w:val="20"/>
          <w:lang w:val="en-ZA" w:eastAsia="en-US"/>
        </w:rPr>
        <w:t>[COMPANY NAME]</w:t>
      </w:r>
      <w:r w:rsidRPr="1C25632A" w:rsidR="00946FF1">
        <w:rPr>
          <w:rFonts w:eastAsia="Calibri" w:cs="Arial"/>
          <w:sz w:val="20"/>
          <w:szCs w:val="20"/>
          <w:lang w:val="en-ZA" w:eastAsia="en-US"/>
        </w:rPr>
        <w:t xml:space="preserve"> shall reimburse (or </w:t>
      </w:r>
      <w:r w:rsidRPr="1C25632A" w:rsidR="00946FF1">
        <w:rPr>
          <w:rFonts w:eastAsia="Calibri" w:cs="Arial"/>
          <w:sz w:val="20"/>
          <w:szCs w:val="20"/>
          <w:lang w:val="en-ZA" w:eastAsia="en-US"/>
        </w:rPr>
        <w:t>procure</w:t>
      </w:r>
      <w:r w:rsidRPr="1C25632A" w:rsidR="00946FF1">
        <w:rPr>
          <w:rFonts w:eastAsia="Calibri" w:cs="Arial"/>
          <w:sz w:val="20"/>
          <w:szCs w:val="20"/>
          <w:lang w:val="en-ZA" w:eastAsia="en-US"/>
        </w:rPr>
        <w:t xml:space="preserve"> the reimbursement of) all reasonable expenses properly and necessarily incurred by the Consultant </w:t>
      </w:r>
      <w:r w:rsidRPr="1C25632A" w:rsidR="00946FF1">
        <w:rPr>
          <w:rFonts w:eastAsia="Calibri" w:cs="Arial"/>
          <w:sz w:val="20"/>
          <w:szCs w:val="20"/>
          <w:lang w:val="en-ZA" w:eastAsia="en-US"/>
        </w:rPr>
        <w:t>in the course of</w:t>
      </w:r>
      <w:r w:rsidRPr="1C25632A" w:rsidR="00946FF1">
        <w:rPr>
          <w:rFonts w:eastAsia="Calibri" w:cs="Arial"/>
          <w:sz w:val="20"/>
          <w:szCs w:val="20"/>
          <w:lang w:val="en-ZA" w:eastAsia="en-US"/>
        </w:rPr>
        <w:t xml:space="preserve"> the Engagement, subject to – </w:t>
      </w:r>
    </w:p>
    <w:p w:rsidRPr="00F7059B" w:rsidR="00946FF1" w:rsidP="00F7059B" w:rsidRDefault="005603CD" w14:paraId="10AD181B" w14:textId="01938687">
      <w:pPr>
        <w:numPr>
          <w:ilvl w:val="2"/>
          <w:numId w:val="5"/>
        </w:numPr>
        <w:tabs>
          <w:tab w:val="num" w:pos="3063"/>
        </w:tabs>
        <w:suppressAutoHyphens w:val="0"/>
        <w:spacing w:after="240" w:line="360" w:lineRule="auto"/>
        <w:jc w:val="both"/>
        <w:rPr>
          <w:rFonts w:eastAsia="Calibri" w:cs="Arial"/>
          <w:sz w:val="20"/>
          <w:szCs w:val="20"/>
          <w:lang w:val="en-ZA" w:eastAsia="en-US"/>
        </w:rPr>
      </w:pPr>
      <w:r w:rsidRPr="1C25632A" w:rsidR="005603CD">
        <w:rPr>
          <w:rFonts w:eastAsia="Calibri" w:cs="Arial"/>
          <w:sz w:val="20"/>
          <w:szCs w:val="20"/>
          <w:lang w:val="en-ZA" w:eastAsia="en-US"/>
        </w:rPr>
        <w:t xml:space="preserve">the </w:t>
      </w:r>
      <w:r w:rsidRPr="1C25632A" w:rsidR="1E2FB060">
        <w:rPr>
          <w:rFonts w:eastAsia="Calibri" w:cs="Arial"/>
          <w:sz w:val="20"/>
          <w:szCs w:val="20"/>
          <w:lang w:val="en-ZA" w:eastAsia="en-US"/>
        </w:rPr>
        <w:t>[COMPANY NAME]</w:t>
      </w:r>
      <w:r w:rsidRPr="1C25632A" w:rsidR="00946FF1">
        <w:rPr>
          <w:rFonts w:eastAsia="Calibri" w:cs="Arial"/>
          <w:sz w:val="20"/>
          <w:szCs w:val="20"/>
          <w:lang w:val="en-ZA" w:eastAsia="en-US"/>
        </w:rPr>
        <w:t xml:space="preserve"> having granted</w:t>
      </w:r>
      <w:r w:rsidRPr="1C25632A" w:rsidR="005603CD">
        <w:rPr>
          <w:rFonts w:eastAsia="Calibri" w:cs="Arial"/>
          <w:sz w:val="20"/>
          <w:szCs w:val="20"/>
          <w:lang w:val="en-ZA" w:eastAsia="en-US"/>
        </w:rPr>
        <w:t xml:space="preserve"> its</w:t>
      </w:r>
      <w:r w:rsidRPr="1C25632A" w:rsidR="00946FF1">
        <w:rPr>
          <w:rFonts w:eastAsia="Calibri" w:cs="Arial"/>
          <w:sz w:val="20"/>
          <w:szCs w:val="20"/>
          <w:lang w:val="en-ZA" w:eastAsia="en-US"/>
        </w:rPr>
        <w:t xml:space="preserve"> prior written approval</w:t>
      </w:r>
      <w:r w:rsidRPr="1C25632A" w:rsidR="005603CD">
        <w:rPr>
          <w:rFonts w:eastAsia="Calibri" w:cs="Arial"/>
          <w:sz w:val="20"/>
          <w:szCs w:val="20"/>
          <w:lang w:val="en-ZA" w:eastAsia="en-US"/>
        </w:rPr>
        <w:t xml:space="preserve"> </w:t>
      </w:r>
      <w:r w:rsidRPr="1C25632A" w:rsidR="00846B2D">
        <w:rPr>
          <w:rFonts w:eastAsia="Calibri" w:cs="Arial"/>
          <w:sz w:val="20"/>
          <w:szCs w:val="20"/>
          <w:lang w:val="en-ZA" w:eastAsia="en-US"/>
        </w:rPr>
        <w:t>as regards</w:t>
      </w:r>
      <w:r w:rsidRPr="1C25632A" w:rsidR="00CB0AF3">
        <w:rPr>
          <w:rFonts w:eastAsia="Calibri" w:cs="Arial"/>
          <w:sz w:val="20"/>
          <w:szCs w:val="20"/>
          <w:lang w:val="en-ZA" w:eastAsia="en-US"/>
        </w:rPr>
        <w:t xml:space="preserve"> </w:t>
      </w:r>
      <w:r w:rsidRPr="1C25632A" w:rsidR="005603CD">
        <w:rPr>
          <w:rFonts w:eastAsia="Calibri" w:cs="Arial"/>
          <w:sz w:val="20"/>
          <w:szCs w:val="20"/>
          <w:lang w:val="en-ZA" w:eastAsia="en-US"/>
        </w:rPr>
        <w:t>such expenses</w:t>
      </w:r>
      <w:r w:rsidRPr="1C25632A" w:rsidR="00946FF1">
        <w:rPr>
          <w:rFonts w:eastAsia="Calibri" w:cs="Arial"/>
          <w:sz w:val="20"/>
          <w:szCs w:val="20"/>
          <w:lang w:val="en-ZA" w:eastAsia="en-US"/>
        </w:rPr>
        <w:t>; and</w:t>
      </w:r>
    </w:p>
    <w:p w:rsidRPr="00F7059B" w:rsidR="00946FF1" w:rsidP="00F7059B" w:rsidRDefault="00946FF1" w14:paraId="5B827436" w14:textId="5C84D7BD">
      <w:pPr>
        <w:numPr>
          <w:ilvl w:val="2"/>
          <w:numId w:val="5"/>
        </w:numPr>
        <w:tabs>
          <w:tab w:val="num" w:pos="3063"/>
        </w:tabs>
        <w:suppressAutoHyphens w:val="0"/>
        <w:spacing w:after="240" w:line="360" w:lineRule="auto"/>
        <w:jc w:val="both"/>
        <w:rPr>
          <w:rFonts w:eastAsia="Calibri" w:cs="Arial"/>
          <w:sz w:val="20"/>
          <w:szCs w:val="20"/>
          <w:lang w:val="en-ZA" w:eastAsia="en-US"/>
        </w:rPr>
      </w:pPr>
      <w:r w:rsidRPr="1C25632A" w:rsidR="00946FF1">
        <w:rPr>
          <w:rFonts w:eastAsia="Calibri" w:cs="Arial"/>
          <w:sz w:val="20"/>
          <w:szCs w:val="20"/>
          <w:lang w:val="en-ZA" w:eastAsia="en-US"/>
        </w:rPr>
        <w:t xml:space="preserve">the Consultant providing </w:t>
      </w:r>
      <w:r w:rsidRPr="1C25632A" w:rsidR="005603CD">
        <w:rPr>
          <w:rFonts w:eastAsia="Calibri" w:cs="Arial"/>
          <w:sz w:val="20"/>
          <w:szCs w:val="20"/>
          <w:lang w:val="en-ZA" w:eastAsia="en-US"/>
        </w:rPr>
        <w:t xml:space="preserve">the </w:t>
      </w:r>
      <w:r w:rsidRPr="1C25632A" w:rsidR="1E2FB060">
        <w:rPr>
          <w:rFonts w:eastAsia="Calibri" w:cs="Arial"/>
          <w:sz w:val="20"/>
          <w:szCs w:val="20"/>
          <w:lang w:val="en-ZA" w:eastAsia="en-US"/>
        </w:rPr>
        <w:t>[COMPANY NAME]</w:t>
      </w:r>
      <w:r w:rsidRPr="1C25632A" w:rsidR="00946FF1">
        <w:rPr>
          <w:rFonts w:eastAsia="Calibri" w:cs="Arial"/>
          <w:sz w:val="20"/>
          <w:szCs w:val="20"/>
          <w:lang w:val="en-ZA" w:eastAsia="en-US"/>
        </w:rPr>
        <w:t xml:space="preserve"> with receipts or other </w:t>
      </w:r>
      <w:r w:rsidRPr="1C25632A" w:rsidR="00946FF1">
        <w:rPr>
          <w:rFonts w:eastAsia="Calibri" w:cs="Arial"/>
          <w:sz w:val="20"/>
          <w:szCs w:val="20"/>
          <w:lang w:val="en-ZA" w:eastAsia="en-US"/>
        </w:rPr>
        <w:t>appropriate evidence</w:t>
      </w:r>
      <w:r w:rsidRPr="1C25632A" w:rsidR="00946FF1">
        <w:rPr>
          <w:rFonts w:eastAsia="Calibri" w:cs="Arial"/>
          <w:sz w:val="20"/>
          <w:szCs w:val="20"/>
          <w:lang w:val="en-ZA" w:eastAsia="en-US"/>
        </w:rPr>
        <w:t xml:space="preserve"> of payment,</w:t>
      </w:r>
    </w:p>
    <w:p w:rsidRPr="00F7059B" w:rsidR="00946FF1" w:rsidP="00F7059B" w:rsidRDefault="00946FF1" w14:paraId="36B1227F" w14:textId="112BDE86">
      <w:pPr>
        <w:suppressAutoHyphens w:val="0"/>
        <w:spacing w:after="240" w:line="360" w:lineRule="auto"/>
        <w:ind w:left="907"/>
        <w:jc w:val="both"/>
        <w:rPr>
          <w:rFonts w:eastAsia="Calibri" w:cs="Arial"/>
          <w:sz w:val="20"/>
          <w:szCs w:val="20"/>
          <w:lang w:val="en-ZA" w:eastAsia="en-US"/>
        </w:rPr>
      </w:pPr>
      <w:r w:rsidRPr="1C25632A" w:rsidR="00946FF1">
        <w:rPr>
          <w:rFonts w:eastAsia="Calibri" w:cs="Arial"/>
          <w:sz w:val="20"/>
          <w:szCs w:val="20"/>
          <w:lang w:val="en-ZA" w:eastAsia="en-US"/>
        </w:rPr>
        <w:t xml:space="preserve">which is acceptable to </w:t>
      </w:r>
      <w:r w:rsidRPr="1C25632A" w:rsidR="005603CD">
        <w:rPr>
          <w:rFonts w:eastAsia="Calibri" w:cs="Arial"/>
          <w:sz w:val="20"/>
          <w:szCs w:val="20"/>
          <w:lang w:val="en-ZA" w:eastAsia="en-US"/>
        </w:rPr>
        <w:t xml:space="preserve">the </w:t>
      </w:r>
      <w:r w:rsidRPr="1C25632A" w:rsidR="1E2FB060">
        <w:rPr>
          <w:rFonts w:eastAsia="Calibri" w:cs="Arial"/>
          <w:sz w:val="20"/>
          <w:szCs w:val="20"/>
          <w:lang w:val="en-ZA" w:eastAsia="en-US"/>
        </w:rPr>
        <w:t>[COMPANY NAME]</w:t>
      </w:r>
      <w:r w:rsidRPr="1C25632A" w:rsidR="00946FF1">
        <w:rPr>
          <w:rFonts w:eastAsia="Calibri" w:cs="Arial"/>
          <w:sz w:val="20"/>
          <w:szCs w:val="20"/>
          <w:lang w:val="en-ZA" w:eastAsia="en-US"/>
        </w:rPr>
        <w:t>.</w:t>
      </w:r>
    </w:p>
    <w:p w:rsidRPr="00F7059B" w:rsidR="00946FF1" w:rsidP="00F7059B" w:rsidRDefault="00946FF1" w14:paraId="448524AC" w14:textId="77777777">
      <w:pPr>
        <w:numPr>
          <w:ilvl w:val="1"/>
          <w:numId w:val="5"/>
        </w:numPr>
        <w:tabs>
          <w:tab w:val="num" w:pos="2496"/>
        </w:tabs>
        <w:suppressAutoHyphens w:val="0"/>
        <w:spacing w:after="240" w:line="360" w:lineRule="auto"/>
        <w:jc w:val="both"/>
        <w:rPr>
          <w:rFonts w:eastAsia="Calibri" w:cs="Arial"/>
          <w:sz w:val="20"/>
          <w:szCs w:val="20"/>
          <w:lang w:val="en-ZA" w:eastAsia="en-US"/>
        </w:rPr>
      </w:pPr>
      <w:r w:rsidRPr="00F7059B">
        <w:rPr>
          <w:rFonts w:eastAsia="Calibri" w:cs="Arial"/>
          <w:sz w:val="20"/>
          <w:szCs w:val="20"/>
          <w:lang w:val="en-ZA" w:eastAsia="en-US"/>
        </w:rPr>
        <w:t>If the Consultant is required to travel abroad for the purpose of providing the Services, he shall be solely responsible for any necessary insurances, inoculations, immigration requirements and the like which he may require.</w:t>
      </w:r>
    </w:p>
    <w:p w:rsidRPr="00F7059B" w:rsidR="000B2876" w:rsidP="00F7059B" w:rsidRDefault="000B2876" w14:paraId="6996F141" w14:textId="1940D496">
      <w:pPr>
        <w:keepNext/>
        <w:keepLines/>
        <w:numPr>
          <w:ilvl w:val="0"/>
          <w:numId w:val="5"/>
        </w:numPr>
        <w:tabs>
          <w:tab w:val="num" w:pos="2355"/>
        </w:tabs>
        <w:suppressAutoHyphens w:val="0"/>
        <w:spacing w:after="240" w:line="360" w:lineRule="auto"/>
        <w:jc w:val="both"/>
        <w:rPr>
          <w:rFonts w:eastAsia="Calibri" w:cs="Arial"/>
          <w:b/>
          <w:sz w:val="20"/>
          <w:szCs w:val="20"/>
          <w:lang w:val="en-ZA" w:eastAsia="en-US"/>
        </w:rPr>
      </w:pPr>
      <w:r w:rsidRPr="00F7059B">
        <w:rPr>
          <w:rFonts w:eastAsia="Calibri" w:cs="Arial"/>
          <w:b/>
          <w:sz w:val="20"/>
          <w:szCs w:val="20"/>
          <w:lang w:val="en-ZA" w:eastAsia="en-US"/>
        </w:rPr>
        <w:t>Intellectual Property</w:t>
      </w:r>
      <w:bookmarkEnd w:id="34"/>
      <w:bookmarkEnd w:id="35"/>
      <w:bookmarkEnd w:id="36"/>
      <w:bookmarkEnd w:id="37"/>
      <w:bookmarkEnd w:id="38"/>
    </w:p>
    <w:p w:rsidRPr="00F7059B" w:rsidR="000B2876" w:rsidP="00F7059B" w:rsidRDefault="000B2876" w14:paraId="5EB232D6" w14:textId="77777777">
      <w:pPr>
        <w:numPr>
          <w:ilvl w:val="1"/>
          <w:numId w:val="5"/>
        </w:numPr>
        <w:tabs>
          <w:tab w:val="num" w:pos="2496"/>
        </w:tabs>
        <w:suppressAutoHyphens w:val="0"/>
        <w:spacing w:after="240" w:line="360" w:lineRule="auto"/>
        <w:jc w:val="both"/>
        <w:rPr>
          <w:rFonts w:eastAsia="Calibri" w:cs="Arial"/>
          <w:sz w:val="20"/>
          <w:szCs w:val="20"/>
          <w:lang w:val="en-ZA" w:eastAsia="en-US"/>
        </w:rPr>
      </w:pPr>
      <w:r w:rsidRPr="00F7059B">
        <w:rPr>
          <w:rFonts w:eastAsia="Calibri" w:cs="Arial"/>
          <w:sz w:val="20"/>
          <w:szCs w:val="20"/>
          <w:lang w:val="en-ZA" w:eastAsia="en-US"/>
        </w:rPr>
        <w:t xml:space="preserve">Neither Party shall have any claim to the copyright, patent, trademarks, designs or any other intellectual property rights of the other merely </w:t>
      </w:r>
      <w:proofErr w:type="gramStart"/>
      <w:r w:rsidRPr="00F7059B">
        <w:rPr>
          <w:rFonts w:eastAsia="Calibri" w:cs="Arial"/>
          <w:sz w:val="20"/>
          <w:szCs w:val="20"/>
          <w:lang w:val="en-ZA" w:eastAsia="en-US"/>
        </w:rPr>
        <w:t>as a result of</w:t>
      </w:r>
      <w:proofErr w:type="gramEnd"/>
      <w:r w:rsidRPr="00F7059B">
        <w:rPr>
          <w:rFonts w:eastAsia="Calibri" w:cs="Arial"/>
          <w:sz w:val="20"/>
          <w:szCs w:val="20"/>
          <w:lang w:val="en-ZA" w:eastAsia="en-US"/>
        </w:rPr>
        <w:t xml:space="preserve"> this Agreement.</w:t>
      </w:r>
    </w:p>
    <w:p w:rsidRPr="00F7059B" w:rsidR="000B2876" w:rsidP="00F7059B" w:rsidRDefault="000B2876" w14:paraId="75552EFB" w14:textId="77777777">
      <w:pPr>
        <w:numPr>
          <w:ilvl w:val="1"/>
          <w:numId w:val="5"/>
        </w:numPr>
        <w:tabs>
          <w:tab w:val="num" w:pos="2496"/>
        </w:tabs>
        <w:suppressAutoHyphens w:val="0"/>
        <w:spacing w:after="240" w:line="360" w:lineRule="auto"/>
        <w:jc w:val="both"/>
        <w:rPr>
          <w:rFonts w:eastAsia="Calibri" w:cs="Arial"/>
          <w:sz w:val="20"/>
          <w:szCs w:val="20"/>
          <w:lang w:val="en-ZA" w:eastAsia="en-US"/>
        </w:rPr>
      </w:pPr>
      <w:r w:rsidRPr="00F7059B">
        <w:rPr>
          <w:rFonts w:eastAsia="Calibri" w:cs="Arial"/>
          <w:sz w:val="20"/>
          <w:szCs w:val="20"/>
          <w:lang w:val="en-ZA" w:eastAsia="en-US"/>
        </w:rPr>
        <w:t>Nothing in this Agreement shall entitle either Party to use the other's name, logo, trademarks, designs, copyrights or any other intellectual property rights in any manner whatsoever without the other Party's prior written consent.</w:t>
      </w:r>
    </w:p>
    <w:p w:rsidRPr="00F7059B" w:rsidR="000B2876" w:rsidP="00F7059B" w:rsidRDefault="000B2876" w14:paraId="5FF83AF5" w14:textId="593BE74D">
      <w:pPr>
        <w:numPr>
          <w:ilvl w:val="1"/>
          <w:numId w:val="5"/>
        </w:numPr>
        <w:tabs>
          <w:tab w:val="num" w:pos="2496"/>
        </w:tabs>
        <w:suppressAutoHyphens w:val="0"/>
        <w:spacing w:after="240" w:line="360" w:lineRule="auto"/>
        <w:jc w:val="both"/>
        <w:rPr>
          <w:rFonts w:eastAsia="Calibri" w:cs="Arial"/>
          <w:sz w:val="20"/>
          <w:szCs w:val="20"/>
          <w:lang w:val="en-ZA" w:eastAsia="en-US"/>
        </w:rPr>
      </w:pPr>
      <w:bookmarkStart w:name="_Ref460894559" w:id="39"/>
      <w:r w:rsidRPr="1C25632A" w:rsidR="000B2876">
        <w:rPr>
          <w:rFonts w:eastAsia="Calibri" w:cs="Arial"/>
          <w:sz w:val="20"/>
          <w:szCs w:val="20"/>
          <w:lang w:val="en-ZA" w:eastAsia="en-US"/>
        </w:rPr>
        <w:t xml:space="preserve">Ownership of all Intellectual Property Rights in and </w:t>
      </w:r>
      <w:r w:rsidRPr="1C25632A" w:rsidR="000B2876">
        <w:rPr>
          <w:rFonts w:eastAsia="Calibri" w:cs="Arial"/>
          <w:sz w:val="20"/>
          <w:szCs w:val="20"/>
          <w:lang w:val="en-ZA" w:eastAsia="en-US"/>
        </w:rPr>
        <w:t>pertaining to</w:t>
      </w:r>
      <w:r w:rsidRPr="1C25632A" w:rsidR="000B2876">
        <w:rPr>
          <w:rFonts w:eastAsia="Calibri" w:cs="Arial"/>
          <w:sz w:val="20"/>
          <w:szCs w:val="20"/>
          <w:lang w:val="en-ZA" w:eastAsia="en-US"/>
        </w:rPr>
        <w:t xml:space="preserve"> the products of the Services (including any reports generated </w:t>
      </w:r>
      <w:r w:rsidRPr="1C25632A" w:rsidR="000B2876">
        <w:rPr>
          <w:rFonts w:eastAsia="Calibri" w:cs="Arial"/>
          <w:sz w:val="20"/>
          <w:szCs w:val="20"/>
          <w:lang w:val="en-ZA" w:eastAsia="en-US"/>
        </w:rPr>
        <w:t>pursuant to</w:t>
      </w:r>
      <w:r w:rsidRPr="1C25632A" w:rsidR="000B2876">
        <w:rPr>
          <w:rFonts w:eastAsia="Calibri" w:cs="Arial"/>
          <w:sz w:val="20"/>
          <w:szCs w:val="20"/>
          <w:lang w:val="en-ZA" w:eastAsia="en-US"/>
        </w:rPr>
        <w:t xml:space="preserve"> this Agreement and any of the Services Schedules) shall vest in </w:t>
      </w:r>
      <w:r w:rsidRPr="1C25632A" w:rsidR="1E2FB060">
        <w:rPr>
          <w:rFonts w:eastAsia="Calibri" w:cs="Arial"/>
          <w:sz w:val="20"/>
          <w:szCs w:val="20"/>
          <w:lang w:val="en-ZA" w:eastAsia="en-US"/>
        </w:rPr>
        <w:t>[COMPANY NAME]</w:t>
      </w:r>
      <w:r w:rsidRPr="1C25632A" w:rsidR="000B2876">
        <w:rPr>
          <w:rFonts w:eastAsia="Calibri" w:cs="Arial"/>
          <w:sz w:val="20"/>
          <w:szCs w:val="20"/>
          <w:lang w:val="en-ZA" w:eastAsia="en-US"/>
        </w:rPr>
        <w:t xml:space="preserve"> on the date upon which the same are created</w:t>
      </w:r>
      <w:r w:rsidRPr="1C25632A" w:rsidR="000B2876">
        <w:rPr>
          <w:rFonts w:eastAsia="Calibri" w:cs="Arial"/>
          <w:sz w:val="20"/>
          <w:szCs w:val="20"/>
          <w:lang w:val="en-ZA" w:eastAsia="en-US"/>
        </w:rPr>
        <w:t xml:space="preserve">.  </w:t>
      </w:r>
      <w:r w:rsidRPr="1C25632A" w:rsidR="000B2876">
        <w:rPr>
          <w:rFonts w:eastAsia="Calibri" w:cs="Arial"/>
          <w:sz w:val="20"/>
          <w:szCs w:val="20"/>
          <w:lang w:val="en-ZA" w:eastAsia="en-US"/>
        </w:rPr>
        <w:t xml:space="preserve">The Parties shall sign all necessary documents to effect assignment of ownership to </w:t>
      </w:r>
      <w:r w:rsidRPr="1C25632A" w:rsidR="1E2FB060">
        <w:rPr>
          <w:rFonts w:eastAsia="Calibri" w:cs="Arial"/>
          <w:sz w:val="20"/>
          <w:szCs w:val="20"/>
          <w:lang w:val="en-ZA" w:eastAsia="en-US"/>
        </w:rPr>
        <w:t>[COMPANY NAME]</w:t>
      </w:r>
      <w:r w:rsidRPr="1C25632A" w:rsidR="000B2876">
        <w:rPr>
          <w:rFonts w:eastAsia="Calibri" w:cs="Arial"/>
          <w:sz w:val="20"/>
          <w:szCs w:val="20"/>
          <w:lang w:val="en-ZA" w:eastAsia="en-US"/>
        </w:rPr>
        <w:t xml:space="preserve"> where this becomes necessary.</w:t>
      </w:r>
      <w:bookmarkEnd w:id="39"/>
      <w:r w:rsidRPr="1C25632A" w:rsidR="000B2876">
        <w:rPr>
          <w:rFonts w:eastAsia="Calibri" w:cs="Arial"/>
          <w:sz w:val="20"/>
          <w:szCs w:val="20"/>
          <w:lang w:val="en-ZA" w:eastAsia="en-US"/>
        </w:rPr>
        <w:t xml:space="preserve"> </w:t>
      </w:r>
    </w:p>
    <w:p w:rsidRPr="00F7059B" w:rsidR="000B2876" w:rsidP="00F7059B" w:rsidRDefault="000B2876" w14:paraId="50FAB8DF" w14:textId="77777777">
      <w:pPr>
        <w:numPr>
          <w:ilvl w:val="1"/>
          <w:numId w:val="5"/>
        </w:numPr>
        <w:tabs>
          <w:tab w:val="num" w:pos="2496"/>
        </w:tabs>
        <w:suppressAutoHyphens w:val="0"/>
        <w:spacing w:after="240" w:line="360" w:lineRule="auto"/>
        <w:jc w:val="both"/>
        <w:rPr>
          <w:rFonts w:eastAsia="Calibri" w:cs="Arial"/>
          <w:sz w:val="20"/>
          <w:szCs w:val="20"/>
          <w:lang w:val="en-ZA" w:eastAsia="en-US"/>
        </w:rPr>
      </w:pPr>
      <w:r w:rsidRPr="00F7059B">
        <w:rPr>
          <w:rFonts w:eastAsia="Calibri" w:cs="Arial"/>
          <w:sz w:val="20"/>
          <w:szCs w:val="20"/>
          <w:lang w:val="en-ZA" w:eastAsia="en-US"/>
        </w:rPr>
        <w:t xml:space="preserve">The Parties indemnify each other against any claim by any third party resulting from an infringement of such third party’s Intellectual Property </w:t>
      </w:r>
      <w:proofErr w:type="gramStart"/>
      <w:r w:rsidRPr="00F7059B">
        <w:rPr>
          <w:rFonts w:eastAsia="Calibri" w:cs="Arial"/>
          <w:sz w:val="20"/>
          <w:szCs w:val="20"/>
          <w:lang w:val="en-ZA" w:eastAsia="en-US"/>
        </w:rPr>
        <w:t>Rights, and</w:t>
      </w:r>
      <w:proofErr w:type="gramEnd"/>
      <w:r w:rsidRPr="00F7059B">
        <w:rPr>
          <w:rFonts w:eastAsia="Calibri" w:cs="Arial"/>
          <w:sz w:val="20"/>
          <w:szCs w:val="20"/>
          <w:lang w:val="en-ZA" w:eastAsia="en-US"/>
        </w:rPr>
        <w:t xml:space="preserve"> shall indemnify the other Party against any damages (together with all costs and expenses) which may be awarded or agreed to be paid to such third party in respect of any such claim.</w:t>
      </w:r>
    </w:p>
    <w:p w:rsidRPr="00F7059B" w:rsidR="000B2876" w:rsidP="00F7059B" w:rsidRDefault="000B2876" w14:paraId="3D93241F" w14:textId="77777777">
      <w:pPr>
        <w:keepNext/>
        <w:keepLines/>
        <w:numPr>
          <w:ilvl w:val="0"/>
          <w:numId w:val="5"/>
        </w:numPr>
        <w:tabs>
          <w:tab w:val="num" w:pos="2355"/>
        </w:tabs>
        <w:suppressAutoHyphens w:val="0"/>
        <w:spacing w:after="240" w:line="360" w:lineRule="auto"/>
        <w:jc w:val="both"/>
        <w:rPr>
          <w:rFonts w:eastAsia="Calibri" w:cs="Arial"/>
          <w:b/>
          <w:sz w:val="20"/>
          <w:szCs w:val="20"/>
          <w:lang w:val="en-ZA" w:eastAsia="en-US"/>
        </w:rPr>
      </w:pPr>
      <w:bookmarkStart w:name="_Ref460895286" w:id="40"/>
      <w:bookmarkStart w:name="_Toc460895532" w:id="41"/>
      <w:r w:rsidRPr="00F7059B">
        <w:rPr>
          <w:rFonts w:eastAsia="Calibri" w:cs="Arial"/>
          <w:b/>
          <w:sz w:val="20"/>
          <w:szCs w:val="20"/>
          <w:lang w:val="en-ZA" w:eastAsia="en-US"/>
        </w:rPr>
        <w:t>Data Protection</w:t>
      </w:r>
      <w:bookmarkEnd w:id="40"/>
      <w:bookmarkEnd w:id="41"/>
      <w:r w:rsidRPr="00F7059B">
        <w:rPr>
          <w:rFonts w:eastAsia="Calibri" w:cs="Arial"/>
          <w:b/>
          <w:sz w:val="20"/>
          <w:szCs w:val="20"/>
          <w:lang w:val="en-ZA" w:eastAsia="en-US"/>
        </w:rPr>
        <w:t xml:space="preserve"> </w:t>
      </w:r>
    </w:p>
    <w:p w:rsidRPr="00F7059B" w:rsidR="000B2876" w:rsidP="00F7059B" w:rsidRDefault="00B50C32" w14:paraId="50DD7C52" w14:textId="772D831B">
      <w:pPr>
        <w:numPr>
          <w:ilvl w:val="1"/>
          <w:numId w:val="5"/>
        </w:numPr>
        <w:tabs>
          <w:tab w:val="num" w:pos="2496"/>
        </w:tabs>
        <w:suppressAutoHyphens w:val="0"/>
        <w:spacing w:after="240" w:line="360" w:lineRule="auto"/>
        <w:jc w:val="both"/>
        <w:rPr>
          <w:rFonts w:eastAsia="Calibri" w:cs="Arial"/>
          <w:sz w:val="20"/>
          <w:szCs w:val="20"/>
          <w:lang w:val="en-ZA" w:eastAsia="en-US"/>
        </w:rPr>
      </w:pPr>
      <w:r w:rsidRPr="00F7059B">
        <w:rPr>
          <w:rFonts w:eastAsia="Calibri" w:cs="Arial"/>
          <w:sz w:val="20"/>
          <w:szCs w:val="20"/>
          <w:lang w:val="en-ZA" w:eastAsia="en-US"/>
        </w:rPr>
        <w:t>T</w:t>
      </w:r>
      <w:r w:rsidRPr="00F7059B" w:rsidR="000B2876">
        <w:rPr>
          <w:rFonts w:eastAsia="Calibri" w:cs="Arial"/>
          <w:sz w:val="20"/>
          <w:szCs w:val="20"/>
          <w:lang w:val="en-ZA" w:eastAsia="en-US"/>
        </w:rPr>
        <w:t xml:space="preserve">he </w:t>
      </w:r>
      <w:r w:rsidRPr="00F7059B" w:rsidR="00495165">
        <w:rPr>
          <w:rFonts w:eastAsia="Calibri" w:cs="Arial"/>
          <w:sz w:val="20"/>
          <w:szCs w:val="20"/>
          <w:lang w:val="en-ZA" w:eastAsia="en-US"/>
        </w:rPr>
        <w:t>Consultant</w:t>
      </w:r>
      <w:r w:rsidRPr="00F7059B" w:rsidR="000B2876">
        <w:rPr>
          <w:rFonts w:eastAsia="Calibri" w:cs="Arial"/>
          <w:sz w:val="20"/>
          <w:szCs w:val="20"/>
          <w:lang w:val="en-ZA" w:eastAsia="en-US"/>
        </w:rPr>
        <w:t xml:space="preserve"> </w:t>
      </w:r>
      <w:r w:rsidRPr="00F7059B" w:rsidR="00047995">
        <w:rPr>
          <w:rFonts w:eastAsia="Calibri" w:cs="Arial"/>
          <w:sz w:val="20"/>
          <w:szCs w:val="20"/>
          <w:lang w:val="en-ZA" w:eastAsia="en-US"/>
        </w:rPr>
        <w:t>(including any of</w:t>
      </w:r>
      <w:r w:rsidRPr="00F7059B" w:rsidR="000B2876">
        <w:rPr>
          <w:rFonts w:eastAsia="Calibri" w:cs="Arial"/>
          <w:sz w:val="20"/>
          <w:szCs w:val="20"/>
          <w:lang w:val="en-ZA" w:eastAsia="en-US"/>
        </w:rPr>
        <w:t xml:space="preserve"> its agents or representatives</w:t>
      </w:r>
      <w:r w:rsidRPr="00F7059B" w:rsidR="00047995">
        <w:rPr>
          <w:rFonts w:eastAsia="Calibri" w:cs="Arial"/>
          <w:sz w:val="20"/>
          <w:szCs w:val="20"/>
          <w:lang w:val="en-ZA" w:eastAsia="en-US"/>
        </w:rPr>
        <w:t>)</w:t>
      </w:r>
      <w:r w:rsidRPr="00F7059B" w:rsidR="000B2876">
        <w:rPr>
          <w:rFonts w:eastAsia="Calibri" w:cs="Arial"/>
          <w:sz w:val="20"/>
          <w:szCs w:val="20"/>
          <w:lang w:val="en-ZA" w:eastAsia="en-US"/>
        </w:rPr>
        <w:t xml:space="preserve"> shall ensure that </w:t>
      </w:r>
      <w:r w:rsidRPr="00F7059B" w:rsidR="00B363C6">
        <w:rPr>
          <w:rFonts w:eastAsia="Calibri" w:cs="Arial"/>
          <w:sz w:val="20"/>
          <w:szCs w:val="20"/>
          <w:lang w:val="en-ZA" w:eastAsia="en-US"/>
        </w:rPr>
        <w:t xml:space="preserve">the </w:t>
      </w:r>
      <w:r w:rsidRPr="00F7059B" w:rsidR="00495165">
        <w:rPr>
          <w:rFonts w:eastAsia="Calibri" w:cs="Arial"/>
          <w:sz w:val="20"/>
          <w:szCs w:val="20"/>
          <w:lang w:val="en-ZA" w:eastAsia="en-US"/>
        </w:rPr>
        <w:t>Consultant</w:t>
      </w:r>
      <w:r w:rsidRPr="00F7059B" w:rsidR="000B2876">
        <w:rPr>
          <w:rFonts w:eastAsia="Calibri" w:cs="Arial"/>
          <w:sz w:val="20"/>
          <w:szCs w:val="20"/>
          <w:lang w:val="en-ZA" w:eastAsia="en-US"/>
        </w:rPr>
        <w:t xml:space="preserve"> </w:t>
      </w:r>
      <w:r w:rsidRPr="00F7059B" w:rsidR="00B363C6">
        <w:rPr>
          <w:rFonts w:eastAsia="Calibri" w:cs="Arial"/>
          <w:sz w:val="20"/>
          <w:szCs w:val="20"/>
          <w:lang w:val="en-ZA" w:eastAsia="en-US"/>
        </w:rPr>
        <w:t xml:space="preserve">(including its </w:t>
      </w:r>
      <w:r w:rsidRPr="00F7059B" w:rsidR="000B2876">
        <w:rPr>
          <w:rFonts w:eastAsia="Calibri" w:cs="Arial"/>
          <w:sz w:val="20"/>
          <w:szCs w:val="20"/>
          <w:lang w:val="en-ZA" w:eastAsia="en-US"/>
        </w:rPr>
        <w:t>Personnel</w:t>
      </w:r>
      <w:r w:rsidRPr="00F7059B" w:rsidR="00B363C6">
        <w:rPr>
          <w:rFonts w:eastAsia="Calibri" w:cs="Arial"/>
          <w:sz w:val="20"/>
          <w:szCs w:val="20"/>
          <w:lang w:val="en-ZA" w:eastAsia="en-US"/>
        </w:rPr>
        <w:t>, if any)</w:t>
      </w:r>
      <w:r w:rsidRPr="00F7059B" w:rsidR="000B2876">
        <w:rPr>
          <w:rFonts w:eastAsia="Calibri" w:cs="Arial"/>
          <w:sz w:val="20"/>
          <w:szCs w:val="20"/>
          <w:lang w:val="en-ZA" w:eastAsia="en-US"/>
        </w:rPr>
        <w:t xml:space="preserve"> shall not:</w:t>
      </w:r>
    </w:p>
    <w:p w:rsidRPr="00F7059B" w:rsidR="000B2876" w:rsidP="00F7059B" w:rsidRDefault="000B2876" w14:paraId="5BF7456E" w14:textId="30479684">
      <w:pPr>
        <w:numPr>
          <w:ilvl w:val="2"/>
          <w:numId w:val="5"/>
        </w:numPr>
        <w:tabs>
          <w:tab w:val="num" w:pos="3063"/>
        </w:tabs>
        <w:suppressAutoHyphens w:val="0"/>
        <w:spacing w:after="240" w:line="360" w:lineRule="auto"/>
        <w:jc w:val="both"/>
        <w:rPr>
          <w:rFonts w:eastAsia="Calibri" w:cs="Arial"/>
          <w:sz w:val="20"/>
          <w:szCs w:val="20"/>
          <w:lang w:val="en-ZA" w:eastAsia="en-US"/>
        </w:rPr>
      </w:pPr>
      <w:r w:rsidRPr="1C25632A" w:rsidR="000B2876">
        <w:rPr>
          <w:rFonts w:eastAsia="Calibri" w:cs="Arial"/>
          <w:sz w:val="20"/>
          <w:szCs w:val="20"/>
          <w:lang w:val="en-ZA" w:eastAsia="en-US"/>
        </w:rPr>
        <w:t xml:space="preserve">process the </w:t>
      </w:r>
      <w:r w:rsidRPr="1C25632A" w:rsidR="1E2FB060">
        <w:rPr>
          <w:rFonts w:eastAsia="Calibri" w:cs="Arial"/>
          <w:sz w:val="20"/>
          <w:szCs w:val="20"/>
          <w:lang w:val="en-ZA" w:eastAsia="en-US"/>
        </w:rPr>
        <w:t>[COMPANY NAME]</w:t>
      </w:r>
      <w:r w:rsidRPr="1C25632A" w:rsidR="000B2876">
        <w:rPr>
          <w:rFonts w:eastAsia="Calibri" w:cs="Arial"/>
          <w:sz w:val="20"/>
          <w:szCs w:val="20"/>
          <w:lang w:val="en-ZA" w:eastAsia="en-US"/>
        </w:rPr>
        <w:t xml:space="preserve"> Data in any manner or for any purpose other than as set out in this Agreement; </w:t>
      </w:r>
    </w:p>
    <w:p w:rsidRPr="00F7059B" w:rsidR="000B2876" w:rsidP="00F7059B" w:rsidRDefault="000B2876" w14:paraId="382F7F87" w14:textId="0FCF7CE8">
      <w:pPr>
        <w:numPr>
          <w:ilvl w:val="2"/>
          <w:numId w:val="5"/>
        </w:numPr>
        <w:tabs>
          <w:tab w:val="num" w:pos="3063"/>
        </w:tabs>
        <w:suppressAutoHyphens w:val="0"/>
        <w:spacing w:after="240" w:line="360" w:lineRule="auto"/>
        <w:jc w:val="both"/>
        <w:rPr>
          <w:rFonts w:eastAsia="Calibri" w:cs="Arial"/>
          <w:sz w:val="20"/>
          <w:szCs w:val="20"/>
          <w:lang w:val="en-ZA" w:eastAsia="en-US"/>
        </w:rPr>
      </w:pPr>
      <w:r w:rsidRPr="1C25632A" w:rsidR="000B2876">
        <w:rPr>
          <w:rFonts w:eastAsia="Calibri" w:cs="Arial"/>
          <w:sz w:val="20"/>
          <w:szCs w:val="20"/>
          <w:lang w:val="en-ZA" w:eastAsia="en-US"/>
        </w:rPr>
        <w:t xml:space="preserve">source, verify, </w:t>
      </w:r>
      <w:r w:rsidRPr="1C25632A" w:rsidR="000B2876">
        <w:rPr>
          <w:rFonts w:eastAsia="Calibri" w:cs="Arial"/>
          <w:sz w:val="20"/>
          <w:szCs w:val="20"/>
          <w:lang w:val="en-ZA" w:eastAsia="en-US"/>
        </w:rPr>
        <w:t>analyse</w:t>
      </w:r>
      <w:r w:rsidRPr="1C25632A" w:rsidR="000B2876">
        <w:rPr>
          <w:rFonts w:eastAsia="Calibri" w:cs="Arial"/>
          <w:sz w:val="20"/>
          <w:szCs w:val="20"/>
          <w:lang w:val="en-ZA" w:eastAsia="en-US"/>
        </w:rPr>
        <w:t xml:space="preserve"> or </w:t>
      </w:r>
      <w:r w:rsidRPr="1C25632A" w:rsidR="000B2876">
        <w:rPr>
          <w:rFonts w:eastAsia="Calibri" w:cs="Arial"/>
          <w:sz w:val="20"/>
          <w:szCs w:val="20"/>
          <w:lang w:val="en-ZA" w:eastAsia="en-US"/>
        </w:rPr>
        <w:t>monitor</w:t>
      </w:r>
      <w:r w:rsidRPr="1C25632A" w:rsidR="000B2876">
        <w:rPr>
          <w:rFonts w:eastAsia="Calibri" w:cs="Arial"/>
          <w:sz w:val="20"/>
          <w:szCs w:val="20"/>
          <w:lang w:val="en-ZA" w:eastAsia="en-US"/>
        </w:rPr>
        <w:t xml:space="preserve"> any data without receipt of written instructions from </w:t>
      </w:r>
      <w:r w:rsidRPr="1C25632A" w:rsidR="1E2FB060">
        <w:rPr>
          <w:rFonts w:eastAsia="Calibri" w:cs="Arial"/>
          <w:sz w:val="20"/>
          <w:szCs w:val="20"/>
          <w:lang w:val="en-ZA" w:eastAsia="en-US"/>
        </w:rPr>
        <w:t>[COMPANY NAME]</w:t>
      </w:r>
      <w:r w:rsidRPr="1C25632A" w:rsidR="000B2876">
        <w:rPr>
          <w:rFonts w:eastAsia="Calibri" w:cs="Arial"/>
          <w:sz w:val="20"/>
          <w:szCs w:val="20"/>
          <w:lang w:val="en-ZA" w:eastAsia="en-US"/>
        </w:rPr>
        <w:t xml:space="preserve"> and where </w:t>
      </w:r>
      <w:r w:rsidRPr="1C25632A" w:rsidR="000B2876">
        <w:rPr>
          <w:rFonts w:eastAsia="Calibri" w:cs="Arial"/>
          <w:sz w:val="20"/>
          <w:szCs w:val="20"/>
          <w:lang w:val="en-ZA" w:eastAsia="en-US"/>
        </w:rPr>
        <w:t>required</w:t>
      </w:r>
      <w:r w:rsidRPr="1C25632A" w:rsidR="000B2876">
        <w:rPr>
          <w:rFonts w:eastAsia="Calibri" w:cs="Arial"/>
          <w:sz w:val="20"/>
          <w:szCs w:val="20"/>
          <w:lang w:val="en-ZA" w:eastAsia="en-US"/>
        </w:rPr>
        <w:t xml:space="preserve"> to do so by the Applicable Laws to </w:t>
      </w:r>
      <w:r w:rsidRPr="1C25632A" w:rsidR="000B2876">
        <w:rPr>
          <w:rFonts w:eastAsia="Calibri" w:cs="Arial"/>
          <w:sz w:val="20"/>
          <w:szCs w:val="20"/>
          <w:lang w:val="en-ZA" w:eastAsia="en-US"/>
        </w:rPr>
        <w:t xml:space="preserve">furnish </w:t>
      </w:r>
      <w:r w:rsidRPr="1C25632A" w:rsidR="1E2FB060">
        <w:rPr>
          <w:rFonts w:eastAsia="Calibri" w:cs="Arial"/>
          <w:sz w:val="20"/>
          <w:szCs w:val="20"/>
          <w:lang w:val="en-ZA" w:eastAsia="en-US"/>
        </w:rPr>
        <w:t>[COMPANY NAME]</w:t>
      </w:r>
      <w:r w:rsidRPr="1C25632A" w:rsidR="000B2876">
        <w:rPr>
          <w:rFonts w:eastAsia="Calibri" w:cs="Arial"/>
          <w:sz w:val="20"/>
          <w:szCs w:val="20"/>
          <w:lang w:val="en-ZA" w:eastAsia="en-US"/>
        </w:rPr>
        <w:t xml:space="preserve"> with</w:t>
      </w:r>
      <w:r w:rsidRPr="1C25632A" w:rsidR="000B2876">
        <w:rPr>
          <w:rFonts w:eastAsia="Calibri" w:cs="Arial"/>
          <w:sz w:val="20"/>
          <w:szCs w:val="20"/>
          <w:lang w:val="en-ZA" w:eastAsia="en-US"/>
        </w:rPr>
        <w:t xml:space="preserve"> prior written notice of at least 10 (ten) Business Days of its obligation in terms of the Applicable Laws;</w:t>
      </w:r>
    </w:p>
    <w:p w:rsidRPr="00F7059B" w:rsidR="000B2876" w:rsidP="00F7059B" w:rsidRDefault="000B2876" w14:paraId="113C2D78" w14:textId="77777777">
      <w:pPr>
        <w:numPr>
          <w:ilvl w:val="2"/>
          <w:numId w:val="5"/>
        </w:numPr>
        <w:tabs>
          <w:tab w:val="num" w:pos="3063"/>
        </w:tabs>
        <w:suppressAutoHyphens w:val="0"/>
        <w:spacing w:after="240" w:line="360" w:lineRule="auto"/>
        <w:jc w:val="both"/>
        <w:rPr>
          <w:rFonts w:eastAsia="Calibri" w:cs="Arial"/>
          <w:sz w:val="20"/>
          <w:szCs w:val="20"/>
          <w:lang w:val="en-ZA" w:eastAsia="en-US"/>
        </w:rPr>
      </w:pPr>
      <w:r w:rsidRPr="00F7059B">
        <w:rPr>
          <w:rFonts w:eastAsia="Calibri" w:cs="Arial"/>
          <w:sz w:val="20"/>
          <w:szCs w:val="20"/>
          <w:lang w:val="en-ZA" w:eastAsia="en-US"/>
        </w:rPr>
        <w:t>access data without the necessary authorisation to do so by the Authorised Representative or in an unsafe manner;</w:t>
      </w:r>
    </w:p>
    <w:p w:rsidRPr="00F7059B" w:rsidR="000B2876" w:rsidP="00F7059B" w:rsidRDefault="000B2876" w14:paraId="4CA91CC0" w14:textId="5FC7A209">
      <w:pPr>
        <w:numPr>
          <w:ilvl w:val="2"/>
          <w:numId w:val="5"/>
        </w:numPr>
        <w:tabs>
          <w:tab w:val="num" w:pos="3063"/>
        </w:tabs>
        <w:suppressAutoHyphens w:val="0"/>
        <w:spacing w:after="240" w:line="360" w:lineRule="auto"/>
        <w:jc w:val="both"/>
        <w:rPr>
          <w:rFonts w:eastAsia="Calibri" w:cs="Arial"/>
          <w:sz w:val="20"/>
          <w:szCs w:val="20"/>
          <w:lang w:val="en-ZA" w:eastAsia="en-US"/>
        </w:rPr>
      </w:pPr>
      <w:r w:rsidRPr="1C25632A" w:rsidR="000B2876">
        <w:rPr>
          <w:rFonts w:eastAsia="Calibri" w:cs="Arial"/>
          <w:sz w:val="20"/>
          <w:szCs w:val="20"/>
          <w:lang w:val="en-ZA" w:eastAsia="en-US"/>
        </w:rPr>
        <w:t xml:space="preserve">compromise or damage </w:t>
      </w:r>
      <w:r w:rsidRPr="1C25632A" w:rsidR="1E2FB060">
        <w:rPr>
          <w:rFonts w:eastAsia="Calibri" w:cs="Arial"/>
          <w:sz w:val="20"/>
          <w:szCs w:val="20"/>
          <w:lang w:val="en-ZA" w:eastAsia="en-US"/>
        </w:rPr>
        <w:t>[COMPANY NAME]</w:t>
      </w:r>
      <w:r w:rsidRPr="1C25632A" w:rsidR="001324A9">
        <w:rPr>
          <w:rFonts w:eastAsia="Calibri" w:cs="Arial"/>
          <w:sz w:val="20"/>
          <w:szCs w:val="20"/>
          <w:lang w:val="en-ZA" w:eastAsia="en-US"/>
        </w:rPr>
        <w:t>’s</w:t>
      </w:r>
      <w:r w:rsidRPr="1C25632A" w:rsidR="000B2876">
        <w:rPr>
          <w:rFonts w:eastAsia="Calibri" w:cs="Arial"/>
          <w:sz w:val="20"/>
          <w:szCs w:val="20"/>
          <w:lang w:val="en-ZA" w:eastAsia="en-US"/>
        </w:rPr>
        <w:t xml:space="preserve"> data during sourcing, verification, storage, handling, use, </w:t>
      </w:r>
      <w:r w:rsidRPr="1C25632A" w:rsidR="000B2876">
        <w:rPr>
          <w:rFonts w:eastAsia="Calibri" w:cs="Arial"/>
          <w:sz w:val="20"/>
          <w:szCs w:val="20"/>
          <w:lang w:val="en-ZA" w:eastAsia="en-US"/>
        </w:rPr>
        <w:t>processing</w:t>
      </w:r>
      <w:r w:rsidRPr="1C25632A" w:rsidR="000B2876">
        <w:rPr>
          <w:rFonts w:eastAsia="Calibri" w:cs="Arial"/>
          <w:sz w:val="20"/>
          <w:szCs w:val="20"/>
          <w:lang w:val="en-ZA" w:eastAsia="en-US"/>
        </w:rPr>
        <w:t xml:space="preserve"> or transport;</w:t>
      </w:r>
    </w:p>
    <w:p w:rsidRPr="00F7059B" w:rsidR="000B2876" w:rsidP="00F7059B" w:rsidRDefault="000B2876" w14:paraId="0EC0C885" w14:textId="0DB9D06D">
      <w:pPr>
        <w:numPr>
          <w:ilvl w:val="2"/>
          <w:numId w:val="5"/>
        </w:numPr>
        <w:tabs>
          <w:tab w:val="num" w:pos="3063"/>
        </w:tabs>
        <w:suppressAutoHyphens w:val="0"/>
        <w:spacing w:after="240" w:line="360" w:lineRule="auto"/>
        <w:jc w:val="both"/>
        <w:rPr>
          <w:rFonts w:eastAsia="Calibri" w:cs="Arial"/>
          <w:sz w:val="20"/>
          <w:szCs w:val="20"/>
          <w:lang w:val="en-ZA" w:eastAsia="en-US"/>
        </w:rPr>
      </w:pPr>
      <w:r w:rsidRPr="1C25632A" w:rsidR="000B2876">
        <w:rPr>
          <w:rFonts w:eastAsia="Calibri" w:cs="Arial"/>
          <w:sz w:val="20"/>
          <w:szCs w:val="20"/>
          <w:lang w:val="en-ZA" w:eastAsia="en-US"/>
        </w:rPr>
        <w:t xml:space="preserve">cause </w:t>
      </w:r>
      <w:r w:rsidRPr="1C25632A" w:rsidR="1E2FB060">
        <w:rPr>
          <w:rFonts w:eastAsia="Calibri" w:cs="Arial"/>
          <w:sz w:val="20"/>
          <w:szCs w:val="20"/>
          <w:lang w:val="en-ZA" w:eastAsia="en-US"/>
        </w:rPr>
        <w:t>[COMPANY NAME]</w:t>
      </w:r>
      <w:r w:rsidRPr="1C25632A" w:rsidR="000B2876">
        <w:rPr>
          <w:rFonts w:eastAsia="Calibri" w:cs="Arial"/>
          <w:sz w:val="20"/>
          <w:szCs w:val="20"/>
          <w:lang w:val="en-ZA" w:eastAsia="en-US"/>
        </w:rPr>
        <w:t xml:space="preserve"> to contravene any Applicable Laws relating to privacy or protection of Personal Information;</w:t>
      </w:r>
    </w:p>
    <w:p w:rsidRPr="00F7059B" w:rsidR="000B2876" w:rsidP="00F7059B" w:rsidRDefault="000B2876" w14:paraId="14D956D5" w14:textId="16381307">
      <w:pPr>
        <w:numPr>
          <w:ilvl w:val="2"/>
          <w:numId w:val="5"/>
        </w:numPr>
        <w:tabs>
          <w:tab w:val="num" w:pos="3063"/>
        </w:tabs>
        <w:suppressAutoHyphens w:val="0"/>
        <w:spacing w:after="240" w:line="360" w:lineRule="auto"/>
        <w:jc w:val="both"/>
        <w:rPr>
          <w:rFonts w:eastAsia="Calibri" w:cs="Arial"/>
          <w:sz w:val="20"/>
          <w:szCs w:val="20"/>
          <w:lang w:val="en-ZA" w:eastAsia="en-US"/>
        </w:rPr>
      </w:pPr>
      <w:r w:rsidRPr="1C25632A" w:rsidR="000B2876">
        <w:rPr>
          <w:rFonts w:eastAsia="Calibri" w:cs="Arial"/>
          <w:sz w:val="20"/>
          <w:szCs w:val="20"/>
          <w:lang w:val="en-ZA" w:eastAsia="en-US"/>
        </w:rPr>
        <w:t xml:space="preserve">cause any third party to process on its behalf </w:t>
      </w:r>
      <w:r w:rsidRPr="1C25632A" w:rsidR="008C2596">
        <w:rPr>
          <w:rFonts w:eastAsia="Calibri" w:cs="Arial"/>
          <w:sz w:val="20"/>
          <w:szCs w:val="20"/>
          <w:lang w:val="en-ZA" w:eastAsia="en-US"/>
        </w:rPr>
        <w:t>D</w:t>
      </w:r>
      <w:r w:rsidRPr="1C25632A" w:rsidR="000B2876">
        <w:rPr>
          <w:rFonts w:eastAsia="Calibri" w:cs="Arial"/>
          <w:sz w:val="20"/>
          <w:szCs w:val="20"/>
          <w:lang w:val="en-ZA" w:eastAsia="en-US"/>
        </w:rPr>
        <w:t xml:space="preserve">ata received from </w:t>
      </w:r>
      <w:r w:rsidRPr="1C25632A" w:rsidR="1E2FB060">
        <w:rPr>
          <w:rFonts w:eastAsia="Calibri" w:cs="Arial"/>
          <w:sz w:val="20"/>
          <w:szCs w:val="20"/>
          <w:lang w:val="en-ZA" w:eastAsia="en-US"/>
        </w:rPr>
        <w:t>[COMPANY NAME]</w:t>
      </w:r>
      <w:r w:rsidRPr="1C25632A" w:rsidR="000B2876">
        <w:rPr>
          <w:rFonts w:eastAsia="Calibri" w:cs="Arial"/>
          <w:sz w:val="20"/>
          <w:szCs w:val="20"/>
          <w:lang w:val="en-ZA" w:eastAsia="en-US"/>
        </w:rPr>
        <w:t xml:space="preserve"> without </w:t>
      </w:r>
      <w:r w:rsidRPr="1C25632A" w:rsidR="1E2FB060">
        <w:rPr>
          <w:rFonts w:eastAsia="Calibri" w:cs="Arial"/>
          <w:sz w:val="20"/>
          <w:szCs w:val="20"/>
          <w:lang w:val="en-ZA" w:eastAsia="en-US"/>
        </w:rPr>
        <w:t>[COMPANY NAME]</w:t>
      </w:r>
      <w:r w:rsidRPr="1C25632A" w:rsidR="001324A9">
        <w:rPr>
          <w:rFonts w:eastAsia="Calibri" w:cs="Arial"/>
          <w:sz w:val="20"/>
          <w:szCs w:val="20"/>
          <w:lang w:val="en-ZA" w:eastAsia="en-US"/>
        </w:rPr>
        <w:t>’s</w:t>
      </w:r>
      <w:r w:rsidRPr="1C25632A" w:rsidR="000B2876">
        <w:rPr>
          <w:rFonts w:eastAsia="Calibri" w:cs="Arial"/>
          <w:sz w:val="20"/>
          <w:szCs w:val="20"/>
          <w:lang w:val="en-ZA" w:eastAsia="en-US"/>
        </w:rPr>
        <w:t xml:space="preserve"> prior written consent to do so. Such </w:t>
      </w:r>
      <w:r w:rsidRPr="1C25632A" w:rsidR="000B2876">
        <w:rPr>
          <w:rFonts w:eastAsia="Calibri" w:cs="Arial"/>
          <w:sz w:val="20"/>
          <w:szCs w:val="20"/>
          <w:lang w:val="en-ZA" w:eastAsia="en-US"/>
        </w:rPr>
        <w:t>third party</w:t>
      </w:r>
      <w:r w:rsidRPr="1C25632A" w:rsidR="000B2876">
        <w:rPr>
          <w:rFonts w:eastAsia="Calibri" w:cs="Arial"/>
          <w:sz w:val="20"/>
          <w:szCs w:val="20"/>
          <w:lang w:val="en-ZA" w:eastAsia="en-US"/>
        </w:rPr>
        <w:t xml:space="preserve"> data processor relationship will be subject to the obligations set out in this Agreement and the </w:t>
      </w:r>
      <w:r w:rsidRPr="1C25632A" w:rsidR="000B2876">
        <w:rPr>
          <w:rFonts w:eastAsia="Calibri" w:cs="Arial"/>
          <w:sz w:val="20"/>
          <w:szCs w:val="20"/>
          <w:lang w:val="en-ZA" w:eastAsia="en-US"/>
        </w:rPr>
        <w:t>third party</w:t>
      </w:r>
      <w:r w:rsidRPr="1C25632A" w:rsidR="000B2876">
        <w:rPr>
          <w:rFonts w:eastAsia="Calibri" w:cs="Arial"/>
          <w:sz w:val="20"/>
          <w:szCs w:val="20"/>
          <w:lang w:val="en-ZA" w:eastAsia="en-US"/>
        </w:rPr>
        <w:t xml:space="preserve"> data processor </w:t>
      </w:r>
      <w:r w:rsidRPr="1C25632A" w:rsidR="000B2876">
        <w:rPr>
          <w:rFonts w:eastAsia="Calibri" w:cs="Arial"/>
          <w:sz w:val="20"/>
          <w:szCs w:val="20"/>
          <w:lang w:val="en-ZA" w:eastAsia="en-US"/>
        </w:rPr>
        <w:t>has to</w:t>
      </w:r>
      <w:r w:rsidRPr="1C25632A" w:rsidR="000B2876">
        <w:rPr>
          <w:rFonts w:eastAsia="Calibri" w:cs="Arial"/>
          <w:sz w:val="20"/>
          <w:szCs w:val="20"/>
          <w:lang w:val="en-ZA" w:eastAsia="en-US"/>
        </w:rPr>
        <w:t xml:space="preserve"> give sufficient guarantees </w:t>
      </w:r>
      <w:r w:rsidRPr="1C25632A" w:rsidR="000B2876">
        <w:rPr>
          <w:rFonts w:eastAsia="Calibri" w:cs="Arial"/>
          <w:sz w:val="20"/>
          <w:szCs w:val="20"/>
          <w:lang w:val="en-ZA" w:eastAsia="en-US"/>
        </w:rPr>
        <w:t>regarding</w:t>
      </w:r>
      <w:r w:rsidRPr="1C25632A" w:rsidR="000B2876">
        <w:rPr>
          <w:rFonts w:eastAsia="Calibri" w:cs="Arial"/>
          <w:sz w:val="20"/>
          <w:szCs w:val="20"/>
          <w:lang w:val="en-ZA" w:eastAsia="en-US"/>
        </w:rPr>
        <w:t xml:space="preserve"> the security and confidentiality of the data; or</w:t>
      </w:r>
    </w:p>
    <w:p w:rsidRPr="00F7059B" w:rsidR="000B2876" w:rsidP="00F7059B" w:rsidRDefault="000B2876" w14:paraId="70E4EBEA" w14:textId="5C9B2535">
      <w:pPr>
        <w:numPr>
          <w:ilvl w:val="2"/>
          <w:numId w:val="5"/>
        </w:numPr>
        <w:tabs>
          <w:tab w:val="num" w:pos="3063"/>
        </w:tabs>
        <w:suppressAutoHyphens w:val="0"/>
        <w:spacing w:after="240" w:line="360" w:lineRule="auto"/>
        <w:jc w:val="both"/>
        <w:rPr>
          <w:rFonts w:eastAsia="Calibri" w:cs="Arial"/>
          <w:sz w:val="20"/>
          <w:szCs w:val="20"/>
          <w:lang w:val="en-ZA" w:eastAsia="en-US"/>
        </w:rPr>
      </w:pPr>
      <w:r w:rsidRPr="1C25632A" w:rsidR="000B2876">
        <w:rPr>
          <w:rFonts w:eastAsia="Calibri" w:cs="Arial"/>
          <w:sz w:val="20"/>
          <w:szCs w:val="20"/>
          <w:lang w:val="en-ZA" w:eastAsia="en-US"/>
        </w:rPr>
        <w:t xml:space="preserve">transfer </w:t>
      </w:r>
      <w:r w:rsidRPr="1C25632A" w:rsidR="1E2FB060">
        <w:rPr>
          <w:rFonts w:eastAsia="Calibri" w:cs="Arial"/>
          <w:sz w:val="20"/>
          <w:szCs w:val="20"/>
          <w:lang w:val="en-ZA" w:eastAsia="en-US"/>
        </w:rPr>
        <w:t>[COMPANY NAME]</w:t>
      </w:r>
      <w:r w:rsidRPr="1C25632A" w:rsidR="000B2876">
        <w:rPr>
          <w:rFonts w:eastAsia="Calibri" w:cs="Arial"/>
          <w:sz w:val="20"/>
          <w:szCs w:val="20"/>
          <w:lang w:val="en-ZA" w:eastAsia="en-US"/>
        </w:rPr>
        <w:t xml:space="preserve"> Data across </w:t>
      </w:r>
      <w:r w:rsidRPr="1C25632A" w:rsidR="000B06E1">
        <w:rPr>
          <w:rFonts w:eastAsia="Calibri" w:cs="Arial"/>
          <w:sz w:val="20"/>
          <w:szCs w:val="20"/>
          <w:lang w:val="en-ZA" w:eastAsia="en-US"/>
        </w:rPr>
        <w:t xml:space="preserve">the borders of the Republic of South Africa </w:t>
      </w:r>
      <w:r w:rsidRPr="1C25632A" w:rsidR="000B2876">
        <w:rPr>
          <w:rFonts w:eastAsia="Calibri" w:cs="Arial"/>
          <w:sz w:val="20"/>
          <w:szCs w:val="20"/>
          <w:lang w:val="en-ZA" w:eastAsia="en-US"/>
        </w:rPr>
        <w:t xml:space="preserve">or to any other </w:t>
      </w:r>
      <w:r w:rsidRPr="1C25632A" w:rsidR="000B2876">
        <w:rPr>
          <w:rFonts w:eastAsia="Calibri" w:cs="Arial"/>
          <w:sz w:val="20"/>
          <w:szCs w:val="20"/>
          <w:lang w:val="en-ZA" w:eastAsia="en-US"/>
        </w:rPr>
        <w:t>third party</w:t>
      </w:r>
      <w:r w:rsidRPr="1C25632A" w:rsidR="000B2876">
        <w:rPr>
          <w:rFonts w:eastAsia="Calibri" w:cs="Arial"/>
          <w:sz w:val="20"/>
          <w:szCs w:val="20"/>
          <w:lang w:val="en-ZA" w:eastAsia="en-US"/>
        </w:rPr>
        <w:t xml:space="preserve"> data processor, </w:t>
      </w:r>
      <w:r w:rsidRPr="1C25632A" w:rsidR="000B2876">
        <w:rPr>
          <w:rFonts w:eastAsia="Calibri" w:cs="Arial"/>
          <w:sz w:val="20"/>
          <w:szCs w:val="20"/>
          <w:lang w:val="en-ZA" w:eastAsia="en-US"/>
        </w:rPr>
        <w:t>agent</w:t>
      </w:r>
      <w:r w:rsidRPr="1C25632A" w:rsidR="000B2876">
        <w:rPr>
          <w:rFonts w:eastAsia="Calibri" w:cs="Arial"/>
          <w:sz w:val="20"/>
          <w:szCs w:val="20"/>
          <w:lang w:val="en-ZA" w:eastAsia="en-US"/>
        </w:rPr>
        <w:t xml:space="preserve"> or partner without the prior written consent of </w:t>
      </w:r>
      <w:r w:rsidRPr="1C25632A" w:rsidR="1E2FB060">
        <w:rPr>
          <w:rFonts w:eastAsia="Calibri" w:cs="Arial"/>
          <w:sz w:val="20"/>
          <w:szCs w:val="20"/>
          <w:lang w:val="en-ZA" w:eastAsia="en-US"/>
        </w:rPr>
        <w:t>[COMPANY NAME]</w:t>
      </w:r>
      <w:r w:rsidRPr="1C25632A" w:rsidR="000B2876">
        <w:rPr>
          <w:rFonts w:eastAsia="Calibri" w:cs="Arial"/>
          <w:sz w:val="20"/>
          <w:szCs w:val="20"/>
          <w:lang w:val="en-ZA" w:eastAsia="en-US"/>
        </w:rPr>
        <w:t xml:space="preserve">. </w:t>
      </w:r>
      <w:r w:rsidRPr="1C25632A" w:rsidR="000B06E1">
        <w:rPr>
          <w:rFonts w:eastAsia="Calibri" w:cs="Arial"/>
          <w:sz w:val="20"/>
          <w:szCs w:val="20"/>
          <w:lang w:val="en-ZA" w:eastAsia="en-US"/>
        </w:rPr>
        <w:t xml:space="preserve"> </w:t>
      </w:r>
      <w:r w:rsidRPr="1C25632A" w:rsidR="000B2876">
        <w:rPr>
          <w:rFonts w:eastAsia="Calibri" w:cs="Arial"/>
          <w:sz w:val="20"/>
          <w:szCs w:val="20"/>
          <w:lang w:val="en-ZA" w:eastAsia="en-US"/>
        </w:rPr>
        <w:t>Any transfer of data will be by way of encrypted connection to Authorised Representatives</w:t>
      </w:r>
      <w:r w:rsidRPr="1C25632A" w:rsidR="000B2876">
        <w:rPr>
          <w:rFonts w:eastAsia="Calibri" w:cs="Arial"/>
          <w:sz w:val="20"/>
          <w:szCs w:val="20"/>
          <w:lang w:val="en-ZA" w:eastAsia="en-US"/>
        </w:rPr>
        <w:t xml:space="preserve">.  </w:t>
      </w:r>
      <w:r w:rsidRPr="1C25632A" w:rsidR="000B2876">
        <w:rPr>
          <w:rFonts w:eastAsia="Calibri" w:cs="Arial"/>
          <w:sz w:val="20"/>
          <w:szCs w:val="20"/>
          <w:lang w:val="en-ZA" w:eastAsia="en-US"/>
        </w:rPr>
        <w:t xml:space="preserve">  </w:t>
      </w:r>
    </w:p>
    <w:p w:rsidRPr="00F7059B" w:rsidR="000B2876" w:rsidP="00F7059B" w:rsidRDefault="000B2876" w14:paraId="193B553D" w14:textId="591A7DA4">
      <w:pPr>
        <w:numPr>
          <w:ilvl w:val="1"/>
          <w:numId w:val="5"/>
        </w:numPr>
        <w:tabs>
          <w:tab w:val="num" w:pos="2496"/>
        </w:tabs>
        <w:suppressAutoHyphens w:val="0"/>
        <w:spacing w:after="240" w:line="360" w:lineRule="auto"/>
        <w:jc w:val="both"/>
        <w:rPr>
          <w:rFonts w:eastAsia="Calibri" w:cs="Arial"/>
          <w:sz w:val="20"/>
          <w:szCs w:val="20"/>
          <w:lang w:val="en-ZA" w:eastAsia="en-US"/>
        </w:rPr>
      </w:pPr>
      <w:r w:rsidRPr="00F7059B" w:rsidR="000B2876">
        <w:rPr>
          <w:rFonts w:eastAsia="Calibri" w:cs="Arial"/>
          <w:sz w:val="20"/>
          <w:szCs w:val="20"/>
          <w:lang w:val="en-ZA" w:eastAsia="en-US"/>
        </w:rPr>
        <w:t xml:space="preserve">Any breach by the </w:t>
      </w:r>
      <w:r w:rsidRPr="00F7059B" w:rsidR="00495165">
        <w:rPr>
          <w:rFonts w:eastAsia="Calibri" w:cs="Arial"/>
          <w:sz w:val="20"/>
          <w:szCs w:val="20"/>
          <w:lang w:val="en-ZA" w:eastAsia="en-US"/>
        </w:rPr>
        <w:t>Consultant</w:t>
      </w:r>
      <w:r w:rsidRPr="00F7059B" w:rsidR="000B2876">
        <w:rPr>
          <w:rFonts w:eastAsia="Calibri" w:cs="Arial"/>
          <w:sz w:val="20"/>
          <w:szCs w:val="20"/>
          <w:lang w:val="en-ZA" w:eastAsia="en-US"/>
        </w:rPr>
        <w:t xml:space="preserve"> of its obligations set out in this clause </w:t>
      </w:r>
      <w:r w:rsidRPr="00F7059B" w:rsidR="001A7148">
        <w:rPr>
          <w:rFonts w:eastAsia="Calibri" w:cs="Arial"/>
          <w:sz w:val="20"/>
          <w:szCs w:val="20"/>
          <w:lang w:val="en-ZA" w:eastAsia="en-US"/>
        </w:rPr>
        <w:fldChar w:fldCharType="begin"/>
      </w:r>
      <w:r w:rsidRPr="00F7059B" w:rsidR="001A7148">
        <w:rPr>
          <w:rFonts w:eastAsia="Calibri" w:cs="Arial"/>
          <w:sz w:val="20"/>
          <w:szCs w:val="20"/>
          <w:lang w:val="en-ZA" w:eastAsia="en-US"/>
        </w:rPr>
        <w:instrText xml:space="preserve"> REF _Ref460895286 \r \h </w:instrText>
      </w:r>
      <w:r w:rsidRPr="00F7059B" w:rsidR="00B0675F">
        <w:rPr>
          <w:rFonts w:eastAsia="Calibri" w:cs="Arial"/>
          <w:sz w:val="20"/>
          <w:szCs w:val="20"/>
          <w:lang w:val="en-ZA" w:eastAsia="en-US"/>
        </w:rPr>
        <w:instrText xml:space="preserve"> \* MERGEFORMAT </w:instrText>
      </w:r>
      <w:r w:rsidRPr="00F7059B" w:rsidR="001A7148">
        <w:rPr>
          <w:rFonts w:eastAsia="Calibri" w:cs="Arial"/>
          <w:sz w:val="20"/>
          <w:szCs w:val="20"/>
          <w:lang w:val="en-ZA" w:eastAsia="en-US"/>
        </w:rPr>
      </w:r>
      <w:r w:rsidRPr="00F7059B" w:rsidR="001A7148">
        <w:rPr>
          <w:rFonts w:eastAsia="Calibri" w:cs="Arial"/>
          <w:sz w:val="20"/>
          <w:szCs w:val="20"/>
          <w:lang w:val="en-ZA" w:eastAsia="en-US"/>
        </w:rPr>
        <w:fldChar w:fldCharType="separate"/>
      </w:r>
      <w:r w:rsidRPr="00F7059B" w:rsidR="00235B18">
        <w:rPr>
          <w:rFonts w:eastAsia="Calibri" w:cs="Arial"/>
          <w:sz w:val="20"/>
          <w:szCs w:val="20"/>
          <w:lang w:val="en-ZA" w:eastAsia="en-US"/>
        </w:rPr>
        <w:t>12</w:t>
      </w:r>
      <w:r w:rsidRPr="00F7059B" w:rsidR="001A7148">
        <w:rPr>
          <w:rFonts w:eastAsia="Calibri" w:cs="Arial"/>
          <w:sz w:val="20"/>
          <w:szCs w:val="20"/>
          <w:lang w:val="en-ZA" w:eastAsia="en-US"/>
        </w:rPr>
        <w:fldChar w:fldCharType="end"/>
      </w:r>
      <w:r w:rsidRPr="00F7059B" w:rsidR="000B2876">
        <w:rPr>
          <w:rFonts w:eastAsia="Calibri" w:cs="Arial"/>
          <w:sz w:val="20"/>
          <w:szCs w:val="20"/>
          <w:lang w:val="en-ZA" w:eastAsia="en-US"/>
        </w:rPr>
        <w:t xml:space="preserve">, shall be deemed to be a material breach of this Agreement and shall entitle, but not oblige, </w:t>
      </w:r>
      <w:r w:rsidRPr="00F7059B" w:rsidR="1E2FB060">
        <w:rPr>
          <w:rFonts w:eastAsia="Calibri" w:cs="Arial"/>
          <w:sz w:val="20"/>
          <w:szCs w:val="20"/>
          <w:lang w:val="en-ZA" w:eastAsia="en-US"/>
        </w:rPr>
        <w:t>[COMPANY NAME]</w:t>
      </w:r>
      <w:r w:rsidRPr="1C25632A" w:rsidR="000B2876">
        <w:rPr>
          <w:rFonts w:eastAsia="Calibri" w:cs="Arial"/>
          <w:sz w:val="20"/>
          <w:szCs w:val="20"/>
          <w:lang w:val="en-ZA" w:eastAsia="en-US"/>
        </w:rPr>
        <w:t xml:space="preserve"> to terminate this Agreement and all Schedules related thereto with immediate effect on written notice to the </w:t>
      </w:r>
      <w:r w:rsidRPr="1C25632A" w:rsidR="00495165">
        <w:rPr>
          <w:rFonts w:eastAsia="Calibri" w:cs="Arial"/>
          <w:sz w:val="20"/>
          <w:szCs w:val="20"/>
          <w:lang w:val="en-ZA" w:eastAsia="en-US"/>
        </w:rPr>
        <w:t>Consultant</w:t>
      </w:r>
      <w:r w:rsidRPr="1C25632A" w:rsidR="000B2876">
        <w:rPr>
          <w:rFonts w:eastAsia="Calibri" w:cs="Arial"/>
          <w:sz w:val="20"/>
          <w:szCs w:val="20"/>
          <w:lang w:val="en-ZA" w:eastAsia="en-US"/>
        </w:rPr>
        <w:t>.</w:t>
      </w:r>
    </w:p>
    <w:p w:rsidRPr="00F7059B" w:rsidR="000B2876" w:rsidP="00F7059B" w:rsidRDefault="000B2876" w14:paraId="1441C7ED" w14:textId="3ED98BB5">
      <w:pPr>
        <w:numPr>
          <w:ilvl w:val="1"/>
          <w:numId w:val="5"/>
        </w:numPr>
        <w:tabs>
          <w:tab w:val="num" w:pos="2496"/>
        </w:tabs>
        <w:suppressAutoHyphens w:val="0"/>
        <w:spacing w:after="240" w:line="360" w:lineRule="auto"/>
        <w:jc w:val="both"/>
        <w:rPr>
          <w:rFonts w:eastAsia="Calibri" w:cs="Arial"/>
          <w:sz w:val="20"/>
          <w:szCs w:val="20"/>
          <w:lang w:val="en-ZA" w:eastAsia="en-US"/>
        </w:rPr>
      </w:pPr>
      <w:r w:rsidRPr="00F7059B" w:rsidR="000B2876">
        <w:rPr>
          <w:rFonts w:eastAsia="Calibri" w:cs="Arial"/>
          <w:sz w:val="20"/>
          <w:szCs w:val="20"/>
          <w:lang w:val="en-ZA" w:eastAsia="en-US"/>
        </w:rPr>
        <w:t xml:space="preserve">The </w:t>
      </w:r>
      <w:r w:rsidRPr="00F7059B" w:rsidR="00495165">
        <w:rPr>
          <w:rFonts w:eastAsia="Calibri" w:cs="Arial"/>
          <w:sz w:val="20"/>
          <w:szCs w:val="20"/>
          <w:lang w:val="en-ZA" w:eastAsia="en-US"/>
        </w:rPr>
        <w:t>Consultant</w:t>
      </w:r>
      <w:r w:rsidRPr="00F7059B" w:rsidR="000B2876">
        <w:rPr>
          <w:rFonts w:eastAsia="Calibri" w:cs="Arial"/>
          <w:sz w:val="20"/>
          <w:szCs w:val="20"/>
          <w:lang w:val="en-ZA" w:eastAsia="en-US"/>
        </w:rPr>
        <w:t xml:space="preserve"> shall supply on request from </w:t>
      </w:r>
      <w:r w:rsidRPr="00F7059B" w:rsidR="1E2FB060">
        <w:rPr>
          <w:rFonts w:eastAsia="Calibri" w:cs="Arial"/>
          <w:sz w:val="20"/>
          <w:szCs w:val="20"/>
          <w:lang w:val="en-ZA" w:eastAsia="en-US"/>
        </w:rPr>
        <w:t>[COMPANY NAME]</w:t>
      </w:r>
      <w:r w:rsidRPr="1C25632A" w:rsidR="000B2876">
        <w:rPr>
          <w:rFonts w:eastAsia="Calibri" w:cs="Arial"/>
          <w:sz w:val="20"/>
          <w:szCs w:val="20"/>
          <w:lang w:val="en-ZA" w:eastAsia="en-US"/>
        </w:rPr>
        <w:t xml:space="preserve"> all reasonable data and Materials required by </w:t>
      </w:r>
      <w:r w:rsidRPr="1C25632A" w:rsidR="1E2FB060">
        <w:rPr>
          <w:rFonts w:eastAsia="Calibri" w:cs="Arial"/>
          <w:sz w:val="20"/>
          <w:szCs w:val="20"/>
          <w:lang w:val="en-ZA" w:eastAsia="en-US"/>
        </w:rPr>
        <w:t>[COMPANY NAME]</w:t>
      </w:r>
      <w:r w:rsidRPr="1C25632A" w:rsidR="000B2876">
        <w:rPr>
          <w:rFonts w:eastAsia="Calibri" w:cs="Arial"/>
          <w:sz w:val="20"/>
          <w:szCs w:val="20"/>
          <w:lang w:val="en-ZA" w:eastAsia="en-US"/>
        </w:rPr>
        <w:t xml:space="preserve"> to </w:t>
      </w:r>
      <w:r w:rsidRPr="1C25632A" w:rsidR="000B2876">
        <w:rPr>
          <w:rFonts w:eastAsia="Calibri" w:cs="Arial"/>
          <w:sz w:val="20"/>
          <w:szCs w:val="20"/>
          <w:lang w:val="en-ZA" w:eastAsia="en-US"/>
        </w:rPr>
        <w:t>asses</w:t>
      </w:r>
      <w:r w:rsidRPr="1C25632A" w:rsidR="000B2876">
        <w:rPr>
          <w:rFonts w:eastAsia="Calibri" w:cs="Arial"/>
          <w:sz w:val="20"/>
          <w:szCs w:val="20"/>
          <w:lang w:val="en-ZA" w:eastAsia="en-US"/>
        </w:rPr>
        <w:t xml:space="preserve"> and confirm the Service Provider’s compliance with its obligations in this clause </w:t>
      </w:r>
      <w:r w:rsidRPr="00F7059B" w:rsidR="00FF01AC">
        <w:rPr>
          <w:rFonts w:eastAsia="Calibri" w:cs="Arial"/>
          <w:sz w:val="20"/>
          <w:szCs w:val="20"/>
          <w:lang w:val="en-ZA" w:eastAsia="en-US"/>
        </w:rPr>
        <w:fldChar w:fldCharType="begin"/>
      </w:r>
      <w:r w:rsidRPr="00F7059B" w:rsidR="00FF01AC">
        <w:rPr>
          <w:rFonts w:eastAsia="Calibri" w:cs="Arial"/>
          <w:sz w:val="20"/>
          <w:szCs w:val="20"/>
          <w:lang w:val="en-ZA" w:eastAsia="en-US"/>
        </w:rPr>
        <w:instrText xml:space="preserve"> REF _Ref460895286 \r \h </w:instrText>
      </w:r>
      <w:r w:rsidRPr="00F7059B" w:rsidR="00B0675F">
        <w:rPr>
          <w:rFonts w:eastAsia="Calibri" w:cs="Arial"/>
          <w:sz w:val="20"/>
          <w:szCs w:val="20"/>
          <w:lang w:val="en-ZA" w:eastAsia="en-US"/>
        </w:rPr>
        <w:instrText xml:space="preserve"> \* MERGEFORMAT </w:instrText>
      </w:r>
      <w:r w:rsidRPr="00F7059B" w:rsidR="00FF01AC">
        <w:rPr>
          <w:rFonts w:eastAsia="Calibri" w:cs="Arial"/>
          <w:sz w:val="20"/>
          <w:szCs w:val="20"/>
          <w:lang w:val="en-ZA" w:eastAsia="en-US"/>
        </w:rPr>
      </w:r>
      <w:r w:rsidRPr="00F7059B" w:rsidR="00FF01AC">
        <w:rPr>
          <w:rFonts w:eastAsia="Calibri" w:cs="Arial"/>
          <w:sz w:val="20"/>
          <w:szCs w:val="20"/>
          <w:lang w:val="en-ZA" w:eastAsia="en-US"/>
        </w:rPr>
        <w:fldChar w:fldCharType="separate"/>
      </w:r>
      <w:r w:rsidRPr="1C25632A" w:rsidR="00235B18">
        <w:rPr>
          <w:rFonts w:eastAsia="Calibri" w:cs="Arial"/>
          <w:sz w:val="20"/>
          <w:szCs w:val="20"/>
          <w:lang w:val="en-ZA" w:eastAsia="en-US"/>
        </w:rPr>
        <w:t>12</w:t>
      </w:r>
      <w:r w:rsidRPr="00F7059B" w:rsidR="00FF01AC">
        <w:rPr>
          <w:rFonts w:eastAsia="Calibri" w:cs="Arial"/>
          <w:sz w:val="20"/>
          <w:szCs w:val="20"/>
          <w:lang w:val="en-ZA" w:eastAsia="en-US"/>
        </w:rPr>
        <w:fldChar w:fldCharType="end"/>
      </w:r>
      <w:r w:rsidRPr="1C25632A" w:rsidR="000B2876">
        <w:rPr>
          <w:rFonts w:eastAsia="Calibri" w:cs="Arial"/>
          <w:sz w:val="20"/>
          <w:szCs w:val="20"/>
          <w:lang w:val="en-ZA" w:eastAsia="en-US"/>
        </w:rPr>
        <w:t xml:space="preserve">. This information shall be provided at no </w:t>
      </w:r>
      <w:r w:rsidRPr="1C25632A" w:rsidR="000B2876">
        <w:rPr>
          <w:rFonts w:eastAsia="Calibri" w:cs="Arial"/>
          <w:sz w:val="20"/>
          <w:szCs w:val="20"/>
          <w:lang w:val="en-ZA" w:eastAsia="en-US"/>
        </w:rPr>
        <w:t>additional</w:t>
      </w:r>
      <w:r w:rsidRPr="1C25632A" w:rsidR="000B2876">
        <w:rPr>
          <w:rFonts w:eastAsia="Calibri" w:cs="Arial"/>
          <w:sz w:val="20"/>
          <w:szCs w:val="20"/>
          <w:lang w:val="en-ZA" w:eastAsia="en-US"/>
        </w:rPr>
        <w:t xml:space="preserve"> cost promptly to </w:t>
      </w:r>
      <w:r w:rsidRPr="1C25632A" w:rsidR="1E2FB060">
        <w:rPr>
          <w:rFonts w:eastAsia="Calibri" w:cs="Arial"/>
          <w:sz w:val="20"/>
          <w:szCs w:val="20"/>
          <w:lang w:val="en-ZA" w:eastAsia="en-US"/>
        </w:rPr>
        <w:t>[COMPANY NAME]</w:t>
      </w:r>
      <w:r w:rsidRPr="1C25632A" w:rsidR="000B2876">
        <w:rPr>
          <w:rFonts w:eastAsia="Calibri" w:cs="Arial"/>
          <w:sz w:val="20"/>
          <w:szCs w:val="20"/>
          <w:lang w:val="en-ZA" w:eastAsia="en-US"/>
        </w:rPr>
        <w:t xml:space="preserve"> and in any event within 5 (five) Business Days of request.</w:t>
      </w:r>
    </w:p>
    <w:p w:rsidRPr="00F7059B" w:rsidR="000B2876" w:rsidP="00F7059B" w:rsidRDefault="000B2876" w14:paraId="3A9F7C81" w14:textId="1F8398E7">
      <w:pPr>
        <w:numPr>
          <w:ilvl w:val="1"/>
          <w:numId w:val="5"/>
        </w:numPr>
        <w:tabs>
          <w:tab w:val="num" w:pos="2496"/>
        </w:tabs>
        <w:suppressAutoHyphens w:val="0"/>
        <w:spacing w:after="240" w:line="360" w:lineRule="auto"/>
        <w:jc w:val="both"/>
        <w:rPr>
          <w:rFonts w:eastAsia="Calibri" w:cs="Arial"/>
          <w:sz w:val="20"/>
          <w:szCs w:val="20"/>
          <w:lang w:val="en-ZA" w:eastAsia="en-US"/>
        </w:rPr>
      </w:pPr>
      <w:r w:rsidRPr="1C25632A" w:rsidR="000B2876">
        <w:rPr>
          <w:rFonts w:eastAsia="Calibri" w:cs="Arial"/>
          <w:sz w:val="20"/>
          <w:szCs w:val="20"/>
          <w:lang w:val="en-ZA" w:eastAsia="en-US"/>
        </w:rPr>
        <w:t xml:space="preserve">The </w:t>
      </w:r>
      <w:r w:rsidRPr="1C25632A" w:rsidR="00495165">
        <w:rPr>
          <w:rFonts w:eastAsia="Calibri" w:cs="Arial"/>
          <w:sz w:val="20"/>
          <w:szCs w:val="20"/>
          <w:lang w:val="en-ZA" w:eastAsia="en-US"/>
        </w:rPr>
        <w:t>Consultant</w:t>
      </w:r>
      <w:r w:rsidRPr="1C25632A" w:rsidR="000B2876">
        <w:rPr>
          <w:rFonts w:eastAsia="Calibri" w:cs="Arial"/>
          <w:sz w:val="20"/>
          <w:szCs w:val="20"/>
          <w:lang w:val="en-ZA" w:eastAsia="en-US"/>
        </w:rPr>
        <w:t xml:space="preserve"> shall </w:t>
      </w:r>
      <w:r w:rsidRPr="1C25632A" w:rsidR="000B2876">
        <w:rPr>
          <w:rFonts w:eastAsia="Calibri" w:cs="Arial"/>
          <w:sz w:val="20"/>
          <w:szCs w:val="20"/>
          <w:lang w:val="en-ZA" w:eastAsia="en-US"/>
        </w:rPr>
        <w:t>comply with</w:t>
      </w:r>
      <w:r w:rsidRPr="1C25632A" w:rsidR="000B2876">
        <w:rPr>
          <w:rFonts w:eastAsia="Calibri" w:cs="Arial"/>
          <w:sz w:val="20"/>
          <w:szCs w:val="20"/>
          <w:lang w:val="en-ZA" w:eastAsia="en-US"/>
        </w:rPr>
        <w:t xml:space="preserve"> all directions and instructions which may be given by </w:t>
      </w:r>
      <w:r w:rsidRPr="1C25632A" w:rsidR="1E2FB060">
        <w:rPr>
          <w:rFonts w:eastAsia="Calibri" w:cs="Arial"/>
          <w:sz w:val="20"/>
          <w:szCs w:val="20"/>
          <w:lang w:val="en-ZA" w:eastAsia="en-US"/>
        </w:rPr>
        <w:t>[COMPANY NAME]</w:t>
      </w:r>
      <w:r w:rsidRPr="1C25632A" w:rsidR="000B2876">
        <w:rPr>
          <w:rFonts w:eastAsia="Calibri" w:cs="Arial"/>
          <w:sz w:val="20"/>
          <w:szCs w:val="20"/>
          <w:lang w:val="en-ZA" w:eastAsia="en-US"/>
        </w:rPr>
        <w:t xml:space="preserve"> </w:t>
      </w:r>
      <w:r w:rsidRPr="1C25632A" w:rsidR="000B2876">
        <w:rPr>
          <w:rFonts w:eastAsia="Calibri" w:cs="Arial"/>
          <w:sz w:val="20"/>
          <w:szCs w:val="20"/>
          <w:lang w:val="en-ZA" w:eastAsia="en-US"/>
        </w:rPr>
        <w:t>regarding</w:t>
      </w:r>
      <w:r w:rsidRPr="1C25632A" w:rsidR="000B2876">
        <w:rPr>
          <w:rFonts w:eastAsia="Calibri" w:cs="Arial"/>
          <w:sz w:val="20"/>
          <w:szCs w:val="20"/>
          <w:lang w:val="en-ZA" w:eastAsia="en-US"/>
        </w:rPr>
        <w:t xml:space="preserve"> the processing of </w:t>
      </w:r>
      <w:r w:rsidRPr="1C25632A" w:rsidR="1E2FB060">
        <w:rPr>
          <w:rFonts w:eastAsia="Calibri" w:cs="Arial"/>
          <w:sz w:val="20"/>
          <w:szCs w:val="20"/>
          <w:lang w:val="en-ZA" w:eastAsia="en-US"/>
        </w:rPr>
        <w:t>[COMPANY NAME]</w:t>
      </w:r>
      <w:r w:rsidRPr="1C25632A" w:rsidR="000B2876">
        <w:rPr>
          <w:rFonts w:eastAsia="Calibri" w:cs="Arial"/>
          <w:sz w:val="20"/>
          <w:szCs w:val="20"/>
          <w:lang w:val="en-ZA" w:eastAsia="en-US"/>
        </w:rPr>
        <w:t xml:space="preserve"> Data.</w:t>
      </w:r>
    </w:p>
    <w:p w:rsidRPr="00F7059B" w:rsidR="000B2876" w:rsidP="00F7059B" w:rsidRDefault="000B2876" w14:paraId="13783D8D" w14:textId="315B9E54">
      <w:pPr>
        <w:numPr>
          <w:ilvl w:val="1"/>
          <w:numId w:val="5"/>
        </w:numPr>
        <w:tabs>
          <w:tab w:val="num" w:pos="2496"/>
        </w:tabs>
        <w:suppressAutoHyphens w:val="0"/>
        <w:spacing w:after="240" w:line="360" w:lineRule="auto"/>
        <w:jc w:val="both"/>
        <w:rPr>
          <w:rFonts w:eastAsia="Calibri" w:cs="Arial"/>
          <w:sz w:val="20"/>
          <w:szCs w:val="20"/>
          <w:lang w:val="en-ZA" w:eastAsia="en-US"/>
        </w:rPr>
      </w:pPr>
      <w:r w:rsidRPr="1C25632A" w:rsidR="000B2876">
        <w:rPr>
          <w:rFonts w:eastAsia="Calibri" w:cs="Arial"/>
          <w:sz w:val="20"/>
          <w:szCs w:val="20"/>
          <w:lang w:val="en-ZA" w:eastAsia="en-US"/>
        </w:rPr>
        <w:t xml:space="preserve">The </w:t>
      </w:r>
      <w:r w:rsidRPr="1C25632A" w:rsidR="00495165">
        <w:rPr>
          <w:rFonts w:eastAsia="Calibri" w:cs="Arial"/>
          <w:sz w:val="20"/>
          <w:szCs w:val="20"/>
          <w:lang w:val="en-ZA" w:eastAsia="en-US"/>
        </w:rPr>
        <w:t>Consultant</w:t>
      </w:r>
      <w:r w:rsidRPr="1C25632A" w:rsidR="000B2876">
        <w:rPr>
          <w:rFonts w:eastAsia="Calibri" w:cs="Arial"/>
          <w:sz w:val="20"/>
          <w:szCs w:val="20"/>
          <w:lang w:val="en-ZA" w:eastAsia="en-US"/>
        </w:rPr>
        <w:t xml:space="preserve"> hereby indemnifies and holds harmless </w:t>
      </w:r>
      <w:r w:rsidRPr="1C25632A" w:rsidR="1E2FB060">
        <w:rPr>
          <w:rFonts w:eastAsia="Calibri" w:cs="Arial"/>
          <w:sz w:val="20"/>
          <w:szCs w:val="20"/>
          <w:lang w:val="en-ZA" w:eastAsia="en-US"/>
        </w:rPr>
        <w:t>[COMPANY NAME]</w:t>
      </w:r>
      <w:r w:rsidRPr="1C25632A" w:rsidR="000B2876">
        <w:rPr>
          <w:rFonts w:eastAsia="Calibri" w:cs="Arial"/>
          <w:sz w:val="20"/>
          <w:szCs w:val="20"/>
          <w:lang w:val="en-ZA" w:eastAsia="en-US"/>
        </w:rPr>
        <w:t xml:space="preserve"> from and against all losses which </w:t>
      </w:r>
      <w:r w:rsidRPr="1C25632A" w:rsidR="1E2FB060">
        <w:rPr>
          <w:rFonts w:eastAsia="Calibri" w:cs="Arial"/>
          <w:sz w:val="20"/>
          <w:szCs w:val="20"/>
          <w:lang w:val="en-ZA" w:eastAsia="en-US"/>
        </w:rPr>
        <w:t>[COMPANY NAME]</w:t>
      </w:r>
      <w:r w:rsidRPr="1C25632A" w:rsidR="000B2876">
        <w:rPr>
          <w:rFonts w:eastAsia="Calibri" w:cs="Arial"/>
          <w:sz w:val="20"/>
          <w:szCs w:val="20"/>
          <w:lang w:val="en-ZA" w:eastAsia="en-US"/>
        </w:rPr>
        <w:t xml:space="preserve"> may incur or suffer </w:t>
      </w:r>
      <w:r w:rsidRPr="1C25632A" w:rsidR="000B2876">
        <w:rPr>
          <w:rFonts w:eastAsia="Calibri" w:cs="Arial"/>
          <w:sz w:val="20"/>
          <w:szCs w:val="20"/>
          <w:lang w:val="en-ZA" w:eastAsia="en-US"/>
        </w:rPr>
        <w:t>pursuant to</w:t>
      </w:r>
      <w:r w:rsidRPr="1C25632A" w:rsidR="000B2876">
        <w:rPr>
          <w:rFonts w:eastAsia="Calibri" w:cs="Arial"/>
          <w:sz w:val="20"/>
          <w:szCs w:val="20"/>
          <w:lang w:val="en-ZA" w:eastAsia="en-US"/>
        </w:rPr>
        <w:t xml:space="preserve"> </w:t>
      </w:r>
      <w:r w:rsidRPr="1C25632A" w:rsidR="000B2876">
        <w:rPr>
          <w:rFonts w:eastAsia="Calibri" w:cs="Arial"/>
          <w:sz w:val="20"/>
          <w:szCs w:val="20"/>
          <w:lang w:val="en-ZA" w:eastAsia="en-US"/>
        </w:rPr>
        <w:t>any and all</w:t>
      </w:r>
      <w:r w:rsidRPr="1C25632A" w:rsidR="000B2876">
        <w:rPr>
          <w:rFonts w:eastAsia="Calibri" w:cs="Arial"/>
          <w:sz w:val="20"/>
          <w:szCs w:val="20"/>
          <w:lang w:val="en-ZA" w:eastAsia="en-US"/>
        </w:rPr>
        <w:t xml:space="preserve"> claims arising directly or indirectly </w:t>
      </w:r>
      <w:r w:rsidRPr="1C25632A" w:rsidR="000B2876">
        <w:rPr>
          <w:rFonts w:eastAsia="Calibri" w:cs="Arial"/>
          <w:sz w:val="20"/>
          <w:szCs w:val="20"/>
          <w:lang w:val="en-ZA" w:eastAsia="en-US"/>
        </w:rPr>
        <w:t>as a result of</w:t>
      </w:r>
      <w:r w:rsidRPr="1C25632A" w:rsidR="000B2876">
        <w:rPr>
          <w:rFonts w:eastAsia="Calibri" w:cs="Arial"/>
          <w:sz w:val="20"/>
          <w:szCs w:val="20"/>
          <w:lang w:val="en-ZA" w:eastAsia="en-US"/>
        </w:rPr>
        <w:t xml:space="preserve">, or related to, a breach by the </w:t>
      </w:r>
      <w:r w:rsidRPr="1C25632A" w:rsidR="00495165">
        <w:rPr>
          <w:rFonts w:eastAsia="Calibri" w:cs="Arial"/>
          <w:sz w:val="20"/>
          <w:szCs w:val="20"/>
          <w:lang w:val="en-ZA" w:eastAsia="en-US"/>
        </w:rPr>
        <w:t>Consultant</w:t>
      </w:r>
      <w:r w:rsidRPr="1C25632A" w:rsidR="000B2876">
        <w:rPr>
          <w:rFonts w:eastAsia="Calibri" w:cs="Arial"/>
          <w:sz w:val="20"/>
          <w:szCs w:val="20"/>
          <w:lang w:val="en-ZA" w:eastAsia="en-US"/>
        </w:rPr>
        <w:t xml:space="preserve"> of its obligations under this Agreement.</w:t>
      </w:r>
    </w:p>
    <w:p w:rsidRPr="00F7059B" w:rsidR="000B2876" w:rsidP="00F7059B" w:rsidRDefault="000B2876" w14:paraId="06DE1827" w14:textId="7E94F358">
      <w:pPr>
        <w:numPr>
          <w:ilvl w:val="1"/>
          <w:numId w:val="5"/>
        </w:numPr>
        <w:tabs>
          <w:tab w:val="num" w:pos="2496"/>
        </w:tabs>
        <w:suppressAutoHyphens w:val="0"/>
        <w:spacing w:after="240" w:line="360" w:lineRule="auto"/>
        <w:jc w:val="both"/>
        <w:rPr>
          <w:rFonts w:eastAsia="Calibri" w:cs="Arial"/>
          <w:sz w:val="20"/>
          <w:szCs w:val="20"/>
          <w:lang w:val="en-ZA" w:eastAsia="en-US"/>
        </w:rPr>
      </w:pPr>
      <w:r w:rsidRPr="1C25632A" w:rsidR="000B2876">
        <w:rPr>
          <w:rFonts w:eastAsia="Calibri" w:cs="Arial"/>
          <w:sz w:val="20"/>
          <w:szCs w:val="20"/>
          <w:lang w:val="en-ZA" w:eastAsia="en-US"/>
        </w:rPr>
        <w:t xml:space="preserve">The </w:t>
      </w:r>
      <w:r w:rsidRPr="1C25632A" w:rsidR="00495165">
        <w:rPr>
          <w:rFonts w:eastAsia="Calibri" w:cs="Arial"/>
          <w:sz w:val="20"/>
          <w:szCs w:val="20"/>
          <w:lang w:val="en-ZA" w:eastAsia="en-US"/>
        </w:rPr>
        <w:t>Consultant</w:t>
      </w:r>
      <w:r w:rsidRPr="1C25632A" w:rsidR="000B2876">
        <w:rPr>
          <w:rFonts w:eastAsia="Calibri" w:cs="Arial"/>
          <w:sz w:val="20"/>
          <w:szCs w:val="20"/>
          <w:lang w:val="en-ZA" w:eastAsia="en-US"/>
        </w:rPr>
        <w:t xml:space="preserve"> shall take all precautions necessary to preserve the integrity of the </w:t>
      </w:r>
      <w:r w:rsidRPr="1C25632A" w:rsidR="1E2FB060">
        <w:rPr>
          <w:rFonts w:eastAsia="Calibri" w:cs="Arial"/>
          <w:sz w:val="20"/>
          <w:szCs w:val="20"/>
          <w:lang w:val="en-ZA" w:eastAsia="en-US"/>
        </w:rPr>
        <w:t>[COMPANY NAME]</w:t>
      </w:r>
      <w:r w:rsidRPr="1C25632A" w:rsidR="000B2876">
        <w:rPr>
          <w:rFonts w:eastAsia="Calibri" w:cs="Arial"/>
          <w:sz w:val="20"/>
          <w:szCs w:val="20"/>
          <w:lang w:val="en-ZA" w:eastAsia="en-US"/>
        </w:rPr>
        <w:t xml:space="preserve"> Data and to prevent any unauthorised access, </w:t>
      </w:r>
      <w:r w:rsidRPr="1C25632A" w:rsidR="000B2876">
        <w:rPr>
          <w:rFonts w:eastAsia="Calibri" w:cs="Arial"/>
          <w:sz w:val="20"/>
          <w:szCs w:val="20"/>
          <w:lang w:val="en-ZA" w:eastAsia="en-US"/>
        </w:rPr>
        <w:t>corruption</w:t>
      </w:r>
      <w:r w:rsidRPr="1C25632A" w:rsidR="000B2876">
        <w:rPr>
          <w:rFonts w:eastAsia="Calibri" w:cs="Arial"/>
          <w:sz w:val="20"/>
          <w:szCs w:val="20"/>
          <w:lang w:val="en-ZA" w:eastAsia="en-US"/>
        </w:rPr>
        <w:t xml:space="preserve"> or loss of </w:t>
      </w:r>
      <w:r w:rsidRPr="1C25632A" w:rsidR="1E2FB060">
        <w:rPr>
          <w:rFonts w:eastAsia="Calibri" w:cs="Arial"/>
          <w:sz w:val="20"/>
          <w:szCs w:val="20"/>
          <w:lang w:val="en-ZA" w:eastAsia="en-US"/>
        </w:rPr>
        <w:t>[COMPANY NAME]</w:t>
      </w:r>
      <w:r w:rsidRPr="1C25632A" w:rsidR="000B2876">
        <w:rPr>
          <w:rFonts w:eastAsia="Calibri" w:cs="Arial"/>
          <w:sz w:val="20"/>
          <w:szCs w:val="20"/>
          <w:lang w:val="en-ZA" w:eastAsia="en-US"/>
        </w:rPr>
        <w:t xml:space="preserve"> Data in its possession or under its control or that of the </w:t>
      </w:r>
      <w:r w:rsidRPr="1C25632A" w:rsidR="00495165">
        <w:rPr>
          <w:rFonts w:eastAsia="Calibri" w:cs="Arial"/>
          <w:sz w:val="20"/>
          <w:szCs w:val="20"/>
          <w:lang w:val="en-ZA" w:eastAsia="en-US"/>
        </w:rPr>
        <w:t>Consultant</w:t>
      </w:r>
      <w:r w:rsidRPr="1C25632A" w:rsidR="000B2876">
        <w:rPr>
          <w:rFonts w:eastAsia="Calibri" w:cs="Arial"/>
          <w:sz w:val="20"/>
          <w:szCs w:val="20"/>
          <w:lang w:val="en-ZA" w:eastAsia="en-US"/>
        </w:rPr>
        <w:t xml:space="preserve"> Personnel.</w:t>
      </w:r>
    </w:p>
    <w:p w:rsidRPr="00F7059B" w:rsidR="00AA1465" w:rsidP="00F7059B" w:rsidRDefault="000B2876" w14:paraId="046BA246" w14:textId="07101143">
      <w:pPr>
        <w:numPr>
          <w:ilvl w:val="1"/>
          <w:numId w:val="5"/>
        </w:numPr>
        <w:tabs>
          <w:tab w:val="num" w:pos="2496"/>
        </w:tabs>
        <w:suppressAutoHyphens w:val="0"/>
        <w:spacing w:after="240" w:line="360" w:lineRule="auto"/>
        <w:jc w:val="both"/>
        <w:rPr>
          <w:rFonts w:eastAsia="Calibri" w:cs="Arial"/>
          <w:sz w:val="20"/>
          <w:szCs w:val="20"/>
          <w:lang w:val="en-ZA" w:eastAsia="en-US"/>
        </w:rPr>
      </w:pPr>
      <w:r w:rsidRPr="1C25632A" w:rsidR="000B2876">
        <w:rPr>
          <w:rFonts w:eastAsia="Calibri" w:cs="Arial"/>
          <w:sz w:val="20"/>
          <w:szCs w:val="20"/>
          <w:lang w:val="en-ZA" w:eastAsia="en-US"/>
        </w:rPr>
        <w:t xml:space="preserve">The </w:t>
      </w:r>
      <w:r w:rsidRPr="1C25632A" w:rsidR="00495165">
        <w:rPr>
          <w:rFonts w:eastAsia="Calibri" w:cs="Arial"/>
          <w:sz w:val="20"/>
          <w:szCs w:val="20"/>
          <w:lang w:val="en-ZA" w:eastAsia="en-US"/>
        </w:rPr>
        <w:t>Consultant</w:t>
      </w:r>
      <w:r w:rsidRPr="1C25632A" w:rsidR="00AA1465">
        <w:rPr>
          <w:rFonts w:eastAsia="Calibri" w:cs="Arial"/>
          <w:sz w:val="20"/>
          <w:szCs w:val="20"/>
          <w:lang w:val="en-ZA" w:eastAsia="en-US"/>
        </w:rPr>
        <w:t xml:space="preserve"> shall </w:t>
      </w:r>
      <w:r w:rsidRPr="1C25632A" w:rsidR="00AA1465">
        <w:rPr>
          <w:rFonts w:eastAsia="Calibri" w:cs="Arial"/>
          <w:sz w:val="20"/>
          <w:szCs w:val="20"/>
          <w:lang w:val="en-ZA" w:eastAsia="en-US"/>
        </w:rPr>
        <w:t>furnish</w:t>
      </w:r>
      <w:r w:rsidRPr="1C25632A" w:rsidR="00AA1465">
        <w:rPr>
          <w:rFonts w:eastAsia="Calibri" w:cs="Arial"/>
          <w:sz w:val="20"/>
          <w:szCs w:val="20"/>
          <w:lang w:val="en-ZA" w:eastAsia="en-US"/>
        </w:rPr>
        <w:t xml:space="preserve"> </w:t>
      </w:r>
      <w:r w:rsidRPr="1C25632A" w:rsidR="1E2FB060">
        <w:rPr>
          <w:rFonts w:eastAsia="Calibri" w:cs="Arial"/>
          <w:sz w:val="20"/>
          <w:szCs w:val="20"/>
          <w:lang w:val="en-ZA" w:eastAsia="en-US"/>
        </w:rPr>
        <w:t>[COMPANY NAME]</w:t>
      </w:r>
      <w:r w:rsidRPr="1C25632A" w:rsidR="00AA1465">
        <w:rPr>
          <w:rFonts w:eastAsia="Calibri" w:cs="Arial"/>
          <w:sz w:val="20"/>
          <w:szCs w:val="20"/>
          <w:lang w:val="en-ZA" w:eastAsia="en-US"/>
        </w:rPr>
        <w:t xml:space="preserve">, when requested to do so, with audits of its systems certifying its compliance with the terms set out in this Agreement. </w:t>
      </w:r>
    </w:p>
    <w:p w:rsidRPr="00F7059B" w:rsidR="000B2876" w:rsidP="00F7059B" w:rsidRDefault="000B2876" w14:paraId="7512E8D1" w14:textId="2C22AEDA">
      <w:pPr>
        <w:numPr>
          <w:ilvl w:val="1"/>
          <w:numId w:val="5"/>
        </w:numPr>
        <w:tabs>
          <w:tab w:val="num" w:pos="2496"/>
        </w:tabs>
        <w:suppressAutoHyphens w:val="0"/>
        <w:spacing w:after="240" w:line="360" w:lineRule="auto"/>
        <w:jc w:val="both"/>
        <w:rPr>
          <w:rFonts w:eastAsia="Calibri" w:cs="Arial"/>
          <w:sz w:val="20"/>
          <w:szCs w:val="20"/>
          <w:lang w:val="en-ZA" w:eastAsia="en-US"/>
        </w:rPr>
      </w:pPr>
      <w:r w:rsidRPr="1C25632A" w:rsidR="000B2876">
        <w:rPr>
          <w:rFonts w:eastAsia="Calibri" w:cs="Arial"/>
          <w:sz w:val="20"/>
          <w:szCs w:val="20"/>
          <w:lang w:val="en-ZA" w:eastAsia="en-US"/>
        </w:rPr>
        <w:t xml:space="preserve">The </w:t>
      </w:r>
      <w:r w:rsidRPr="1C25632A" w:rsidR="00495165">
        <w:rPr>
          <w:rFonts w:eastAsia="Calibri" w:cs="Arial"/>
          <w:sz w:val="20"/>
          <w:szCs w:val="20"/>
          <w:lang w:val="en-ZA" w:eastAsia="en-US"/>
        </w:rPr>
        <w:t>Consultant</w:t>
      </w:r>
      <w:r w:rsidRPr="1C25632A" w:rsidR="000B2876">
        <w:rPr>
          <w:rFonts w:eastAsia="Calibri" w:cs="Arial"/>
          <w:sz w:val="20"/>
          <w:szCs w:val="20"/>
          <w:lang w:val="en-ZA" w:eastAsia="en-US"/>
        </w:rPr>
        <w:t xml:space="preserve"> shall, </w:t>
      </w:r>
      <w:r w:rsidRPr="1C25632A" w:rsidR="000B2876">
        <w:rPr>
          <w:rFonts w:eastAsia="Calibri" w:cs="Arial"/>
          <w:sz w:val="20"/>
          <w:szCs w:val="20"/>
          <w:lang w:val="en-ZA" w:eastAsia="en-US"/>
        </w:rPr>
        <w:t>on a monthly basis</w:t>
      </w:r>
      <w:r w:rsidRPr="1C25632A" w:rsidR="000B2876">
        <w:rPr>
          <w:rFonts w:eastAsia="Calibri" w:cs="Arial"/>
          <w:sz w:val="20"/>
          <w:szCs w:val="20"/>
          <w:lang w:val="en-ZA" w:eastAsia="en-US"/>
        </w:rPr>
        <w:t xml:space="preserve"> or, where requested by </w:t>
      </w:r>
      <w:r w:rsidRPr="1C25632A" w:rsidR="1E2FB060">
        <w:rPr>
          <w:rFonts w:eastAsia="Calibri" w:cs="Arial"/>
          <w:sz w:val="20"/>
          <w:szCs w:val="20"/>
          <w:lang w:val="en-ZA" w:eastAsia="en-US"/>
        </w:rPr>
        <w:t>[COMPANY NAME]</w:t>
      </w:r>
      <w:r w:rsidRPr="1C25632A" w:rsidR="000B2876">
        <w:rPr>
          <w:rFonts w:eastAsia="Calibri" w:cs="Arial"/>
          <w:sz w:val="20"/>
          <w:szCs w:val="20"/>
          <w:lang w:val="en-ZA" w:eastAsia="en-US"/>
        </w:rPr>
        <w:t xml:space="preserve">, on a more frequent basis, provide </w:t>
      </w:r>
      <w:r w:rsidRPr="1C25632A" w:rsidR="1E2FB060">
        <w:rPr>
          <w:rFonts w:eastAsia="Calibri" w:cs="Arial"/>
          <w:sz w:val="20"/>
          <w:szCs w:val="20"/>
          <w:lang w:val="en-ZA" w:eastAsia="en-US"/>
        </w:rPr>
        <w:t>[COMPANY NAME]</w:t>
      </w:r>
      <w:r w:rsidRPr="1C25632A" w:rsidR="000B2876">
        <w:rPr>
          <w:rFonts w:eastAsia="Calibri" w:cs="Arial"/>
          <w:sz w:val="20"/>
          <w:szCs w:val="20"/>
          <w:lang w:val="en-ZA" w:eastAsia="en-US"/>
        </w:rPr>
        <w:t xml:space="preserve"> with copies of all </w:t>
      </w:r>
      <w:r w:rsidRPr="1C25632A" w:rsidR="1E2FB060">
        <w:rPr>
          <w:rFonts w:eastAsia="Calibri" w:cs="Arial"/>
          <w:sz w:val="20"/>
          <w:szCs w:val="20"/>
          <w:lang w:val="en-ZA" w:eastAsia="en-US"/>
        </w:rPr>
        <w:t>[COMPANY NAME]</w:t>
      </w:r>
      <w:r w:rsidRPr="1C25632A" w:rsidR="000B2876">
        <w:rPr>
          <w:rFonts w:eastAsia="Calibri" w:cs="Arial"/>
          <w:sz w:val="20"/>
          <w:szCs w:val="20"/>
          <w:lang w:val="en-ZA" w:eastAsia="en-US"/>
        </w:rPr>
        <w:t xml:space="preserve"> Data, or any other </w:t>
      </w:r>
      <w:r w:rsidRPr="1C25632A" w:rsidR="1E2FB060">
        <w:rPr>
          <w:rFonts w:eastAsia="Calibri" w:cs="Arial"/>
          <w:sz w:val="20"/>
          <w:szCs w:val="20"/>
          <w:lang w:val="en-ZA" w:eastAsia="en-US"/>
        </w:rPr>
        <w:t>[COMPANY NAME]</w:t>
      </w:r>
      <w:r w:rsidRPr="1C25632A" w:rsidR="000B2876">
        <w:rPr>
          <w:rFonts w:eastAsia="Calibri" w:cs="Arial"/>
          <w:sz w:val="20"/>
          <w:szCs w:val="20"/>
          <w:lang w:val="en-ZA" w:eastAsia="en-US"/>
        </w:rPr>
        <w:t xml:space="preserve"> materials that is in the possession or control of the </w:t>
      </w:r>
      <w:r w:rsidRPr="1C25632A" w:rsidR="00495165">
        <w:rPr>
          <w:rFonts w:eastAsia="Calibri" w:cs="Arial"/>
          <w:sz w:val="20"/>
          <w:szCs w:val="20"/>
          <w:lang w:val="en-ZA" w:eastAsia="en-US"/>
        </w:rPr>
        <w:t>Consultant</w:t>
      </w:r>
      <w:r w:rsidRPr="1C25632A" w:rsidR="000B2876">
        <w:rPr>
          <w:rFonts w:eastAsia="Calibri" w:cs="Arial"/>
          <w:sz w:val="20"/>
          <w:szCs w:val="20"/>
          <w:lang w:val="en-ZA" w:eastAsia="en-US"/>
        </w:rPr>
        <w:t xml:space="preserve"> and in a form and format reasonably requested by </w:t>
      </w:r>
      <w:r w:rsidRPr="1C25632A" w:rsidR="1E2FB060">
        <w:rPr>
          <w:rFonts w:eastAsia="Calibri" w:cs="Arial"/>
          <w:sz w:val="20"/>
          <w:szCs w:val="20"/>
          <w:lang w:val="en-ZA" w:eastAsia="en-US"/>
        </w:rPr>
        <w:t>[COMPANY NAME]</w:t>
      </w:r>
      <w:r w:rsidRPr="1C25632A" w:rsidR="000B2876">
        <w:rPr>
          <w:rFonts w:eastAsia="Calibri" w:cs="Arial"/>
          <w:sz w:val="20"/>
          <w:szCs w:val="20"/>
          <w:lang w:val="en-ZA" w:eastAsia="en-US"/>
        </w:rPr>
        <w:t>.</w:t>
      </w:r>
    </w:p>
    <w:p w:rsidRPr="00F7059B" w:rsidR="000B2876" w:rsidP="00F7059B" w:rsidRDefault="000B2876" w14:paraId="717A9FAC" w14:textId="282D3F92">
      <w:pPr>
        <w:keepNext/>
        <w:keepLines/>
        <w:numPr>
          <w:ilvl w:val="0"/>
          <w:numId w:val="5"/>
        </w:numPr>
        <w:tabs>
          <w:tab w:val="num" w:pos="2355"/>
        </w:tabs>
        <w:suppressAutoHyphens w:val="0"/>
        <w:spacing w:after="240" w:line="360" w:lineRule="auto"/>
        <w:jc w:val="both"/>
        <w:rPr>
          <w:rFonts w:eastAsia="Calibri" w:cs="Arial"/>
          <w:b/>
          <w:sz w:val="20"/>
          <w:szCs w:val="20"/>
          <w:lang w:val="en-ZA" w:eastAsia="en-US"/>
        </w:rPr>
      </w:pPr>
      <w:bookmarkStart w:name="_Ref460894856" w:id="42"/>
      <w:bookmarkStart w:name="_Toc460895533" w:id="43"/>
      <w:r w:rsidRPr="00F7059B">
        <w:rPr>
          <w:rFonts w:eastAsia="Calibri" w:cs="Arial"/>
          <w:b/>
          <w:sz w:val="20"/>
          <w:szCs w:val="20"/>
          <w:lang w:val="en-ZA" w:eastAsia="en-US"/>
        </w:rPr>
        <w:t>Breach and Termination</w:t>
      </w:r>
      <w:bookmarkEnd w:id="42"/>
      <w:bookmarkEnd w:id="43"/>
    </w:p>
    <w:p w:rsidRPr="00F7059B" w:rsidR="000B2876" w:rsidP="00F7059B" w:rsidRDefault="000B2876" w14:paraId="084C6C2B" w14:textId="77777777">
      <w:pPr>
        <w:numPr>
          <w:ilvl w:val="1"/>
          <w:numId w:val="5"/>
        </w:numPr>
        <w:tabs>
          <w:tab w:val="num" w:pos="2496"/>
        </w:tabs>
        <w:suppressAutoHyphens w:val="0"/>
        <w:spacing w:after="240" w:line="360" w:lineRule="auto"/>
        <w:jc w:val="both"/>
        <w:rPr>
          <w:rFonts w:eastAsia="Calibri" w:cs="Arial"/>
          <w:sz w:val="20"/>
          <w:szCs w:val="20"/>
          <w:lang w:val="en-ZA" w:eastAsia="en-US"/>
        </w:rPr>
      </w:pPr>
      <w:r w:rsidRPr="00F7059B">
        <w:rPr>
          <w:rFonts w:eastAsia="Calibri" w:cs="Arial"/>
          <w:sz w:val="20"/>
          <w:szCs w:val="20"/>
          <w:lang w:val="en-ZA" w:eastAsia="en-US"/>
        </w:rPr>
        <w:t>A Party (“</w:t>
      </w:r>
      <w:r w:rsidRPr="00F7059B">
        <w:rPr>
          <w:rFonts w:eastAsia="Calibri" w:cs="Arial"/>
          <w:b/>
          <w:sz w:val="20"/>
          <w:szCs w:val="20"/>
          <w:lang w:val="en-ZA" w:eastAsia="en-US"/>
        </w:rPr>
        <w:t>Defaulting Party</w:t>
      </w:r>
      <w:r w:rsidRPr="00F7059B">
        <w:rPr>
          <w:rFonts w:eastAsia="Calibri" w:cs="Arial"/>
          <w:sz w:val="20"/>
          <w:szCs w:val="20"/>
          <w:lang w:val="en-ZA" w:eastAsia="en-US"/>
        </w:rPr>
        <w:t>”) shall be in default if one or more of the following events occur:</w:t>
      </w:r>
    </w:p>
    <w:p w:rsidRPr="00F7059B" w:rsidR="000B2876" w:rsidP="00F7059B" w:rsidRDefault="000B2876" w14:paraId="76DE69A3" w14:textId="77777777">
      <w:pPr>
        <w:numPr>
          <w:ilvl w:val="2"/>
          <w:numId w:val="5"/>
        </w:numPr>
        <w:tabs>
          <w:tab w:val="num" w:pos="3063"/>
        </w:tabs>
        <w:suppressAutoHyphens w:val="0"/>
        <w:spacing w:after="240" w:line="360" w:lineRule="auto"/>
        <w:jc w:val="both"/>
        <w:rPr>
          <w:rFonts w:eastAsia="Calibri" w:cs="Arial"/>
          <w:sz w:val="20"/>
          <w:szCs w:val="20"/>
          <w:lang w:val="en-ZA" w:eastAsia="en-US"/>
        </w:rPr>
      </w:pPr>
      <w:r w:rsidRPr="00F7059B">
        <w:rPr>
          <w:rFonts w:eastAsia="Calibri" w:cs="Arial"/>
          <w:sz w:val="20"/>
          <w:szCs w:val="20"/>
          <w:lang w:val="en-ZA" w:eastAsia="en-US"/>
        </w:rPr>
        <w:t xml:space="preserve">the Defaulting Party is in material breach of any of its obligations in terms of the Agreement which is not capable of remedy and cannot be adequately compensated by the payment of damages; </w:t>
      </w:r>
    </w:p>
    <w:p w:rsidRPr="00F7059B" w:rsidR="000B2876" w:rsidP="00F7059B" w:rsidRDefault="000B2876" w14:paraId="4D877F03" w14:textId="77777777">
      <w:pPr>
        <w:numPr>
          <w:ilvl w:val="2"/>
          <w:numId w:val="5"/>
        </w:numPr>
        <w:tabs>
          <w:tab w:val="num" w:pos="3063"/>
        </w:tabs>
        <w:suppressAutoHyphens w:val="0"/>
        <w:spacing w:after="240" w:line="360" w:lineRule="auto"/>
        <w:jc w:val="both"/>
        <w:rPr>
          <w:rFonts w:eastAsia="Calibri" w:cs="Arial"/>
          <w:sz w:val="20"/>
          <w:szCs w:val="20"/>
          <w:lang w:val="en-ZA" w:eastAsia="en-US"/>
        </w:rPr>
      </w:pPr>
      <w:r w:rsidRPr="00F7059B">
        <w:rPr>
          <w:rFonts w:eastAsia="Calibri" w:cs="Arial"/>
          <w:sz w:val="20"/>
          <w:szCs w:val="20"/>
          <w:lang w:val="en-ZA" w:eastAsia="en-US"/>
        </w:rPr>
        <w:t>the Defaulting Party has persistently breached this Agreement such that, taken together, such repeated breaches amount to a material breach of this Agreement which is not capable of remedy and cannot be adequately compensated by the payment of damages;</w:t>
      </w:r>
    </w:p>
    <w:p w:rsidRPr="00F7059B" w:rsidR="000B2876" w:rsidP="00F7059B" w:rsidRDefault="000B2876" w14:paraId="62206609" w14:textId="77777777">
      <w:pPr>
        <w:numPr>
          <w:ilvl w:val="2"/>
          <w:numId w:val="5"/>
        </w:numPr>
        <w:tabs>
          <w:tab w:val="num" w:pos="3063"/>
        </w:tabs>
        <w:suppressAutoHyphens w:val="0"/>
        <w:spacing w:after="240" w:line="360" w:lineRule="auto"/>
        <w:jc w:val="both"/>
        <w:rPr>
          <w:rFonts w:eastAsia="Calibri" w:cs="Arial"/>
          <w:sz w:val="20"/>
          <w:szCs w:val="20"/>
          <w:lang w:val="en-ZA" w:eastAsia="en-US"/>
        </w:rPr>
      </w:pPr>
      <w:r w:rsidRPr="00F7059B">
        <w:rPr>
          <w:rFonts w:eastAsia="Calibri" w:cs="Arial"/>
          <w:sz w:val="20"/>
          <w:szCs w:val="20"/>
          <w:lang w:val="en-ZA" w:eastAsia="en-US"/>
        </w:rPr>
        <w:t>the Defaulting Party is in material breach of any of its obligations in terms of the Agreement which is capable of remedy and fails to remedy the breach within 7 (seven) Business Days of receipt of written notice from the other Party (“</w:t>
      </w:r>
      <w:r w:rsidRPr="00F7059B">
        <w:rPr>
          <w:rFonts w:eastAsia="Calibri" w:cs="Arial"/>
          <w:b/>
          <w:sz w:val="20"/>
          <w:szCs w:val="20"/>
          <w:lang w:val="en-ZA" w:eastAsia="en-US"/>
        </w:rPr>
        <w:t>Innocent Party</w:t>
      </w:r>
      <w:r w:rsidRPr="00F7059B">
        <w:rPr>
          <w:rFonts w:eastAsia="Calibri" w:cs="Arial"/>
          <w:sz w:val="20"/>
          <w:szCs w:val="20"/>
          <w:lang w:val="en-ZA" w:eastAsia="en-US"/>
        </w:rPr>
        <w:t>”) calling upon the Defaulting Party to do so, provided that if the breach can reasonably be remedied within a shorter period, the Innocent Party may specify that shorter period in the notice and the Defaulting Party shall remedy the breach within that shorter period;</w:t>
      </w:r>
    </w:p>
    <w:p w:rsidRPr="00F7059B" w:rsidR="000B2876" w:rsidP="00F7059B" w:rsidRDefault="000B2876" w14:paraId="0FF76035" w14:textId="77777777">
      <w:pPr>
        <w:numPr>
          <w:ilvl w:val="2"/>
          <w:numId w:val="5"/>
        </w:numPr>
        <w:tabs>
          <w:tab w:val="num" w:pos="3063"/>
        </w:tabs>
        <w:suppressAutoHyphens w:val="0"/>
        <w:spacing w:after="240" w:line="360" w:lineRule="auto"/>
        <w:jc w:val="both"/>
        <w:rPr>
          <w:rFonts w:eastAsia="Calibri" w:cs="Arial"/>
          <w:sz w:val="20"/>
          <w:szCs w:val="20"/>
          <w:lang w:val="en-ZA" w:eastAsia="en-US"/>
        </w:rPr>
      </w:pPr>
      <w:r w:rsidRPr="00F7059B">
        <w:rPr>
          <w:rFonts w:eastAsia="Calibri" w:cs="Arial"/>
          <w:sz w:val="20"/>
          <w:szCs w:val="20"/>
          <w:lang w:val="en-ZA" w:eastAsia="en-US"/>
        </w:rPr>
        <w:t>the Defaulting Party commits an act which is an act of insolvency; or</w:t>
      </w:r>
    </w:p>
    <w:p w:rsidRPr="00F7059B" w:rsidR="000B2876" w:rsidP="00F7059B" w:rsidRDefault="000B2876" w14:paraId="20328B2D" w14:textId="77777777">
      <w:pPr>
        <w:numPr>
          <w:ilvl w:val="2"/>
          <w:numId w:val="5"/>
        </w:numPr>
        <w:tabs>
          <w:tab w:val="num" w:pos="3063"/>
        </w:tabs>
        <w:suppressAutoHyphens w:val="0"/>
        <w:spacing w:after="240" w:line="360" w:lineRule="auto"/>
        <w:jc w:val="both"/>
        <w:rPr>
          <w:rFonts w:eastAsia="Calibri" w:cs="Arial"/>
          <w:sz w:val="20"/>
          <w:szCs w:val="20"/>
          <w:lang w:val="en-ZA" w:eastAsia="en-US"/>
        </w:rPr>
      </w:pPr>
      <w:r w:rsidRPr="00F7059B">
        <w:rPr>
          <w:rFonts w:eastAsia="Calibri" w:cs="Arial"/>
          <w:sz w:val="20"/>
          <w:szCs w:val="20"/>
          <w:lang w:val="en-ZA" w:eastAsia="en-US"/>
        </w:rPr>
        <w:t>the Defaulting Party is provisionally or finally liquidated, placed under judicial management (whether provisionally or finally), or takes any steps for its voluntary winding up; or</w:t>
      </w:r>
    </w:p>
    <w:p w:rsidRPr="00F7059B" w:rsidR="000B2876" w:rsidP="00F7059B" w:rsidRDefault="000B2876" w14:paraId="4E12007C" w14:textId="77777777">
      <w:pPr>
        <w:numPr>
          <w:ilvl w:val="2"/>
          <w:numId w:val="5"/>
        </w:numPr>
        <w:tabs>
          <w:tab w:val="num" w:pos="3063"/>
        </w:tabs>
        <w:suppressAutoHyphens w:val="0"/>
        <w:spacing w:after="240" w:line="360" w:lineRule="auto"/>
        <w:jc w:val="both"/>
        <w:rPr>
          <w:rFonts w:eastAsia="Calibri" w:cs="Arial"/>
          <w:sz w:val="20"/>
          <w:szCs w:val="20"/>
          <w:lang w:val="en-ZA" w:eastAsia="en-US"/>
        </w:rPr>
      </w:pPr>
      <w:r w:rsidRPr="00F7059B">
        <w:rPr>
          <w:rFonts w:eastAsia="Calibri" w:cs="Arial"/>
          <w:sz w:val="20"/>
          <w:szCs w:val="20"/>
          <w:lang w:val="en-ZA" w:eastAsia="en-US"/>
        </w:rPr>
        <w:t>the Defaulting Party suffers execution against any of its assets that has an adverse effect on its ability to perform its obligations under this Agreement; or</w:t>
      </w:r>
    </w:p>
    <w:p w:rsidRPr="00F7059B" w:rsidR="000B2876" w:rsidP="00F7059B" w:rsidRDefault="000B2876" w14:paraId="23A9654C" w14:textId="2DEF1605">
      <w:pPr>
        <w:numPr>
          <w:ilvl w:val="2"/>
          <w:numId w:val="5"/>
        </w:numPr>
        <w:tabs>
          <w:tab w:val="num" w:pos="3063"/>
        </w:tabs>
        <w:suppressAutoHyphens w:val="0"/>
        <w:spacing w:after="240" w:line="360" w:lineRule="auto"/>
        <w:jc w:val="both"/>
        <w:rPr>
          <w:rFonts w:eastAsia="Calibri" w:cs="Arial"/>
          <w:sz w:val="20"/>
          <w:szCs w:val="20"/>
          <w:lang w:val="en-ZA" w:eastAsia="en-US"/>
        </w:rPr>
      </w:pPr>
      <w:r w:rsidRPr="00F7059B">
        <w:rPr>
          <w:rFonts w:eastAsia="Calibri" w:cs="Arial"/>
          <w:sz w:val="20"/>
          <w:szCs w:val="20"/>
          <w:lang w:val="en-ZA" w:eastAsia="en-US"/>
        </w:rPr>
        <w:t xml:space="preserve">in the case of </w:t>
      </w:r>
      <w:r w:rsidRPr="00F7059B" w:rsidR="00495165">
        <w:rPr>
          <w:rFonts w:eastAsia="Calibri" w:cs="Arial"/>
          <w:sz w:val="20"/>
          <w:szCs w:val="20"/>
          <w:lang w:val="en-ZA" w:eastAsia="en-US"/>
        </w:rPr>
        <w:t>Consultant</w:t>
      </w:r>
      <w:r w:rsidRPr="00F7059B">
        <w:rPr>
          <w:rFonts w:eastAsia="Calibri" w:cs="Arial"/>
          <w:sz w:val="20"/>
          <w:szCs w:val="20"/>
          <w:lang w:val="en-ZA" w:eastAsia="en-US"/>
        </w:rPr>
        <w:t>, it transfers or assigns or attempts to transfer or assign any of its rights or obligations under this Agreement to a third party other than in accordance with the terms of this Agreement; or</w:t>
      </w:r>
    </w:p>
    <w:p w:rsidRPr="00F7059B" w:rsidR="000B2876" w:rsidP="00F7059B" w:rsidRDefault="000B2876" w14:paraId="349FDCB1" w14:textId="77777777">
      <w:pPr>
        <w:numPr>
          <w:ilvl w:val="2"/>
          <w:numId w:val="5"/>
        </w:numPr>
        <w:tabs>
          <w:tab w:val="num" w:pos="3063"/>
        </w:tabs>
        <w:suppressAutoHyphens w:val="0"/>
        <w:spacing w:after="240" w:line="360" w:lineRule="auto"/>
        <w:jc w:val="both"/>
        <w:rPr>
          <w:rFonts w:eastAsia="Calibri" w:cs="Arial"/>
          <w:sz w:val="20"/>
          <w:szCs w:val="20"/>
          <w:lang w:val="en-ZA" w:eastAsia="en-US"/>
        </w:rPr>
      </w:pPr>
      <w:r w:rsidRPr="00F7059B">
        <w:rPr>
          <w:rFonts w:eastAsia="Calibri" w:cs="Arial"/>
          <w:sz w:val="20"/>
          <w:szCs w:val="20"/>
          <w:lang w:val="en-ZA" w:eastAsia="en-US"/>
        </w:rPr>
        <w:t xml:space="preserve">the Defaulting Party disposes of all or a material portion of its assets or business that has an adverse effect on its ability to perform its obligations under this Agreement, or ceases to conduct its business except to the extent that such disposal or cessation </w:t>
      </w:r>
      <w:r w:rsidRPr="00F7059B">
        <w:rPr>
          <w:rFonts w:eastAsia="Calibri" w:cs="Arial"/>
          <w:sz w:val="20"/>
          <w:szCs w:val="20"/>
          <w:lang w:val="en-ZA" w:eastAsia="en-US"/>
        </w:rPr>
        <w:t>relates to a solvent and genuine restructuring of it or any group of companies of which it is part.</w:t>
      </w:r>
    </w:p>
    <w:p w:rsidRPr="00F7059B" w:rsidR="000B2876" w:rsidP="00F7059B" w:rsidRDefault="000B2876" w14:paraId="73E24219" w14:textId="74414D71">
      <w:pPr>
        <w:numPr>
          <w:ilvl w:val="1"/>
          <w:numId w:val="5"/>
        </w:numPr>
        <w:tabs>
          <w:tab w:val="num" w:pos="2496"/>
        </w:tabs>
        <w:suppressAutoHyphens w:val="0"/>
        <w:spacing w:after="240" w:line="360" w:lineRule="auto"/>
        <w:jc w:val="both"/>
        <w:rPr>
          <w:rFonts w:eastAsia="Calibri" w:cs="Arial"/>
          <w:sz w:val="20"/>
          <w:szCs w:val="20"/>
          <w:lang w:val="en-ZA" w:eastAsia="en-US"/>
        </w:rPr>
      </w:pPr>
      <w:r w:rsidRPr="00F7059B">
        <w:rPr>
          <w:rFonts w:eastAsia="Calibri" w:cs="Arial"/>
          <w:sz w:val="20"/>
          <w:szCs w:val="20"/>
          <w:lang w:val="en-ZA" w:eastAsia="en-US"/>
        </w:rPr>
        <w:t xml:space="preserve">Without limiting the situations where a Party may be considered or deemed to be in material breach of this Agreement, a Party shall be in material breach of this Agreement where it breaches any one or more of the following clauses </w:t>
      </w:r>
      <w:r w:rsidRPr="00F7059B" w:rsidR="00983214">
        <w:rPr>
          <w:rFonts w:eastAsia="Calibri" w:cs="Arial"/>
          <w:sz w:val="20"/>
          <w:szCs w:val="20"/>
          <w:lang w:val="en-ZA" w:eastAsia="en-US"/>
        </w:rPr>
        <w:fldChar w:fldCharType="begin"/>
      </w:r>
      <w:r w:rsidRPr="00F7059B" w:rsidR="00983214">
        <w:rPr>
          <w:rFonts w:eastAsia="Calibri" w:cs="Arial"/>
          <w:sz w:val="20"/>
          <w:szCs w:val="20"/>
          <w:lang w:val="en-ZA" w:eastAsia="en-US"/>
        </w:rPr>
        <w:instrText xml:space="preserve"> REF _Ref460894715 \r \h </w:instrText>
      </w:r>
      <w:r w:rsidRPr="00F7059B" w:rsidR="00B0675F">
        <w:rPr>
          <w:rFonts w:eastAsia="Calibri" w:cs="Arial"/>
          <w:sz w:val="20"/>
          <w:szCs w:val="20"/>
          <w:lang w:val="en-ZA" w:eastAsia="en-US"/>
        </w:rPr>
        <w:instrText xml:space="preserve"> \* MERGEFORMAT </w:instrText>
      </w:r>
      <w:r w:rsidRPr="00F7059B" w:rsidR="00983214">
        <w:rPr>
          <w:rFonts w:eastAsia="Calibri" w:cs="Arial"/>
          <w:sz w:val="20"/>
          <w:szCs w:val="20"/>
          <w:lang w:val="en-ZA" w:eastAsia="en-US"/>
        </w:rPr>
      </w:r>
      <w:r w:rsidRPr="00F7059B" w:rsidR="00983214">
        <w:rPr>
          <w:rFonts w:eastAsia="Calibri" w:cs="Arial"/>
          <w:sz w:val="20"/>
          <w:szCs w:val="20"/>
          <w:lang w:val="en-ZA" w:eastAsia="en-US"/>
        </w:rPr>
        <w:fldChar w:fldCharType="separate"/>
      </w:r>
      <w:r w:rsidRPr="00F7059B" w:rsidR="00235B18">
        <w:rPr>
          <w:rFonts w:eastAsia="Calibri" w:cs="Arial"/>
          <w:sz w:val="20"/>
          <w:szCs w:val="20"/>
          <w:lang w:val="en-ZA" w:eastAsia="en-US"/>
        </w:rPr>
        <w:t>5</w:t>
      </w:r>
      <w:r w:rsidRPr="00F7059B" w:rsidR="00983214">
        <w:rPr>
          <w:rFonts w:eastAsia="Calibri" w:cs="Arial"/>
          <w:sz w:val="20"/>
          <w:szCs w:val="20"/>
          <w:lang w:val="en-ZA" w:eastAsia="en-US"/>
        </w:rPr>
        <w:fldChar w:fldCharType="end"/>
      </w:r>
      <w:r w:rsidRPr="00F7059B">
        <w:rPr>
          <w:rFonts w:eastAsia="Calibri" w:cs="Arial"/>
          <w:sz w:val="20"/>
          <w:szCs w:val="20"/>
          <w:lang w:val="en-ZA" w:eastAsia="en-US"/>
        </w:rPr>
        <w:t xml:space="preserve">, </w:t>
      </w:r>
      <w:r w:rsidRPr="00F7059B" w:rsidR="00983214">
        <w:rPr>
          <w:rFonts w:eastAsia="Calibri" w:cs="Arial"/>
          <w:sz w:val="20"/>
          <w:szCs w:val="20"/>
          <w:lang w:val="en-ZA" w:eastAsia="en-US"/>
        </w:rPr>
        <w:fldChar w:fldCharType="begin"/>
      </w:r>
      <w:r w:rsidRPr="00F7059B" w:rsidR="00983214">
        <w:rPr>
          <w:rFonts w:eastAsia="Calibri" w:cs="Arial"/>
          <w:sz w:val="20"/>
          <w:szCs w:val="20"/>
          <w:lang w:val="en-ZA" w:eastAsia="en-US"/>
        </w:rPr>
        <w:instrText xml:space="preserve"> REF _Ref460894583 \r \h </w:instrText>
      </w:r>
      <w:r w:rsidRPr="00F7059B" w:rsidR="00B0675F">
        <w:rPr>
          <w:rFonts w:eastAsia="Calibri" w:cs="Arial"/>
          <w:sz w:val="20"/>
          <w:szCs w:val="20"/>
          <w:lang w:val="en-ZA" w:eastAsia="en-US"/>
        </w:rPr>
        <w:instrText xml:space="preserve"> \* MERGEFORMAT </w:instrText>
      </w:r>
      <w:r w:rsidRPr="00F7059B" w:rsidR="00983214">
        <w:rPr>
          <w:rFonts w:eastAsia="Calibri" w:cs="Arial"/>
          <w:sz w:val="20"/>
          <w:szCs w:val="20"/>
          <w:lang w:val="en-ZA" w:eastAsia="en-US"/>
        </w:rPr>
      </w:r>
      <w:r w:rsidRPr="00F7059B" w:rsidR="00983214">
        <w:rPr>
          <w:rFonts w:eastAsia="Calibri" w:cs="Arial"/>
          <w:sz w:val="20"/>
          <w:szCs w:val="20"/>
          <w:lang w:val="en-ZA" w:eastAsia="en-US"/>
        </w:rPr>
        <w:fldChar w:fldCharType="separate"/>
      </w:r>
      <w:r w:rsidRPr="00F7059B" w:rsidR="00235B18">
        <w:rPr>
          <w:rFonts w:eastAsia="Calibri" w:cs="Arial"/>
          <w:sz w:val="20"/>
          <w:szCs w:val="20"/>
          <w:lang w:val="en-ZA" w:eastAsia="en-US"/>
        </w:rPr>
        <w:t>10</w:t>
      </w:r>
      <w:r w:rsidRPr="00F7059B" w:rsidR="00983214">
        <w:rPr>
          <w:rFonts w:eastAsia="Calibri" w:cs="Arial"/>
          <w:sz w:val="20"/>
          <w:szCs w:val="20"/>
          <w:lang w:val="en-ZA" w:eastAsia="en-US"/>
        </w:rPr>
        <w:fldChar w:fldCharType="end"/>
      </w:r>
      <w:r w:rsidRPr="00F7059B">
        <w:rPr>
          <w:rFonts w:eastAsia="Calibri" w:cs="Arial"/>
          <w:sz w:val="20"/>
          <w:szCs w:val="20"/>
          <w:lang w:val="en-ZA" w:eastAsia="en-US"/>
        </w:rPr>
        <w:t xml:space="preserve">, </w:t>
      </w:r>
      <w:r w:rsidRPr="00F7059B" w:rsidR="005A478E">
        <w:rPr>
          <w:rFonts w:eastAsia="Calibri" w:cs="Arial"/>
          <w:sz w:val="20"/>
          <w:szCs w:val="20"/>
          <w:lang w:val="en-ZA" w:eastAsia="en-US"/>
        </w:rPr>
        <w:fldChar w:fldCharType="begin"/>
      </w:r>
      <w:r w:rsidRPr="00F7059B" w:rsidR="005A478E">
        <w:rPr>
          <w:rFonts w:eastAsia="Calibri" w:cs="Arial"/>
          <w:sz w:val="20"/>
          <w:szCs w:val="20"/>
          <w:lang w:val="en-ZA" w:eastAsia="en-US"/>
        </w:rPr>
        <w:instrText xml:space="preserve"> REF _Ref460895286 \r \h </w:instrText>
      </w:r>
      <w:r w:rsidRPr="00F7059B" w:rsidR="00B0675F">
        <w:rPr>
          <w:rFonts w:eastAsia="Calibri" w:cs="Arial"/>
          <w:sz w:val="20"/>
          <w:szCs w:val="20"/>
          <w:lang w:val="en-ZA" w:eastAsia="en-US"/>
        </w:rPr>
        <w:instrText xml:space="preserve"> \* MERGEFORMAT </w:instrText>
      </w:r>
      <w:r w:rsidRPr="00F7059B" w:rsidR="005A478E">
        <w:rPr>
          <w:rFonts w:eastAsia="Calibri" w:cs="Arial"/>
          <w:sz w:val="20"/>
          <w:szCs w:val="20"/>
          <w:lang w:val="en-ZA" w:eastAsia="en-US"/>
        </w:rPr>
      </w:r>
      <w:r w:rsidRPr="00F7059B" w:rsidR="005A478E">
        <w:rPr>
          <w:rFonts w:eastAsia="Calibri" w:cs="Arial"/>
          <w:sz w:val="20"/>
          <w:szCs w:val="20"/>
          <w:lang w:val="en-ZA" w:eastAsia="en-US"/>
        </w:rPr>
        <w:fldChar w:fldCharType="separate"/>
      </w:r>
      <w:r w:rsidRPr="00F7059B" w:rsidR="00235B18">
        <w:rPr>
          <w:rFonts w:eastAsia="Calibri" w:cs="Arial"/>
          <w:sz w:val="20"/>
          <w:szCs w:val="20"/>
          <w:lang w:val="en-ZA" w:eastAsia="en-US"/>
        </w:rPr>
        <w:t>12</w:t>
      </w:r>
      <w:r w:rsidRPr="00F7059B" w:rsidR="005A478E">
        <w:rPr>
          <w:rFonts w:eastAsia="Calibri" w:cs="Arial"/>
          <w:sz w:val="20"/>
          <w:szCs w:val="20"/>
          <w:lang w:val="en-ZA" w:eastAsia="en-US"/>
        </w:rPr>
        <w:fldChar w:fldCharType="end"/>
      </w:r>
      <w:r w:rsidRPr="00F7059B">
        <w:rPr>
          <w:rFonts w:eastAsia="Calibri" w:cs="Arial"/>
          <w:sz w:val="20"/>
          <w:szCs w:val="20"/>
          <w:lang w:val="en-ZA" w:eastAsia="en-US"/>
        </w:rPr>
        <w:t xml:space="preserve">, </w:t>
      </w:r>
      <w:r w:rsidRPr="00F7059B" w:rsidR="005A478E">
        <w:rPr>
          <w:rFonts w:eastAsia="Calibri" w:cs="Arial"/>
          <w:sz w:val="20"/>
          <w:szCs w:val="20"/>
          <w:lang w:val="en-ZA" w:eastAsia="en-US"/>
        </w:rPr>
        <w:fldChar w:fldCharType="begin"/>
      </w:r>
      <w:r w:rsidRPr="00F7059B" w:rsidR="005A478E">
        <w:rPr>
          <w:rFonts w:eastAsia="Calibri" w:cs="Arial"/>
          <w:sz w:val="20"/>
          <w:szCs w:val="20"/>
          <w:lang w:val="en-ZA" w:eastAsia="en-US"/>
        </w:rPr>
        <w:instrText xml:space="preserve"> REF _Ref460894756 \r \h </w:instrText>
      </w:r>
      <w:r w:rsidRPr="00F7059B" w:rsidR="00B0675F">
        <w:rPr>
          <w:rFonts w:eastAsia="Calibri" w:cs="Arial"/>
          <w:sz w:val="20"/>
          <w:szCs w:val="20"/>
          <w:lang w:val="en-ZA" w:eastAsia="en-US"/>
        </w:rPr>
        <w:instrText xml:space="preserve"> \* MERGEFORMAT </w:instrText>
      </w:r>
      <w:r w:rsidRPr="00F7059B" w:rsidR="005A478E">
        <w:rPr>
          <w:rFonts w:eastAsia="Calibri" w:cs="Arial"/>
          <w:sz w:val="20"/>
          <w:szCs w:val="20"/>
          <w:lang w:val="en-ZA" w:eastAsia="en-US"/>
        </w:rPr>
      </w:r>
      <w:r w:rsidRPr="00F7059B" w:rsidR="005A478E">
        <w:rPr>
          <w:rFonts w:eastAsia="Calibri" w:cs="Arial"/>
          <w:sz w:val="20"/>
          <w:szCs w:val="20"/>
          <w:lang w:val="en-ZA" w:eastAsia="en-US"/>
        </w:rPr>
        <w:fldChar w:fldCharType="separate"/>
      </w:r>
      <w:r w:rsidRPr="00F7059B" w:rsidR="00235B18">
        <w:rPr>
          <w:rFonts w:eastAsia="Calibri" w:cs="Arial"/>
          <w:sz w:val="20"/>
          <w:szCs w:val="20"/>
          <w:lang w:val="en-ZA" w:eastAsia="en-US"/>
        </w:rPr>
        <w:t>14</w:t>
      </w:r>
      <w:r w:rsidRPr="00F7059B" w:rsidR="005A478E">
        <w:rPr>
          <w:rFonts w:eastAsia="Calibri" w:cs="Arial"/>
          <w:sz w:val="20"/>
          <w:szCs w:val="20"/>
          <w:lang w:val="en-ZA" w:eastAsia="en-US"/>
        </w:rPr>
        <w:fldChar w:fldCharType="end"/>
      </w:r>
      <w:r w:rsidRPr="00F7059B" w:rsidR="005A478E">
        <w:rPr>
          <w:rFonts w:eastAsia="Calibri" w:cs="Arial"/>
          <w:sz w:val="20"/>
          <w:szCs w:val="20"/>
          <w:lang w:val="en-ZA" w:eastAsia="en-US"/>
        </w:rPr>
        <w:t xml:space="preserve">, </w:t>
      </w:r>
      <w:r w:rsidRPr="00F7059B" w:rsidR="005A478E">
        <w:rPr>
          <w:rFonts w:eastAsia="Calibri" w:cs="Arial"/>
          <w:sz w:val="20"/>
          <w:szCs w:val="20"/>
          <w:lang w:val="en-ZA" w:eastAsia="en-US"/>
        </w:rPr>
        <w:fldChar w:fldCharType="begin"/>
      </w:r>
      <w:r w:rsidRPr="00F7059B" w:rsidR="005A478E">
        <w:rPr>
          <w:rFonts w:eastAsia="Calibri" w:cs="Arial"/>
          <w:sz w:val="20"/>
          <w:szCs w:val="20"/>
          <w:lang w:val="en-ZA" w:eastAsia="en-US"/>
        </w:rPr>
        <w:instrText xml:space="preserve"> REF _Ref460894792 \r \h </w:instrText>
      </w:r>
      <w:r w:rsidRPr="00F7059B" w:rsidR="00B0675F">
        <w:rPr>
          <w:rFonts w:eastAsia="Calibri" w:cs="Arial"/>
          <w:sz w:val="20"/>
          <w:szCs w:val="20"/>
          <w:lang w:val="en-ZA" w:eastAsia="en-US"/>
        </w:rPr>
        <w:instrText xml:space="preserve"> \* MERGEFORMAT </w:instrText>
      </w:r>
      <w:r w:rsidRPr="00F7059B" w:rsidR="005A478E">
        <w:rPr>
          <w:rFonts w:eastAsia="Calibri" w:cs="Arial"/>
          <w:sz w:val="20"/>
          <w:szCs w:val="20"/>
          <w:lang w:val="en-ZA" w:eastAsia="en-US"/>
        </w:rPr>
      </w:r>
      <w:r w:rsidRPr="00F7059B" w:rsidR="005A478E">
        <w:rPr>
          <w:rFonts w:eastAsia="Calibri" w:cs="Arial"/>
          <w:sz w:val="20"/>
          <w:szCs w:val="20"/>
          <w:lang w:val="en-ZA" w:eastAsia="en-US"/>
        </w:rPr>
        <w:fldChar w:fldCharType="separate"/>
      </w:r>
      <w:r w:rsidRPr="00F7059B" w:rsidR="00235B18">
        <w:rPr>
          <w:rFonts w:eastAsia="Calibri" w:cs="Arial"/>
          <w:sz w:val="20"/>
          <w:szCs w:val="20"/>
          <w:lang w:val="en-ZA" w:eastAsia="en-US"/>
        </w:rPr>
        <w:t>20</w:t>
      </w:r>
      <w:r w:rsidRPr="00F7059B" w:rsidR="005A478E">
        <w:rPr>
          <w:rFonts w:eastAsia="Calibri" w:cs="Arial"/>
          <w:sz w:val="20"/>
          <w:szCs w:val="20"/>
          <w:lang w:val="en-ZA" w:eastAsia="en-US"/>
        </w:rPr>
        <w:fldChar w:fldCharType="end"/>
      </w:r>
      <w:r w:rsidRPr="00F7059B">
        <w:rPr>
          <w:rFonts w:eastAsia="Calibri" w:cs="Arial"/>
          <w:sz w:val="20"/>
          <w:szCs w:val="20"/>
          <w:lang w:val="en-ZA" w:eastAsia="en-US"/>
        </w:rPr>
        <w:t xml:space="preserve"> and </w:t>
      </w:r>
      <w:r w:rsidRPr="00F7059B" w:rsidR="001B7C24">
        <w:rPr>
          <w:rFonts w:eastAsia="Calibri" w:cs="Arial"/>
          <w:sz w:val="20"/>
          <w:szCs w:val="20"/>
          <w:lang w:val="en-ZA" w:eastAsia="en-US"/>
        </w:rPr>
        <w:fldChar w:fldCharType="begin"/>
      </w:r>
      <w:r w:rsidRPr="00F7059B" w:rsidR="001B7C24">
        <w:rPr>
          <w:rFonts w:eastAsia="Calibri" w:cs="Arial"/>
          <w:sz w:val="20"/>
          <w:szCs w:val="20"/>
          <w:lang w:val="en-ZA" w:eastAsia="en-US"/>
        </w:rPr>
        <w:instrText xml:space="preserve"> REF _Ref460894832 \r \h </w:instrText>
      </w:r>
      <w:r w:rsidRPr="00F7059B" w:rsidR="00B0675F">
        <w:rPr>
          <w:rFonts w:eastAsia="Calibri" w:cs="Arial"/>
          <w:sz w:val="20"/>
          <w:szCs w:val="20"/>
          <w:lang w:val="en-ZA" w:eastAsia="en-US"/>
        </w:rPr>
        <w:instrText xml:space="preserve"> \* MERGEFORMAT </w:instrText>
      </w:r>
      <w:r w:rsidRPr="00F7059B" w:rsidR="001B7C24">
        <w:rPr>
          <w:rFonts w:eastAsia="Calibri" w:cs="Arial"/>
          <w:sz w:val="20"/>
          <w:szCs w:val="20"/>
          <w:lang w:val="en-ZA" w:eastAsia="en-US"/>
        </w:rPr>
      </w:r>
      <w:r w:rsidRPr="00F7059B" w:rsidR="001B7C24">
        <w:rPr>
          <w:rFonts w:eastAsia="Calibri" w:cs="Arial"/>
          <w:sz w:val="20"/>
          <w:szCs w:val="20"/>
          <w:lang w:val="en-ZA" w:eastAsia="en-US"/>
        </w:rPr>
        <w:fldChar w:fldCharType="separate"/>
      </w:r>
      <w:r w:rsidRPr="00F7059B" w:rsidR="00235B18">
        <w:rPr>
          <w:rFonts w:eastAsia="Calibri" w:cs="Arial"/>
          <w:sz w:val="20"/>
          <w:szCs w:val="20"/>
          <w:lang w:val="en-ZA" w:eastAsia="en-US"/>
        </w:rPr>
        <w:t>23.6</w:t>
      </w:r>
      <w:r w:rsidRPr="00F7059B" w:rsidR="001B7C24">
        <w:rPr>
          <w:rFonts w:eastAsia="Calibri" w:cs="Arial"/>
          <w:sz w:val="20"/>
          <w:szCs w:val="20"/>
          <w:lang w:val="en-ZA" w:eastAsia="en-US"/>
        </w:rPr>
        <w:fldChar w:fldCharType="end"/>
      </w:r>
      <w:r w:rsidRPr="00F7059B">
        <w:rPr>
          <w:rFonts w:eastAsia="Calibri" w:cs="Arial"/>
          <w:sz w:val="20"/>
          <w:szCs w:val="20"/>
          <w:lang w:val="en-ZA" w:eastAsia="en-US"/>
        </w:rPr>
        <w:t>;</w:t>
      </w:r>
    </w:p>
    <w:p w:rsidRPr="00F7059B" w:rsidR="000B2876" w:rsidP="00F7059B" w:rsidRDefault="000B2876" w14:paraId="4A0EA414" w14:textId="547DEF28">
      <w:pPr>
        <w:numPr>
          <w:ilvl w:val="1"/>
          <w:numId w:val="5"/>
        </w:numPr>
        <w:tabs>
          <w:tab w:val="num" w:pos="2496"/>
        </w:tabs>
        <w:suppressAutoHyphens w:val="0"/>
        <w:spacing w:after="240" w:line="360" w:lineRule="auto"/>
        <w:jc w:val="both"/>
        <w:rPr>
          <w:rFonts w:eastAsia="Calibri" w:cs="Arial"/>
          <w:sz w:val="20"/>
          <w:szCs w:val="20"/>
          <w:lang w:val="en-ZA" w:eastAsia="en-US"/>
        </w:rPr>
      </w:pPr>
      <w:r w:rsidRPr="00F7059B">
        <w:rPr>
          <w:rFonts w:eastAsia="Calibri" w:cs="Arial"/>
          <w:sz w:val="20"/>
          <w:szCs w:val="20"/>
          <w:lang w:val="en-ZA" w:eastAsia="en-US"/>
        </w:rPr>
        <w:t xml:space="preserve">The rights granted to the Parties in terms of this clause </w:t>
      </w:r>
      <w:r w:rsidRPr="00F7059B" w:rsidR="001B7C24">
        <w:rPr>
          <w:rFonts w:eastAsia="Calibri" w:cs="Arial"/>
          <w:sz w:val="20"/>
          <w:szCs w:val="20"/>
          <w:lang w:val="en-ZA" w:eastAsia="en-US"/>
        </w:rPr>
        <w:fldChar w:fldCharType="begin"/>
      </w:r>
      <w:r w:rsidRPr="00F7059B" w:rsidR="001B7C24">
        <w:rPr>
          <w:rFonts w:eastAsia="Calibri" w:cs="Arial"/>
          <w:sz w:val="20"/>
          <w:szCs w:val="20"/>
          <w:lang w:val="en-ZA" w:eastAsia="en-US"/>
        </w:rPr>
        <w:instrText xml:space="preserve"> REF _Ref460894856 \r \h </w:instrText>
      </w:r>
      <w:r w:rsidRPr="00F7059B" w:rsidR="00B0675F">
        <w:rPr>
          <w:rFonts w:eastAsia="Calibri" w:cs="Arial"/>
          <w:sz w:val="20"/>
          <w:szCs w:val="20"/>
          <w:lang w:val="en-ZA" w:eastAsia="en-US"/>
        </w:rPr>
        <w:instrText xml:space="preserve"> \* MERGEFORMAT </w:instrText>
      </w:r>
      <w:r w:rsidRPr="00F7059B" w:rsidR="001B7C24">
        <w:rPr>
          <w:rFonts w:eastAsia="Calibri" w:cs="Arial"/>
          <w:sz w:val="20"/>
          <w:szCs w:val="20"/>
          <w:lang w:val="en-ZA" w:eastAsia="en-US"/>
        </w:rPr>
      </w:r>
      <w:r w:rsidRPr="00F7059B" w:rsidR="001B7C24">
        <w:rPr>
          <w:rFonts w:eastAsia="Calibri" w:cs="Arial"/>
          <w:sz w:val="20"/>
          <w:szCs w:val="20"/>
          <w:lang w:val="en-ZA" w:eastAsia="en-US"/>
        </w:rPr>
        <w:fldChar w:fldCharType="separate"/>
      </w:r>
      <w:r w:rsidRPr="00F7059B" w:rsidR="00235B18">
        <w:rPr>
          <w:rFonts w:eastAsia="Calibri" w:cs="Arial"/>
          <w:sz w:val="20"/>
          <w:szCs w:val="20"/>
          <w:lang w:val="en-ZA" w:eastAsia="en-US"/>
        </w:rPr>
        <w:t>13</w:t>
      </w:r>
      <w:r w:rsidRPr="00F7059B" w:rsidR="001B7C24">
        <w:rPr>
          <w:rFonts w:eastAsia="Calibri" w:cs="Arial"/>
          <w:sz w:val="20"/>
          <w:szCs w:val="20"/>
          <w:lang w:val="en-ZA" w:eastAsia="en-US"/>
        </w:rPr>
        <w:fldChar w:fldCharType="end"/>
      </w:r>
      <w:r w:rsidRPr="00F7059B">
        <w:rPr>
          <w:rFonts w:eastAsia="Calibri" w:cs="Arial"/>
          <w:sz w:val="20"/>
          <w:szCs w:val="20"/>
          <w:lang w:val="en-ZA" w:eastAsia="en-US"/>
        </w:rPr>
        <w:t xml:space="preserve"> are granted without prejudice to the rights of the Aggrieved Party to hold the other Party liable for damages in the event that the other Party breaches an obligation owed to the Aggrieved Party in terms of this Agreement, notwithstanding the fact that the breach may not be regarded as a material breach.</w:t>
      </w:r>
    </w:p>
    <w:p w:rsidRPr="00F7059B" w:rsidR="000B2876" w:rsidP="00F7059B" w:rsidRDefault="000B2876" w14:paraId="2EB97BCB" w14:textId="77777777">
      <w:pPr>
        <w:numPr>
          <w:ilvl w:val="1"/>
          <w:numId w:val="5"/>
        </w:numPr>
        <w:tabs>
          <w:tab w:val="num" w:pos="2496"/>
        </w:tabs>
        <w:suppressAutoHyphens w:val="0"/>
        <w:spacing w:after="240" w:line="360" w:lineRule="auto"/>
        <w:jc w:val="both"/>
        <w:rPr>
          <w:rFonts w:eastAsia="Calibri" w:cs="Arial"/>
          <w:sz w:val="20"/>
          <w:szCs w:val="20"/>
          <w:lang w:val="en-ZA" w:eastAsia="en-US"/>
        </w:rPr>
      </w:pPr>
      <w:r w:rsidRPr="00F7059B">
        <w:rPr>
          <w:rFonts w:eastAsia="Calibri" w:cs="Arial"/>
          <w:sz w:val="20"/>
          <w:szCs w:val="20"/>
          <w:lang w:val="en-ZA" w:eastAsia="en-US"/>
        </w:rPr>
        <w:t xml:space="preserve">Any termination of this Agreement shall be without prejudice to any other rights or remedies that the Parties may be entitled to under this Agreement or at law, and shall not affect any accrued rights or liabilities of the Parties nor the coming into or continuance in force of any provision of this Agreement which is expressly or by implication intended to come into or continue in force on or after such termination. </w:t>
      </w:r>
    </w:p>
    <w:p w:rsidRPr="00F7059B" w:rsidR="00780877" w:rsidP="00F7059B" w:rsidRDefault="00780877" w14:paraId="1996C5C6" w14:textId="77777777">
      <w:pPr>
        <w:pStyle w:val="MCAHeading1"/>
        <w:numPr>
          <w:ilvl w:val="0"/>
          <w:numId w:val="5"/>
        </w:numPr>
        <w:tabs>
          <w:tab w:val="num" w:pos="567"/>
        </w:tabs>
        <w:rPr>
          <w:rFonts w:cs="Arial"/>
          <w:sz w:val="20"/>
          <w:szCs w:val="20"/>
        </w:rPr>
      </w:pPr>
      <w:bookmarkStart w:name="_Ref45819042" w:id="44"/>
      <w:bookmarkStart w:name="_Toc48755423" w:id="45"/>
      <w:bookmarkStart w:name="_Toc51229247" w:id="46"/>
      <w:bookmarkStart w:name="_Ref460894756" w:id="47"/>
      <w:bookmarkStart w:name="_Ref460894880" w:id="48"/>
      <w:bookmarkStart w:name="_Ref460894905" w:id="49"/>
      <w:bookmarkStart w:name="_Ref460894923" w:id="50"/>
      <w:bookmarkStart w:name="_Ref460895302" w:id="51"/>
      <w:bookmarkStart w:name="_Toc460895534" w:id="52"/>
      <w:r w:rsidRPr="00F7059B">
        <w:rPr>
          <w:rFonts w:cs="Arial"/>
          <w:sz w:val="20"/>
          <w:szCs w:val="20"/>
        </w:rPr>
        <w:t>Termination</w:t>
      </w:r>
      <w:bookmarkEnd w:id="44"/>
      <w:bookmarkEnd w:id="45"/>
      <w:bookmarkEnd w:id="46"/>
    </w:p>
    <w:p w:rsidRPr="00F7059B" w:rsidR="00780877" w:rsidP="1C25632A" w:rsidRDefault="00780877" w14:paraId="482DF726" w14:textId="0203C4F7">
      <w:pPr>
        <w:pStyle w:val="MCAHeading2"/>
        <w:jc w:val="both"/>
        <w:rPr>
          <w:rFonts w:cs="Arial"/>
          <w:sz w:val="20"/>
          <w:szCs w:val="20"/>
          <w:lang w:val="en-GB"/>
        </w:rPr>
      </w:pPr>
      <w:r w:rsidRPr="1C25632A" w:rsidR="00780877">
        <w:rPr>
          <w:rFonts w:cs="Arial"/>
          <w:sz w:val="20"/>
          <w:szCs w:val="20"/>
          <w:lang w:val="en-GB"/>
        </w:rPr>
        <w:t xml:space="preserve">Without prejudice to any other rights of termination that </w:t>
      </w:r>
      <w:r w:rsidRPr="1C25632A" w:rsidR="1E2FB060">
        <w:rPr>
          <w:rFonts w:cs="Arial"/>
          <w:sz w:val="20"/>
          <w:szCs w:val="20"/>
          <w:lang w:val="en-GB"/>
        </w:rPr>
        <w:t>[COMPANY NAME]</w:t>
      </w:r>
      <w:r w:rsidRPr="1C25632A" w:rsidR="00780877">
        <w:rPr>
          <w:rFonts w:cs="Arial"/>
          <w:sz w:val="20"/>
          <w:szCs w:val="20"/>
          <w:lang w:val="en-GB"/>
        </w:rPr>
        <w:t xml:space="preserve"> may have in terms of this Agreement, </w:t>
      </w:r>
      <w:r w:rsidRPr="1C25632A" w:rsidR="1E2FB060">
        <w:rPr>
          <w:rFonts w:cs="Arial"/>
          <w:sz w:val="20"/>
          <w:szCs w:val="20"/>
          <w:lang w:val="en-GB"/>
        </w:rPr>
        <w:t>[COMPANY NAME]</w:t>
      </w:r>
      <w:r w:rsidRPr="1C25632A" w:rsidR="00780877">
        <w:rPr>
          <w:rFonts w:cs="Arial"/>
          <w:sz w:val="20"/>
          <w:szCs w:val="20"/>
          <w:lang w:val="en-GB"/>
        </w:rPr>
        <w:t xml:space="preserve"> shall be entitled to </w:t>
      </w:r>
      <w:r w:rsidRPr="1C25632A" w:rsidR="00780877">
        <w:rPr>
          <w:rFonts w:cs="Arial"/>
          <w:sz w:val="20"/>
          <w:szCs w:val="20"/>
          <w:lang w:val="en-GB"/>
        </w:rPr>
        <w:t>terminate</w:t>
      </w:r>
      <w:r w:rsidRPr="1C25632A" w:rsidR="00780877">
        <w:rPr>
          <w:rFonts w:cs="Arial"/>
          <w:sz w:val="20"/>
          <w:szCs w:val="20"/>
          <w:lang w:val="en-GB"/>
        </w:rPr>
        <w:t xml:space="preserve"> this Agreement with immediate effect if the </w:t>
      </w:r>
      <w:r w:rsidRPr="1C25632A" w:rsidR="00495165">
        <w:rPr>
          <w:rFonts w:cs="Arial"/>
          <w:sz w:val="20"/>
          <w:szCs w:val="20"/>
          <w:lang w:val="en-GB"/>
        </w:rPr>
        <w:t>Consultant</w:t>
      </w:r>
      <w:r w:rsidRPr="1C25632A" w:rsidR="00780877">
        <w:rPr>
          <w:rFonts w:cs="Arial"/>
          <w:sz w:val="20"/>
          <w:szCs w:val="20"/>
          <w:lang w:val="en-GB"/>
        </w:rPr>
        <w:t>:</w:t>
      </w:r>
    </w:p>
    <w:p w:rsidRPr="00F7059B" w:rsidR="00384B86" w:rsidP="00F7059B" w:rsidRDefault="00384B86" w14:paraId="45067A37" w14:textId="70BFF623">
      <w:pPr>
        <w:pStyle w:val="MCAHeading3"/>
        <w:jc w:val="both"/>
        <w:rPr>
          <w:rFonts w:cs="Arial"/>
          <w:sz w:val="20"/>
          <w:szCs w:val="20"/>
        </w:rPr>
      </w:pPr>
      <w:r w:rsidRPr="1C25632A" w:rsidR="00384B86">
        <w:rPr>
          <w:rFonts w:cs="Arial"/>
          <w:sz w:val="20"/>
          <w:szCs w:val="20"/>
        </w:rPr>
        <w:t xml:space="preserve">is guilty of any misconduct affecting the business of the </w:t>
      </w:r>
      <w:r w:rsidRPr="1C25632A" w:rsidR="1E2FB060">
        <w:rPr>
          <w:rFonts w:cs="Arial"/>
          <w:sz w:val="20"/>
          <w:szCs w:val="20"/>
        </w:rPr>
        <w:t>[COMPANY NAME]</w:t>
      </w:r>
      <w:r w:rsidRPr="1C25632A" w:rsidR="00384B86">
        <w:rPr>
          <w:rFonts w:cs="Arial"/>
          <w:sz w:val="20"/>
          <w:szCs w:val="20"/>
        </w:rPr>
        <w:t>;</w:t>
      </w:r>
    </w:p>
    <w:p w:rsidRPr="00F7059B" w:rsidR="00585452" w:rsidP="1C25632A" w:rsidRDefault="00585452" w14:paraId="6904985A" w14:textId="18187761">
      <w:pPr>
        <w:pStyle w:val="MCAHeading3"/>
        <w:jc w:val="both"/>
        <w:rPr>
          <w:rFonts w:cs="Arial"/>
          <w:sz w:val="20"/>
          <w:szCs w:val="20"/>
          <w:lang w:val="en-GB"/>
        </w:rPr>
      </w:pPr>
      <w:r w:rsidRPr="1C25632A" w:rsidR="00585452">
        <w:rPr>
          <w:rFonts w:cs="Arial"/>
          <w:sz w:val="20"/>
          <w:szCs w:val="20"/>
          <w:lang w:val="en-GB"/>
        </w:rPr>
        <w:t>fails to</w:t>
      </w:r>
      <w:r w:rsidRPr="1C25632A" w:rsidR="00585452">
        <w:rPr>
          <w:rFonts w:cs="Arial"/>
          <w:sz w:val="20"/>
          <w:szCs w:val="20"/>
          <w:lang w:val="en-GB"/>
        </w:rPr>
        <w:t xml:space="preserve"> </w:t>
      </w:r>
      <w:r w:rsidRPr="1C25632A" w:rsidR="00585452">
        <w:rPr>
          <w:rFonts w:cs="Arial"/>
          <w:sz w:val="20"/>
          <w:szCs w:val="20"/>
          <w:lang w:val="en-GB"/>
        </w:rPr>
        <w:t>render</w:t>
      </w:r>
      <w:r w:rsidRPr="1C25632A" w:rsidR="00585452">
        <w:rPr>
          <w:rFonts w:cs="Arial"/>
          <w:sz w:val="20"/>
          <w:szCs w:val="20"/>
          <w:lang w:val="en-GB"/>
        </w:rPr>
        <w:t xml:space="preserve"> the Services </w:t>
      </w:r>
      <w:r w:rsidRPr="1C25632A" w:rsidR="00585452">
        <w:rPr>
          <w:rFonts w:cs="Arial"/>
          <w:sz w:val="20"/>
          <w:szCs w:val="20"/>
          <w:lang w:val="en-GB"/>
        </w:rPr>
        <w:t>in accordance with</w:t>
      </w:r>
      <w:r w:rsidRPr="1C25632A" w:rsidR="00585452">
        <w:rPr>
          <w:rFonts w:cs="Arial"/>
          <w:sz w:val="20"/>
          <w:szCs w:val="20"/>
          <w:lang w:val="en-GB"/>
        </w:rPr>
        <w:t xml:space="preserve"> the Service Levels, commits any material breach or non-observance of any of the provisions of this Agreement or refuses or neglects to </w:t>
      </w:r>
      <w:r w:rsidRPr="1C25632A" w:rsidR="00585452">
        <w:rPr>
          <w:rFonts w:cs="Arial"/>
          <w:sz w:val="20"/>
          <w:szCs w:val="20"/>
          <w:lang w:val="en-GB"/>
        </w:rPr>
        <w:t>comply with</w:t>
      </w:r>
      <w:r w:rsidRPr="1C25632A" w:rsidR="00585452">
        <w:rPr>
          <w:rFonts w:cs="Arial"/>
          <w:sz w:val="20"/>
          <w:szCs w:val="20"/>
          <w:lang w:val="en-GB"/>
        </w:rPr>
        <w:t xml:space="preserve"> any reasonable and lawful directions of the </w:t>
      </w:r>
      <w:r w:rsidRPr="1C25632A" w:rsidR="1E2FB060">
        <w:rPr>
          <w:rFonts w:cs="Arial"/>
          <w:sz w:val="20"/>
          <w:szCs w:val="20"/>
          <w:lang w:val="en-GB"/>
        </w:rPr>
        <w:t>[COMPANY NAME]</w:t>
      </w:r>
      <w:r w:rsidRPr="1C25632A" w:rsidR="00585452">
        <w:rPr>
          <w:rFonts w:cs="Arial"/>
          <w:sz w:val="20"/>
          <w:szCs w:val="20"/>
          <w:lang w:val="en-GB"/>
        </w:rPr>
        <w:t>;</w:t>
      </w:r>
    </w:p>
    <w:p w:rsidRPr="00F7059B" w:rsidR="00C65990" w:rsidP="00F7059B" w:rsidRDefault="00C65990" w14:paraId="2386A2F6" w14:textId="77777777">
      <w:pPr>
        <w:pStyle w:val="MCAHeading3"/>
        <w:jc w:val="both"/>
        <w:rPr>
          <w:rFonts w:cs="Arial"/>
          <w:sz w:val="20"/>
          <w:szCs w:val="20"/>
        </w:rPr>
      </w:pPr>
      <w:r w:rsidRPr="00F7059B">
        <w:rPr>
          <w:rFonts w:cs="Arial"/>
          <w:sz w:val="20"/>
          <w:szCs w:val="20"/>
        </w:rPr>
        <w:t>is convicted of any criminal offence;</w:t>
      </w:r>
    </w:p>
    <w:p w:rsidRPr="00F7059B" w:rsidR="00C65990" w:rsidP="00F7059B" w:rsidRDefault="00C65990" w14:paraId="7F267913" w14:textId="421195D1">
      <w:pPr>
        <w:pStyle w:val="MCAHeading3"/>
        <w:jc w:val="both"/>
        <w:rPr>
          <w:rFonts w:cs="Arial"/>
          <w:sz w:val="20"/>
          <w:szCs w:val="20"/>
        </w:rPr>
      </w:pPr>
      <w:r w:rsidRPr="1C25632A" w:rsidR="00C65990">
        <w:rPr>
          <w:rFonts w:cs="Arial"/>
          <w:sz w:val="20"/>
          <w:szCs w:val="20"/>
        </w:rPr>
        <w:t xml:space="preserve">is in the opinion of the </w:t>
      </w:r>
      <w:r w:rsidRPr="1C25632A" w:rsidR="1E2FB060">
        <w:rPr>
          <w:rFonts w:cs="Arial"/>
          <w:sz w:val="20"/>
          <w:szCs w:val="20"/>
        </w:rPr>
        <w:t>[COMPANY NAME]</w:t>
      </w:r>
      <w:r w:rsidRPr="1C25632A" w:rsidR="00C65990">
        <w:rPr>
          <w:rFonts w:cs="Arial"/>
          <w:sz w:val="20"/>
          <w:szCs w:val="20"/>
        </w:rPr>
        <w:t xml:space="preserve"> negligent and/or incompetent in the performance of the Services;</w:t>
      </w:r>
    </w:p>
    <w:p w:rsidRPr="00F7059B" w:rsidR="00C65990" w:rsidP="1C25632A" w:rsidRDefault="00C65990" w14:paraId="01FFD993" w14:textId="77777777">
      <w:pPr>
        <w:pStyle w:val="MCAHeading3"/>
        <w:jc w:val="both"/>
        <w:rPr>
          <w:rFonts w:cs="Arial"/>
          <w:sz w:val="20"/>
          <w:szCs w:val="20"/>
          <w:lang w:val="en-GB"/>
        </w:rPr>
      </w:pPr>
      <w:r w:rsidRPr="1C25632A" w:rsidR="00C65990">
        <w:rPr>
          <w:rFonts w:cs="Arial"/>
          <w:sz w:val="20"/>
          <w:szCs w:val="20"/>
          <w:lang w:val="en-GB"/>
        </w:rPr>
        <w:t>is placed into or under curatorship, whether provisionally, voluntarily or finally, or a trustee or administrator is appointed to administer the affairs of the Consultant;</w:t>
      </w:r>
    </w:p>
    <w:p w:rsidRPr="00F7059B" w:rsidR="00C65990" w:rsidP="00F7059B" w:rsidRDefault="00C65990" w14:paraId="4F4A7FB1" w14:textId="77777777">
      <w:pPr>
        <w:pStyle w:val="MCAHeading3"/>
        <w:jc w:val="both"/>
        <w:rPr>
          <w:rFonts w:cs="Arial"/>
          <w:sz w:val="20"/>
          <w:szCs w:val="20"/>
        </w:rPr>
      </w:pPr>
      <w:r w:rsidRPr="00F7059B">
        <w:rPr>
          <w:rFonts w:cs="Arial"/>
          <w:sz w:val="20"/>
          <w:szCs w:val="20"/>
        </w:rPr>
        <w:t>is declared bankrupt or makes any arrangement with or for the benefit of any of his creditors or has a court administration order made against him;</w:t>
      </w:r>
    </w:p>
    <w:p w:rsidRPr="00F7059B" w:rsidR="00C65990" w:rsidP="1C25632A" w:rsidRDefault="00C65990" w14:paraId="78119858" w14:textId="308384F3">
      <w:pPr>
        <w:pStyle w:val="MCAHeading3"/>
        <w:jc w:val="both"/>
        <w:rPr>
          <w:rFonts w:cs="Arial"/>
          <w:sz w:val="20"/>
          <w:szCs w:val="20"/>
          <w:lang w:val="en-GB"/>
        </w:rPr>
      </w:pPr>
      <w:r w:rsidRPr="1C25632A" w:rsidR="00C65990">
        <w:rPr>
          <w:rFonts w:cs="Arial"/>
          <w:sz w:val="20"/>
          <w:szCs w:val="20"/>
          <w:lang w:val="en-GB"/>
        </w:rPr>
        <w:t xml:space="preserve">is incapacitated (including by reason of illness or accident) from providing the Services for an aggregate period of </w:t>
      </w:r>
      <w:r w:rsidRPr="1C25632A" w:rsidR="005B6A53">
        <w:rPr>
          <w:rFonts w:cs="Arial"/>
          <w:sz w:val="20"/>
          <w:szCs w:val="20"/>
          <w:lang w:val="en-GB"/>
        </w:rPr>
        <w:t>(5) (</w:t>
      </w:r>
      <w:r w:rsidRPr="1C25632A" w:rsidR="00C65990">
        <w:rPr>
          <w:rFonts w:cs="Arial"/>
          <w:sz w:val="20"/>
          <w:szCs w:val="20"/>
          <w:lang w:val="en-GB"/>
        </w:rPr>
        <w:t>five days</w:t>
      </w:r>
      <w:r w:rsidRPr="1C25632A" w:rsidR="005B6A53">
        <w:rPr>
          <w:rFonts w:cs="Arial"/>
          <w:sz w:val="20"/>
          <w:szCs w:val="20"/>
          <w:lang w:val="en-GB"/>
        </w:rPr>
        <w:t xml:space="preserve">) </w:t>
      </w:r>
      <w:r w:rsidRPr="1C25632A" w:rsidR="00C65990">
        <w:rPr>
          <w:rFonts w:cs="Arial"/>
          <w:sz w:val="20"/>
          <w:szCs w:val="20"/>
          <w:lang w:val="en-GB"/>
        </w:rPr>
        <w:t xml:space="preserve">Business Days in any consecutive </w:t>
      </w:r>
      <w:r w:rsidRPr="1C25632A" w:rsidR="00C65990">
        <w:rPr>
          <w:rFonts w:cs="Arial"/>
          <w:sz w:val="20"/>
          <w:szCs w:val="20"/>
          <w:lang w:val="en-GB"/>
        </w:rPr>
        <w:t>four week</w:t>
      </w:r>
      <w:r w:rsidRPr="1C25632A" w:rsidR="00C65990">
        <w:rPr>
          <w:rFonts w:cs="Arial"/>
          <w:sz w:val="20"/>
          <w:szCs w:val="20"/>
          <w:lang w:val="en-GB"/>
        </w:rPr>
        <w:t xml:space="preserve"> period; </w:t>
      </w:r>
    </w:p>
    <w:p w:rsidRPr="00F7059B" w:rsidR="00780877" w:rsidP="1C25632A" w:rsidRDefault="00780877" w14:paraId="5F1B22D0" w14:textId="1DD20FFA">
      <w:pPr>
        <w:pStyle w:val="MCAHeading3"/>
        <w:jc w:val="both"/>
        <w:rPr>
          <w:rFonts w:cs="Arial"/>
          <w:sz w:val="20"/>
          <w:szCs w:val="20"/>
          <w:lang w:val="en-GB"/>
        </w:rPr>
      </w:pPr>
      <w:r w:rsidRPr="1C25632A" w:rsidR="00780877">
        <w:rPr>
          <w:rFonts w:cs="Arial"/>
          <w:sz w:val="20"/>
          <w:szCs w:val="20"/>
          <w:lang w:val="en-GB"/>
        </w:rPr>
        <w:t xml:space="preserve">commits or </w:t>
      </w:r>
      <w:r w:rsidRPr="1C25632A" w:rsidR="00780877">
        <w:rPr>
          <w:rFonts w:cs="Arial"/>
          <w:sz w:val="20"/>
          <w:szCs w:val="20"/>
          <w:lang w:val="en-GB"/>
        </w:rPr>
        <w:t>permits</w:t>
      </w:r>
      <w:r w:rsidRPr="1C25632A" w:rsidR="00780877">
        <w:rPr>
          <w:rFonts w:cs="Arial"/>
          <w:sz w:val="20"/>
          <w:szCs w:val="20"/>
          <w:lang w:val="en-GB"/>
        </w:rPr>
        <w:t xml:space="preserve"> an action which brings </w:t>
      </w:r>
      <w:r w:rsidRPr="1C25632A" w:rsidR="1E2FB060">
        <w:rPr>
          <w:rFonts w:cs="Arial"/>
          <w:sz w:val="20"/>
          <w:szCs w:val="20"/>
          <w:lang w:val="en-GB"/>
        </w:rPr>
        <w:t>[COMPANY NAME]</w:t>
      </w:r>
      <w:r w:rsidRPr="1C25632A" w:rsidR="00780877">
        <w:rPr>
          <w:rFonts w:cs="Arial"/>
          <w:sz w:val="20"/>
          <w:szCs w:val="20"/>
          <w:lang w:val="en-GB"/>
        </w:rPr>
        <w:t xml:space="preserve"> into public disrepute;</w:t>
      </w:r>
    </w:p>
    <w:p w:rsidRPr="00F7059B" w:rsidR="00780877" w:rsidP="1C25632A" w:rsidRDefault="00780877" w14:paraId="16F7904E" w14:textId="77777777">
      <w:pPr>
        <w:pStyle w:val="MCAHeading3"/>
        <w:jc w:val="both"/>
        <w:rPr>
          <w:rFonts w:cs="Arial"/>
          <w:sz w:val="20"/>
          <w:szCs w:val="20"/>
          <w:lang w:val="en-GB"/>
        </w:rPr>
      </w:pPr>
      <w:r w:rsidRPr="1C25632A" w:rsidR="00780877">
        <w:rPr>
          <w:rFonts w:cs="Arial"/>
          <w:sz w:val="20"/>
          <w:szCs w:val="20"/>
          <w:lang w:val="en-GB"/>
        </w:rPr>
        <w:t>enters into</w:t>
      </w:r>
      <w:r w:rsidRPr="1C25632A" w:rsidR="00780877">
        <w:rPr>
          <w:rFonts w:cs="Arial"/>
          <w:sz w:val="20"/>
          <w:szCs w:val="20"/>
          <w:lang w:val="en-GB"/>
        </w:rPr>
        <w:t xml:space="preserve"> any compromise with its creditors generally, or offers to do so;</w:t>
      </w:r>
    </w:p>
    <w:p w:rsidRPr="00F7059B" w:rsidR="008F6F8C" w:rsidP="00F7059B" w:rsidRDefault="00780877" w14:paraId="4474B774" w14:textId="422C28B1">
      <w:pPr>
        <w:pStyle w:val="MCAHeading3"/>
        <w:jc w:val="both"/>
        <w:rPr>
          <w:rFonts w:cs="Arial"/>
          <w:sz w:val="20"/>
          <w:szCs w:val="20"/>
        </w:rPr>
      </w:pPr>
      <w:r w:rsidRPr="00F7059B">
        <w:rPr>
          <w:rFonts w:cs="Arial"/>
          <w:sz w:val="20"/>
          <w:szCs w:val="20"/>
        </w:rPr>
        <w:t xml:space="preserve">ceases </w:t>
      </w:r>
      <w:r w:rsidRPr="00F7059B" w:rsidR="00AA39D9">
        <w:rPr>
          <w:rFonts w:cs="Arial"/>
          <w:sz w:val="20"/>
          <w:szCs w:val="20"/>
        </w:rPr>
        <w:t xml:space="preserve">or threatens to cease to carry on business </w:t>
      </w:r>
      <w:r w:rsidRPr="00F7059B">
        <w:rPr>
          <w:rFonts w:cs="Arial"/>
          <w:sz w:val="20"/>
          <w:szCs w:val="20"/>
        </w:rPr>
        <w:t>or conducting business in the ordinary course thereof</w:t>
      </w:r>
      <w:r w:rsidRPr="00F7059B" w:rsidR="00AA39D9">
        <w:rPr>
          <w:rFonts w:cs="Arial"/>
          <w:sz w:val="20"/>
          <w:szCs w:val="20"/>
        </w:rPr>
        <w:t xml:space="preserve"> or</w:t>
      </w:r>
      <w:r w:rsidRPr="00F7059B" w:rsidR="008F6F8C">
        <w:rPr>
          <w:rFonts w:cs="Arial"/>
          <w:sz w:val="20"/>
          <w:szCs w:val="20"/>
        </w:rPr>
        <w:t xml:space="preserve"> takes steps to deregister itself or is deregistered;</w:t>
      </w:r>
    </w:p>
    <w:p w:rsidRPr="00F7059B" w:rsidR="00780877" w:rsidP="1C25632A" w:rsidRDefault="00780877" w14:paraId="52977FA2" w14:textId="2A2EFDE6">
      <w:pPr>
        <w:pStyle w:val="MCAHeading3"/>
        <w:jc w:val="both"/>
        <w:rPr>
          <w:rFonts w:cs="Arial"/>
          <w:sz w:val="20"/>
          <w:szCs w:val="20"/>
          <w:lang w:val="en-GB"/>
        </w:rPr>
      </w:pPr>
      <w:r w:rsidRPr="1C25632A" w:rsidR="00780877">
        <w:rPr>
          <w:rFonts w:cs="Arial"/>
          <w:sz w:val="20"/>
          <w:szCs w:val="20"/>
          <w:lang w:val="en-GB"/>
        </w:rPr>
        <w:t xml:space="preserve">fails to meet </w:t>
      </w:r>
      <w:r w:rsidRPr="1C25632A" w:rsidR="000B67B3">
        <w:rPr>
          <w:rFonts w:cs="Arial"/>
          <w:sz w:val="20"/>
          <w:szCs w:val="20"/>
          <w:lang w:val="en-GB"/>
        </w:rPr>
        <w:t xml:space="preserve">any </w:t>
      </w:r>
      <w:r w:rsidRPr="1C25632A" w:rsidR="008A4648">
        <w:rPr>
          <w:rFonts w:cs="Arial"/>
          <w:sz w:val="20"/>
          <w:szCs w:val="20"/>
          <w:lang w:val="en-GB"/>
        </w:rPr>
        <w:t>Service Levels</w:t>
      </w:r>
      <w:r w:rsidRPr="1C25632A" w:rsidR="007B0469">
        <w:rPr>
          <w:rFonts w:cs="Arial"/>
          <w:sz w:val="20"/>
          <w:szCs w:val="20"/>
          <w:lang w:val="en-GB"/>
        </w:rPr>
        <w:t xml:space="preserve"> </w:t>
      </w:r>
      <w:r w:rsidRPr="1C25632A" w:rsidR="00780877">
        <w:rPr>
          <w:rFonts w:cs="Arial"/>
          <w:sz w:val="20"/>
          <w:szCs w:val="20"/>
          <w:lang w:val="en-GB"/>
        </w:rPr>
        <w:t>(or any of them)</w:t>
      </w:r>
      <w:r w:rsidRPr="1C25632A" w:rsidR="007B0469">
        <w:rPr>
          <w:rFonts w:cs="Arial"/>
          <w:sz w:val="20"/>
          <w:szCs w:val="20"/>
          <w:lang w:val="en-GB"/>
        </w:rPr>
        <w:t xml:space="preserve"> as may be stated in the relevant Schedule</w:t>
      </w:r>
      <w:r w:rsidRPr="1C25632A" w:rsidR="00780877">
        <w:rPr>
          <w:rFonts w:cs="Arial"/>
          <w:sz w:val="20"/>
          <w:szCs w:val="20"/>
          <w:lang w:val="en-GB"/>
        </w:rPr>
        <w:t>;</w:t>
      </w:r>
    </w:p>
    <w:p w:rsidRPr="00F7059B" w:rsidR="00277692" w:rsidP="00F7059B" w:rsidRDefault="00277692" w14:paraId="4916B27C" w14:textId="10CCCE6A">
      <w:pPr>
        <w:pStyle w:val="MCAHeading3"/>
        <w:jc w:val="both"/>
        <w:rPr>
          <w:rFonts w:cs="Arial"/>
          <w:sz w:val="20"/>
          <w:szCs w:val="20"/>
        </w:rPr>
      </w:pPr>
      <w:r w:rsidRPr="00F7059B">
        <w:rPr>
          <w:rFonts w:cs="Arial"/>
          <w:sz w:val="20"/>
          <w:szCs w:val="20"/>
        </w:rPr>
        <w:t>cedes and assigns this Agreement or any of his rights and/or obligations under this Agreement other than as provided for in this Agreement; or</w:t>
      </w:r>
    </w:p>
    <w:p w:rsidRPr="00F7059B" w:rsidR="00277692" w:rsidP="00F7059B" w:rsidRDefault="00277692" w14:paraId="06CA1FC8" w14:textId="070F9B1B">
      <w:pPr>
        <w:pStyle w:val="MCAHeading3"/>
        <w:jc w:val="both"/>
        <w:rPr>
          <w:rFonts w:cs="Arial"/>
          <w:sz w:val="20"/>
          <w:szCs w:val="20"/>
        </w:rPr>
      </w:pPr>
      <w:r w:rsidRPr="1C25632A" w:rsidR="00277692">
        <w:rPr>
          <w:rFonts w:cs="Arial"/>
          <w:sz w:val="20"/>
          <w:szCs w:val="20"/>
        </w:rPr>
        <w:t xml:space="preserve">is guilty of any act of fraud or dishonesty or acts in any manner which in the opinion of the </w:t>
      </w:r>
      <w:r w:rsidRPr="1C25632A" w:rsidR="1E2FB060">
        <w:rPr>
          <w:rFonts w:cs="Arial"/>
          <w:sz w:val="20"/>
          <w:szCs w:val="20"/>
        </w:rPr>
        <w:t>[COMPANY NAME]</w:t>
      </w:r>
      <w:r w:rsidRPr="1C25632A" w:rsidR="00277692">
        <w:rPr>
          <w:rFonts w:cs="Arial"/>
          <w:sz w:val="20"/>
          <w:szCs w:val="20"/>
        </w:rPr>
        <w:t xml:space="preserve"> brings or is likely to bring the </w:t>
      </w:r>
      <w:r w:rsidRPr="1C25632A" w:rsidR="1E2FB060">
        <w:rPr>
          <w:rFonts w:cs="Arial"/>
          <w:sz w:val="20"/>
          <w:szCs w:val="20"/>
        </w:rPr>
        <w:t>[COMPANY NAME]</w:t>
      </w:r>
      <w:r w:rsidRPr="1C25632A" w:rsidR="00277692">
        <w:rPr>
          <w:rFonts w:cs="Arial"/>
          <w:sz w:val="20"/>
          <w:szCs w:val="20"/>
        </w:rPr>
        <w:t xml:space="preserve"> (including its Affiliates or members) into disrepute or is </w:t>
      </w:r>
      <w:r w:rsidRPr="1C25632A" w:rsidR="00277692">
        <w:rPr>
          <w:rFonts w:cs="Arial"/>
          <w:sz w:val="20"/>
          <w:szCs w:val="20"/>
        </w:rPr>
        <w:t>adverse</w:t>
      </w:r>
      <w:r w:rsidRPr="1C25632A" w:rsidR="00277692">
        <w:rPr>
          <w:rFonts w:cs="Arial"/>
          <w:sz w:val="20"/>
          <w:szCs w:val="20"/>
        </w:rPr>
        <w:t xml:space="preserve"> to the interests of </w:t>
      </w:r>
      <w:r w:rsidRPr="1C25632A" w:rsidR="00277692">
        <w:rPr>
          <w:rFonts w:cs="Arial"/>
          <w:sz w:val="20"/>
          <w:szCs w:val="20"/>
          <w:lang w:val="en-GB"/>
        </w:rPr>
        <w:t xml:space="preserve">the </w:t>
      </w:r>
      <w:r w:rsidRPr="1C25632A" w:rsidR="1E2FB060">
        <w:rPr>
          <w:rFonts w:cs="Arial"/>
          <w:sz w:val="20"/>
          <w:szCs w:val="20"/>
          <w:lang w:val="en-GB"/>
        </w:rPr>
        <w:t>[COMPANY NAME]</w:t>
      </w:r>
      <w:r w:rsidRPr="1C25632A" w:rsidR="00277692">
        <w:rPr>
          <w:rFonts w:cs="Arial"/>
          <w:sz w:val="20"/>
          <w:szCs w:val="20"/>
          <w:lang w:val="en-GB"/>
        </w:rPr>
        <w:t xml:space="preserve"> (including its Affiliates or members)</w:t>
      </w:r>
      <w:r w:rsidRPr="1C25632A" w:rsidR="00277692">
        <w:rPr>
          <w:rFonts w:cs="Arial"/>
          <w:sz w:val="20"/>
          <w:szCs w:val="20"/>
        </w:rPr>
        <w:t>.</w:t>
      </w:r>
    </w:p>
    <w:p w:rsidRPr="00F7059B" w:rsidR="00780877" w:rsidP="1C25632A" w:rsidRDefault="00780877" w14:paraId="707AE80B" w14:textId="322F55DA">
      <w:pPr>
        <w:pStyle w:val="MCAHeading2"/>
        <w:jc w:val="both"/>
        <w:rPr>
          <w:rFonts w:cs="Arial"/>
          <w:sz w:val="20"/>
          <w:szCs w:val="20"/>
          <w:lang w:val="en-GB"/>
        </w:rPr>
      </w:pPr>
      <w:r w:rsidRPr="1C25632A" w:rsidR="00780877">
        <w:rPr>
          <w:rFonts w:cs="Arial"/>
          <w:sz w:val="20"/>
          <w:szCs w:val="20"/>
          <w:lang w:val="en-GB"/>
        </w:rPr>
        <w:t xml:space="preserve">Notwithstanding anything to the contrary contained in this Agreement, </w:t>
      </w:r>
      <w:r w:rsidRPr="1C25632A" w:rsidR="1E2FB060">
        <w:rPr>
          <w:rFonts w:cs="Arial"/>
          <w:sz w:val="20"/>
          <w:szCs w:val="20"/>
          <w:lang w:val="en-GB"/>
        </w:rPr>
        <w:t>[COMPANY NAME]</w:t>
      </w:r>
      <w:r w:rsidRPr="1C25632A" w:rsidR="00780877">
        <w:rPr>
          <w:rFonts w:cs="Arial"/>
          <w:sz w:val="20"/>
          <w:szCs w:val="20"/>
          <w:lang w:val="en-GB"/>
        </w:rPr>
        <w:t xml:space="preserve"> shall be entitled to </w:t>
      </w:r>
      <w:r w:rsidRPr="1C25632A" w:rsidR="00780877">
        <w:rPr>
          <w:rFonts w:cs="Arial"/>
          <w:sz w:val="20"/>
          <w:szCs w:val="20"/>
          <w:lang w:val="en-GB"/>
        </w:rPr>
        <w:t>terminate</w:t>
      </w:r>
      <w:r w:rsidRPr="1C25632A" w:rsidR="00780877">
        <w:rPr>
          <w:rFonts w:cs="Arial"/>
          <w:sz w:val="20"/>
          <w:szCs w:val="20"/>
          <w:lang w:val="en-GB"/>
        </w:rPr>
        <w:t xml:space="preserve"> this Agreement for any reason upon 30 calendar days’ written notice to the </w:t>
      </w:r>
      <w:r w:rsidRPr="1C25632A" w:rsidR="00495165">
        <w:rPr>
          <w:rFonts w:cs="Arial"/>
          <w:sz w:val="20"/>
          <w:szCs w:val="20"/>
          <w:lang w:val="en-GB"/>
        </w:rPr>
        <w:t>Consultant</w:t>
      </w:r>
      <w:r w:rsidRPr="1C25632A" w:rsidR="00780877">
        <w:rPr>
          <w:rFonts w:cs="Arial"/>
          <w:sz w:val="20"/>
          <w:szCs w:val="20"/>
          <w:lang w:val="en-GB"/>
        </w:rPr>
        <w:t>.</w:t>
      </w:r>
    </w:p>
    <w:p w:rsidRPr="00F7059B" w:rsidR="00B2019A" w:rsidP="1C25632A" w:rsidRDefault="00B2019A" w14:paraId="731071BE" w14:textId="4E5C73C3">
      <w:pPr>
        <w:pStyle w:val="MCAHeading2"/>
        <w:jc w:val="both"/>
        <w:rPr>
          <w:rFonts w:cs="Arial"/>
          <w:sz w:val="20"/>
          <w:szCs w:val="20"/>
          <w:lang w:val="en-GB"/>
        </w:rPr>
      </w:pPr>
      <w:r w:rsidRPr="1C25632A" w:rsidR="00B2019A">
        <w:rPr>
          <w:rFonts w:cs="Arial"/>
          <w:sz w:val="20"/>
          <w:szCs w:val="20"/>
          <w:lang w:val="en-GB"/>
        </w:rPr>
        <w:t xml:space="preserve">The rights of the </w:t>
      </w:r>
      <w:r w:rsidRPr="1C25632A" w:rsidR="1E2FB060">
        <w:rPr>
          <w:rFonts w:cs="Arial"/>
          <w:sz w:val="20"/>
          <w:szCs w:val="20"/>
          <w:lang w:val="en-GB"/>
        </w:rPr>
        <w:t>[COMPANY NAME]</w:t>
      </w:r>
      <w:r w:rsidRPr="1C25632A" w:rsidR="00B2019A">
        <w:rPr>
          <w:rFonts w:cs="Arial"/>
          <w:sz w:val="20"/>
          <w:szCs w:val="20"/>
          <w:lang w:val="en-GB"/>
        </w:rPr>
        <w:t xml:space="preserve"> under </w:t>
      </w:r>
      <w:r w:rsidRPr="1C25632A" w:rsidR="002B60F5">
        <w:rPr>
          <w:rFonts w:cs="Arial"/>
          <w:sz w:val="20"/>
          <w:szCs w:val="20"/>
          <w:lang w:val="en-GB"/>
        </w:rPr>
        <w:t>c</w:t>
      </w:r>
      <w:r w:rsidRPr="1C25632A" w:rsidR="00B2019A">
        <w:rPr>
          <w:rFonts w:cs="Arial"/>
          <w:sz w:val="20"/>
          <w:szCs w:val="20"/>
          <w:lang w:val="en-GB"/>
        </w:rPr>
        <w:t xml:space="preserve">lause </w:t>
      </w:r>
      <w:r w:rsidRPr="00F7059B" w:rsidR="002B60F5">
        <w:rPr>
          <w:rFonts w:cs="Arial"/>
          <w:sz w:val="20"/>
          <w:szCs w:val="20"/>
        </w:rPr>
        <w:fldChar w:fldCharType="begin"/>
      </w:r>
      <w:r w:rsidRPr="00F7059B" w:rsidR="002B60F5">
        <w:rPr>
          <w:rFonts w:cs="Arial"/>
          <w:sz w:val="20"/>
          <w:szCs w:val="20"/>
        </w:rPr>
        <w:instrText xml:space="preserve"> REF _Ref45819042 \w \h </w:instrText>
      </w:r>
      <w:r w:rsidRPr="00F7059B" w:rsidR="00F7059B">
        <w:rPr>
          <w:rFonts w:cs="Arial"/>
          <w:sz w:val="20"/>
          <w:szCs w:val="20"/>
        </w:rPr>
        <w:instrText xml:space="preserve"> \* MERGEFORMAT </w:instrText>
      </w:r>
      <w:r w:rsidRPr="00F7059B" w:rsidR="002B60F5">
        <w:rPr>
          <w:rFonts w:cs="Arial"/>
          <w:sz w:val="20"/>
          <w:szCs w:val="20"/>
        </w:rPr>
      </w:r>
      <w:r w:rsidRPr="00F7059B" w:rsidR="002B60F5">
        <w:rPr>
          <w:rFonts w:cs="Arial"/>
          <w:sz w:val="20"/>
          <w:szCs w:val="20"/>
        </w:rPr>
        <w:fldChar w:fldCharType="separate"/>
      </w:r>
      <w:r w:rsidRPr="1C25632A" w:rsidR="00235B18">
        <w:rPr>
          <w:rFonts w:cs="Arial"/>
          <w:sz w:val="20"/>
          <w:szCs w:val="20"/>
          <w:lang w:val="en-GB"/>
        </w:rPr>
        <w:t>14</w:t>
      </w:r>
      <w:r w:rsidRPr="00F7059B" w:rsidR="002B60F5">
        <w:rPr>
          <w:rFonts w:cs="Arial"/>
          <w:sz w:val="20"/>
          <w:szCs w:val="20"/>
        </w:rPr>
        <w:fldChar w:fldCharType="end"/>
      </w:r>
      <w:r w:rsidRPr="1C25632A" w:rsidR="00B2019A">
        <w:rPr>
          <w:rFonts w:cs="Arial"/>
          <w:sz w:val="20"/>
          <w:szCs w:val="20"/>
          <w:lang w:val="en-GB"/>
        </w:rPr>
        <w:t xml:space="preserve"> are without prejudice to any other rights that it might have in terms of this Agreement or at law to terminate the Engagement or to accept any breach of this Agreement on the part of the Consultant as having brought the Agreement to an end. Any delay by </w:t>
      </w:r>
      <w:r w:rsidRPr="1C25632A" w:rsidR="00361757">
        <w:rPr>
          <w:rFonts w:cs="Arial"/>
          <w:sz w:val="20"/>
          <w:szCs w:val="20"/>
          <w:lang w:val="en-GB"/>
        </w:rPr>
        <w:t xml:space="preserve">the </w:t>
      </w:r>
      <w:r w:rsidRPr="1C25632A" w:rsidR="1E2FB060">
        <w:rPr>
          <w:rFonts w:cs="Arial"/>
          <w:sz w:val="20"/>
          <w:szCs w:val="20"/>
          <w:lang w:val="en-GB"/>
        </w:rPr>
        <w:t>[COMPANY NAME]</w:t>
      </w:r>
      <w:r w:rsidRPr="1C25632A" w:rsidR="00B2019A">
        <w:rPr>
          <w:rFonts w:cs="Arial"/>
          <w:sz w:val="20"/>
          <w:szCs w:val="20"/>
          <w:lang w:val="en-GB"/>
        </w:rPr>
        <w:t xml:space="preserve"> in exercising its rights to </w:t>
      </w:r>
      <w:r w:rsidRPr="1C25632A" w:rsidR="00B2019A">
        <w:rPr>
          <w:rFonts w:cs="Arial"/>
          <w:sz w:val="20"/>
          <w:szCs w:val="20"/>
          <w:lang w:val="en-GB"/>
        </w:rPr>
        <w:t>terminate</w:t>
      </w:r>
      <w:r w:rsidRPr="1C25632A" w:rsidR="00B2019A">
        <w:rPr>
          <w:rFonts w:cs="Arial"/>
          <w:sz w:val="20"/>
          <w:szCs w:val="20"/>
          <w:lang w:val="en-GB"/>
        </w:rPr>
        <w:t xml:space="preserve"> this Agreement </w:t>
      </w:r>
      <w:r w:rsidRPr="1C25632A" w:rsidR="00B2019A">
        <w:rPr>
          <w:rFonts w:cs="Arial"/>
          <w:sz w:val="20"/>
          <w:szCs w:val="20"/>
          <w:lang w:val="en-GB"/>
        </w:rPr>
        <w:t>in accordance with</w:t>
      </w:r>
      <w:r w:rsidRPr="1C25632A" w:rsidR="00B2019A">
        <w:rPr>
          <w:rFonts w:cs="Arial"/>
          <w:sz w:val="20"/>
          <w:szCs w:val="20"/>
          <w:lang w:val="en-GB"/>
        </w:rPr>
        <w:t xml:space="preserve"> the provisions of this </w:t>
      </w:r>
      <w:r w:rsidRPr="1C25632A" w:rsidR="00361757">
        <w:rPr>
          <w:rFonts w:cs="Arial"/>
          <w:sz w:val="20"/>
          <w:szCs w:val="20"/>
          <w:lang w:val="en-GB"/>
        </w:rPr>
        <w:t>c</w:t>
      </w:r>
      <w:r w:rsidRPr="1C25632A" w:rsidR="00B2019A">
        <w:rPr>
          <w:rFonts w:cs="Arial"/>
          <w:sz w:val="20"/>
          <w:szCs w:val="20"/>
          <w:lang w:val="en-GB"/>
        </w:rPr>
        <w:t>lause </w:t>
      </w:r>
      <w:r w:rsidRPr="00F7059B" w:rsidR="00361757">
        <w:rPr>
          <w:rFonts w:cs="Arial"/>
          <w:sz w:val="20"/>
          <w:szCs w:val="20"/>
        </w:rPr>
        <w:fldChar w:fldCharType="begin"/>
      </w:r>
      <w:r w:rsidRPr="00F7059B" w:rsidR="00361757">
        <w:rPr>
          <w:rFonts w:cs="Arial"/>
          <w:sz w:val="20"/>
          <w:szCs w:val="20"/>
        </w:rPr>
        <w:instrText xml:space="preserve"> REF _Ref45819042 \w \h </w:instrText>
      </w:r>
      <w:r w:rsidRPr="00F7059B" w:rsidR="00F7059B">
        <w:rPr>
          <w:rFonts w:cs="Arial"/>
          <w:sz w:val="20"/>
          <w:szCs w:val="20"/>
        </w:rPr>
        <w:instrText xml:space="preserve"> \* MERGEFORMAT </w:instrText>
      </w:r>
      <w:r w:rsidRPr="00F7059B" w:rsidR="00361757">
        <w:rPr>
          <w:rFonts w:cs="Arial"/>
          <w:sz w:val="20"/>
          <w:szCs w:val="20"/>
        </w:rPr>
      </w:r>
      <w:r w:rsidRPr="00F7059B" w:rsidR="00361757">
        <w:rPr>
          <w:rFonts w:cs="Arial"/>
          <w:sz w:val="20"/>
          <w:szCs w:val="20"/>
        </w:rPr>
        <w:fldChar w:fldCharType="separate"/>
      </w:r>
      <w:r w:rsidRPr="1C25632A" w:rsidR="00235B18">
        <w:rPr>
          <w:rFonts w:cs="Arial"/>
          <w:sz w:val="20"/>
          <w:szCs w:val="20"/>
          <w:lang w:val="en-GB"/>
        </w:rPr>
        <w:t>14</w:t>
      </w:r>
      <w:r w:rsidRPr="00F7059B" w:rsidR="00361757">
        <w:rPr>
          <w:rFonts w:cs="Arial"/>
          <w:sz w:val="20"/>
          <w:szCs w:val="20"/>
        </w:rPr>
        <w:fldChar w:fldCharType="end"/>
      </w:r>
      <w:r w:rsidRPr="1C25632A" w:rsidR="00B2019A">
        <w:rPr>
          <w:rFonts w:cs="Arial"/>
          <w:sz w:val="20"/>
          <w:szCs w:val="20"/>
          <w:lang w:val="en-GB"/>
        </w:rPr>
        <w:t xml:space="preserve"> or any other rights it may have in terms of this Agreement or in law, shall not constitute a waiver thereof.</w:t>
      </w:r>
    </w:p>
    <w:p w:rsidRPr="00F7059B" w:rsidR="00B2019A" w:rsidP="00F7059B" w:rsidRDefault="00B2019A" w14:paraId="58E86FF9" w14:textId="350D561D">
      <w:pPr>
        <w:pStyle w:val="MCAHeading2"/>
        <w:jc w:val="both"/>
        <w:rPr>
          <w:rFonts w:cs="Arial"/>
          <w:sz w:val="20"/>
          <w:szCs w:val="20"/>
        </w:rPr>
      </w:pPr>
      <w:r w:rsidRPr="1C25632A" w:rsidR="00B2019A">
        <w:rPr>
          <w:rFonts w:cs="Arial"/>
          <w:sz w:val="20"/>
          <w:szCs w:val="20"/>
        </w:rPr>
        <w:t xml:space="preserve">Any termination of this Agreement shall be without prejudice to any other rights or remedies which </w:t>
      </w:r>
      <w:r w:rsidRPr="1C25632A" w:rsidR="00361757">
        <w:rPr>
          <w:rFonts w:cs="Arial"/>
          <w:sz w:val="20"/>
          <w:szCs w:val="20"/>
        </w:rPr>
        <w:t xml:space="preserve">the </w:t>
      </w:r>
      <w:r w:rsidRPr="1C25632A" w:rsidR="1E2FB060">
        <w:rPr>
          <w:rFonts w:cs="Arial"/>
          <w:sz w:val="20"/>
          <w:szCs w:val="20"/>
        </w:rPr>
        <w:t>[COMPANY NAME]</w:t>
      </w:r>
      <w:r w:rsidRPr="1C25632A" w:rsidR="00B2019A">
        <w:rPr>
          <w:rFonts w:cs="Arial"/>
          <w:sz w:val="20"/>
          <w:szCs w:val="20"/>
        </w:rPr>
        <w:t xml:space="preserve"> may be entitled to under this Agreement or at law, and shall not affect any accrued rights of </w:t>
      </w:r>
      <w:r w:rsidRPr="1C25632A" w:rsidR="00361757">
        <w:rPr>
          <w:rFonts w:cs="Arial"/>
          <w:sz w:val="20"/>
          <w:szCs w:val="20"/>
        </w:rPr>
        <w:t xml:space="preserve">the </w:t>
      </w:r>
      <w:r w:rsidRPr="1C25632A" w:rsidR="1E2FB060">
        <w:rPr>
          <w:rFonts w:cs="Arial"/>
          <w:sz w:val="20"/>
          <w:szCs w:val="20"/>
        </w:rPr>
        <w:t>[COMPANY NAME]</w:t>
      </w:r>
      <w:r w:rsidRPr="1C25632A" w:rsidR="00B2019A">
        <w:rPr>
          <w:rFonts w:cs="Arial"/>
          <w:sz w:val="20"/>
          <w:szCs w:val="20"/>
        </w:rPr>
        <w:t xml:space="preserve"> or any obligations or liabilities of the Consultant, nor the coming into force of any provision of this Agreement which is expressly or by implication intended to come into or continue in force after such termination.</w:t>
      </w:r>
    </w:p>
    <w:p w:rsidRPr="00F7059B" w:rsidR="000B2876" w:rsidP="00F7059B" w:rsidRDefault="000B2876" w14:paraId="1CCEDD23" w14:textId="6B51DCFF">
      <w:pPr>
        <w:keepNext/>
        <w:keepLines/>
        <w:numPr>
          <w:ilvl w:val="0"/>
          <w:numId w:val="5"/>
        </w:numPr>
        <w:tabs>
          <w:tab w:val="num" w:pos="2355"/>
        </w:tabs>
        <w:suppressAutoHyphens w:val="0"/>
        <w:spacing w:after="240" w:line="360" w:lineRule="auto"/>
        <w:jc w:val="both"/>
        <w:rPr>
          <w:rFonts w:eastAsia="Calibri" w:cs="Arial"/>
          <w:b/>
          <w:sz w:val="20"/>
          <w:szCs w:val="20"/>
          <w:lang w:val="en-ZA" w:eastAsia="en-US"/>
        </w:rPr>
      </w:pPr>
      <w:bookmarkStart w:name="_Ref56523456" w:id="53"/>
      <w:r w:rsidRPr="00F7059B">
        <w:rPr>
          <w:rFonts w:eastAsia="Calibri" w:cs="Arial"/>
          <w:b/>
          <w:sz w:val="20"/>
          <w:szCs w:val="20"/>
          <w:lang w:val="en-ZA" w:eastAsia="en-US"/>
        </w:rPr>
        <w:t>Confidential Information</w:t>
      </w:r>
      <w:bookmarkEnd w:id="47"/>
      <w:bookmarkEnd w:id="48"/>
      <w:bookmarkEnd w:id="49"/>
      <w:bookmarkEnd w:id="50"/>
      <w:bookmarkEnd w:id="51"/>
      <w:bookmarkEnd w:id="52"/>
      <w:bookmarkEnd w:id="53"/>
    </w:p>
    <w:p w:rsidRPr="00F7059B" w:rsidR="000B2876" w:rsidP="00F7059B" w:rsidRDefault="000B2876" w14:paraId="470638A5" w14:textId="5FE01051">
      <w:pPr>
        <w:numPr>
          <w:ilvl w:val="1"/>
          <w:numId w:val="5"/>
        </w:numPr>
        <w:tabs>
          <w:tab w:val="num" w:pos="2496"/>
        </w:tabs>
        <w:suppressAutoHyphens w:val="0"/>
        <w:spacing w:after="240" w:line="360" w:lineRule="auto"/>
        <w:jc w:val="both"/>
        <w:rPr>
          <w:rFonts w:eastAsia="Calibri" w:cs="Arial"/>
          <w:sz w:val="20"/>
          <w:szCs w:val="20"/>
          <w:lang w:val="en-ZA" w:eastAsia="en-US"/>
        </w:rPr>
      </w:pPr>
      <w:r w:rsidRPr="00F7059B">
        <w:rPr>
          <w:rFonts w:eastAsia="Calibri" w:cs="Arial"/>
          <w:sz w:val="20"/>
          <w:szCs w:val="20"/>
          <w:lang w:val="en-ZA" w:eastAsia="en-US"/>
        </w:rPr>
        <w:t xml:space="preserve">Each Party acknowledges that </w:t>
      </w:r>
      <w:proofErr w:type="gramStart"/>
      <w:r w:rsidRPr="00F7059B">
        <w:rPr>
          <w:rFonts w:eastAsia="Calibri" w:cs="Arial"/>
          <w:sz w:val="20"/>
          <w:szCs w:val="20"/>
          <w:lang w:val="en-ZA" w:eastAsia="en-US"/>
        </w:rPr>
        <w:t>during the course of</w:t>
      </w:r>
      <w:proofErr w:type="gramEnd"/>
      <w:r w:rsidRPr="00F7059B">
        <w:rPr>
          <w:rFonts w:eastAsia="Calibri" w:cs="Arial"/>
          <w:sz w:val="20"/>
          <w:szCs w:val="20"/>
          <w:lang w:val="en-ZA" w:eastAsia="en-US"/>
        </w:rPr>
        <w:t xml:space="preserve"> the Agreement it will have access to certain Confidential Information of the other Party. Each Party has therefore agreed to accept </w:t>
      </w:r>
      <w:r w:rsidRPr="00F7059B">
        <w:rPr>
          <w:rFonts w:eastAsia="Calibri" w:cs="Arial"/>
          <w:sz w:val="20"/>
          <w:szCs w:val="20"/>
          <w:lang w:val="en-ZA" w:eastAsia="en-US"/>
        </w:rPr>
        <w:t xml:space="preserve">the restrictions in this clause </w:t>
      </w:r>
      <w:r w:rsidRPr="00F7059B" w:rsidR="00E41156">
        <w:rPr>
          <w:rFonts w:eastAsia="Calibri" w:cs="Arial"/>
          <w:sz w:val="20"/>
          <w:szCs w:val="20"/>
          <w:lang w:val="en-ZA" w:eastAsia="en-US"/>
        </w:rPr>
        <w:fldChar w:fldCharType="begin"/>
      </w:r>
      <w:r w:rsidRPr="00F7059B" w:rsidR="00E41156">
        <w:rPr>
          <w:rFonts w:eastAsia="Calibri" w:cs="Arial"/>
          <w:sz w:val="20"/>
          <w:szCs w:val="20"/>
          <w:lang w:val="en-ZA" w:eastAsia="en-US"/>
        </w:rPr>
        <w:instrText xml:space="preserve"> REF _Ref56523456 \w \h </w:instrText>
      </w:r>
      <w:r w:rsidRPr="00F7059B" w:rsidR="00B0675F">
        <w:rPr>
          <w:rFonts w:eastAsia="Calibri" w:cs="Arial"/>
          <w:sz w:val="20"/>
          <w:szCs w:val="20"/>
          <w:lang w:val="en-ZA" w:eastAsia="en-US"/>
        </w:rPr>
        <w:instrText xml:space="preserve"> \* MERGEFORMAT </w:instrText>
      </w:r>
      <w:r w:rsidRPr="00F7059B" w:rsidR="00E41156">
        <w:rPr>
          <w:rFonts w:eastAsia="Calibri" w:cs="Arial"/>
          <w:sz w:val="20"/>
          <w:szCs w:val="20"/>
          <w:lang w:val="en-ZA" w:eastAsia="en-US"/>
        </w:rPr>
      </w:r>
      <w:r w:rsidRPr="00F7059B" w:rsidR="00E41156">
        <w:rPr>
          <w:rFonts w:eastAsia="Calibri" w:cs="Arial"/>
          <w:sz w:val="20"/>
          <w:szCs w:val="20"/>
          <w:lang w:val="en-ZA" w:eastAsia="en-US"/>
        </w:rPr>
        <w:fldChar w:fldCharType="separate"/>
      </w:r>
      <w:r w:rsidRPr="00F7059B" w:rsidR="00235B18">
        <w:rPr>
          <w:rFonts w:eastAsia="Calibri" w:cs="Arial"/>
          <w:sz w:val="20"/>
          <w:szCs w:val="20"/>
          <w:lang w:val="en-ZA" w:eastAsia="en-US"/>
        </w:rPr>
        <w:t>15</w:t>
      </w:r>
      <w:r w:rsidRPr="00F7059B" w:rsidR="00E41156">
        <w:rPr>
          <w:rFonts w:eastAsia="Calibri" w:cs="Arial"/>
          <w:sz w:val="20"/>
          <w:szCs w:val="20"/>
          <w:lang w:val="en-ZA" w:eastAsia="en-US"/>
        </w:rPr>
        <w:fldChar w:fldCharType="end"/>
      </w:r>
      <w:r w:rsidRPr="00F7059B">
        <w:rPr>
          <w:rFonts w:eastAsia="Calibri" w:cs="Arial"/>
          <w:sz w:val="20"/>
          <w:szCs w:val="20"/>
          <w:lang w:val="en-ZA" w:eastAsia="en-US"/>
        </w:rPr>
        <w:t>. The Confidential Information of the discloser may be used by the receiver only in connection with the Services.</w:t>
      </w:r>
    </w:p>
    <w:p w:rsidRPr="00F7059B" w:rsidR="000B2876" w:rsidP="00F7059B" w:rsidRDefault="000B2876" w14:paraId="54B7DCDE" w14:textId="1A746471">
      <w:pPr>
        <w:numPr>
          <w:ilvl w:val="1"/>
          <w:numId w:val="5"/>
        </w:numPr>
        <w:tabs>
          <w:tab w:val="num" w:pos="2496"/>
        </w:tabs>
        <w:suppressAutoHyphens w:val="0"/>
        <w:spacing w:after="240" w:line="360" w:lineRule="auto"/>
        <w:jc w:val="both"/>
        <w:rPr>
          <w:rFonts w:eastAsia="Calibri" w:cs="Arial"/>
          <w:sz w:val="20"/>
          <w:szCs w:val="20"/>
          <w:lang w:val="en-ZA" w:eastAsia="en-US"/>
        </w:rPr>
      </w:pPr>
      <w:r w:rsidRPr="00F7059B">
        <w:rPr>
          <w:rFonts w:eastAsia="Calibri" w:cs="Arial"/>
          <w:sz w:val="20"/>
          <w:szCs w:val="20"/>
          <w:lang w:val="en-ZA" w:eastAsia="en-US"/>
        </w:rPr>
        <w:t>Notwithstanding the cancellation or termination of this Agreement, each Party shall not directly or indirectly, either during the Agreement or at any time thereafter, use, in any manner whatsoever other than for the purpose of providing or accepting the Services in terms of this Agreement, or disclose to any Person, any Confidential Information. This restriction does not apply to information (including, but not limited to, ideas, concepts, know-how, techniques, and methodologies)</w:t>
      </w:r>
      <w:r w:rsidRPr="00F7059B" w:rsidR="001B7C24">
        <w:rPr>
          <w:rFonts w:eastAsia="Calibri" w:cs="Arial"/>
          <w:sz w:val="20"/>
          <w:szCs w:val="20"/>
          <w:lang w:val="en-ZA" w:eastAsia="en-US"/>
        </w:rPr>
        <w:t> </w:t>
      </w:r>
      <w:r w:rsidRPr="00F7059B">
        <w:rPr>
          <w:rFonts w:eastAsia="Calibri" w:cs="Arial"/>
          <w:sz w:val="20"/>
          <w:szCs w:val="20"/>
          <w:lang w:val="en-ZA" w:eastAsia="en-US"/>
        </w:rPr>
        <w:t>–</w:t>
      </w:r>
    </w:p>
    <w:p w:rsidRPr="00F7059B" w:rsidR="000B2876" w:rsidP="00F7059B" w:rsidRDefault="000B2876" w14:paraId="2CA12311" w14:textId="77777777">
      <w:pPr>
        <w:numPr>
          <w:ilvl w:val="2"/>
          <w:numId w:val="5"/>
        </w:numPr>
        <w:tabs>
          <w:tab w:val="num" w:pos="3063"/>
        </w:tabs>
        <w:suppressAutoHyphens w:val="0"/>
        <w:spacing w:after="240" w:line="360" w:lineRule="auto"/>
        <w:jc w:val="both"/>
        <w:rPr>
          <w:rFonts w:eastAsia="Calibri" w:cs="Arial"/>
          <w:sz w:val="20"/>
          <w:szCs w:val="20"/>
          <w:lang w:val="en-ZA" w:eastAsia="en-US"/>
        </w:rPr>
      </w:pPr>
      <w:r w:rsidRPr="00F7059B">
        <w:rPr>
          <w:rFonts w:eastAsia="Calibri" w:cs="Arial"/>
          <w:sz w:val="20"/>
          <w:szCs w:val="20"/>
          <w:lang w:val="en-ZA" w:eastAsia="en-US"/>
        </w:rPr>
        <w:t>previously known to it without obligation of confidence;</w:t>
      </w:r>
    </w:p>
    <w:p w:rsidRPr="00F7059B" w:rsidR="000B2876" w:rsidP="00F7059B" w:rsidRDefault="000B2876" w14:paraId="3CCB04AA" w14:textId="77777777">
      <w:pPr>
        <w:numPr>
          <w:ilvl w:val="2"/>
          <w:numId w:val="5"/>
        </w:numPr>
        <w:tabs>
          <w:tab w:val="num" w:pos="3063"/>
        </w:tabs>
        <w:suppressAutoHyphens w:val="0"/>
        <w:spacing w:after="240" w:line="360" w:lineRule="auto"/>
        <w:jc w:val="both"/>
        <w:rPr>
          <w:rFonts w:eastAsia="Calibri" w:cs="Arial"/>
          <w:sz w:val="20"/>
          <w:szCs w:val="20"/>
          <w:lang w:val="en-ZA" w:eastAsia="en-US"/>
        </w:rPr>
      </w:pPr>
      <w:r w:rsidRPr="00F7059B">
        <w:rPr>
          <w:rFonts w:eastAsia="Calibri" w:cs="Arial"/>
          <w:sz w:val="20"/>
          <w:szCs w:val="20"/>
          <w:lang w:val="en-ZA" w:eastAsia="en-US"/>
        </w:rPr>
        <w:t>independently developed by or for it;</w:t>
      </w:r>
    </w:p>
    <w:p w:rsidRPr="00F7059B" w:rsidR="000B2876" w:rsidP="00F7059B" w:rsidRDefault="000B2876" w14:paraId="537EBE28" w14:textId="77777777">
      <w:pPr>
        <w:numPr>
          <w:ilvl w:val="2"/>
          <w:numId w:val="5"/>
        </w:numPr>
        <w:tabs>
          <w:tab w:val="num" w:pos="3063"/>
        </w:tabs>
        <w:suppressAutoHyphens w:val="0"/>
        <w:spacing w:after="240" w:line="360" w:lineRule="auto"/>
        <w:jc w:val="both"/>
        <w:rPr>
          <w:rFonts w:eastAsia="Calibri" w:cs="Arial"/>
          <w:sz w:val="20"/>
          <w:szCs w:val="20"/>
          <w:lang w:val="en-ZA" w:eastAsia="en-US"/>
        </w:rPr>
      </w:pPr>
      <w:r w:rsidRPr="00F7059B">
        <w:rPr>
          <w:rFonts w:eastAsia="Calibri" w:cs="Arial"/>
          <w:sz w:val="20"/>
          <w:szCs w:val="20"/>
          <w:lang w:val="en-ZA" w:eastAsia="en-US"/>
        </w:rPr>
        <w:t>any use or disclosure authorised in writing by the discloser or required by law;</w:t>
      </w:r>
    </w:p>
    <w:p w:rsidRPr="00F7059B" w:rsidR="000B2876" w:rsidP="00F7059B" w:rsidRDefault="000B2876" w14:paraId="4051DA8D" w14:textId="08FF2433">
      <w:pPr>
        <w:numPr>
          <w:ilvl w:val="2"/>
          <w:numId w:val="5"/>
        </w:numPr>
        <w:tabs>
          <w:tab w:val="num" w:pos="3063"/>
        </w:tabs>
        <w:suppressAutoHyphens w:val="0"/>
        <w:spacing w:after="240" w:line="360" w:lineRule="auto"/>
        <w:jc w:val="both"/>
        <w:rPr>
          <w:rFonts w:eastAsia="Calibri" w:cs="Arial"/>
          <w:sz w:val="20"/>
          <w:szCs w:val="20"/>
          <w:lang w:val="en-ZA" w:eastAsia="en-US"/>
        </w:rPr>
      </w:pPr>
      <w:r w:rsidRPr="1C25632A" w:rsidR="000B2876">
        <w:rPr>
          <w:rFonts w:eastAsia="Calibri" w:cs="Arial"/>
          <w:sz w:val="20"/>
          <w:szCs w:val="20"/>
          <w:lang w:val="en-ZA" w:eastAsia="en-US"/>
        </w:rPr>
        <w:t>acquired</w:t>
      </w:r>
      <w:r w:rsidRPr="1C25632A" w:rsidR="000B2876">
        <w:rPr>
          <w:rFonts w:eastAsia="Calibri" w:cs="Arial"/>
          <w:sz w:val="20"/>
          <w:szCs w:val="20"/>
          <w:lang w:val="en-ZA" w:eastAsia="en-US"/>
        </w:rPr>
        <w:t xml:space="preserve"> by it from a third party which is not, to its knowledge, under an obligation of confidence with respect to such information, safe to exclude the </w:t>
      </w:r>
      <w:r w:rsidRPr="1C25632A" w:rsidR="1E2FB060">
        <w:rPr>
          <w:rFonts w:eastAsia="Calibri" w:cs="Arial"/>
          <w:sz w:val="20"/>
          <w:szCs w:val="20"/>
          <w:lang w:val="en-ZA" w:eastAsia="en-US"/>
        </w:rPr>
        <w:t>[COMPANY NAME]</w:t>
      </w:r>
      <w:r w:rsidRPr="1C25632A" w:rsidR="000B2876">
        <w:rPr>
          <w:rFonts w:eastAsia="Calibri" w:cs="Arial"/>
          <w:sz w:val="20"/>
          <w:szCs w:val="20"/>
          <w:lang w:val="en-ZA" w:eastAsia="en-US"/>
        </w:rPr>
        <w:t xml:space="preserve"> agents from which data is collected, or</w:t>
      </w:r>
    </w:p>
    <w:p w:rsidRPr="00F7059B" w:rsidR="000B2876" w:rsidP="00F7059B" w:rsidRDefault="000B2876" w14:paraId="1F3A1AC8" w14:textId="77777777">
      <w:pPr>
        <w:numPr>
          <w:ilvl w:val="2"/>
          <w:numId w:val="5"/>
        </w:numPr>
        <w:tabs>
          <w:tab w:val="num" w:pos="3063"/>
        </w:tabs>
        <w:suppressAutoHyphens w:val="0"/>
        <w:spacing w:after="240" w:line="360" w:lineRule="auto"/>
        <w:jc w:val="both"/>
        <w:rPr>
          <w:rFonts w:eastAsia="Calibri" w:cs="Arial"/>
          <w:sz w:val="20"/>
          <w:szCs w:val="20"/>
          <w:lang w:val="en-ZA" w:eastAsia="en-US"/>
        </w:rPr>
      </w:pPr>
      <w:r w:rsidRPr="00F7059B">
        <w:rPr>
          <w:rFonts w:eastAsia="Calibri" w:cs="Arial"/>
          <w:sz w:val="20"/>
          <w:szCs w:val="20"/>
          <w:lang w:val="en-ZA" w:eastAsia="en-US"/>
        </w:rPr>
        <w:t>any information which is already in, or comes into, the public domain otherwise than through such Party’s unauthorised disclosure.</w:t>
      </w:r>
    </w:p>
    <w:p w:rsidRPr="00F7059B" w:rsidR="000B2876" w:rsidP="00F7059B" w:rsidRDefault="000B2876" w14:paraId="1322300B" w14:textId="10FB062B">
      <w:pPr>
        <w:numPr>
          <w:ilvl w:val="1"/>
          <w:numId w:val="5"/>
        </w:numPr>
        <w:tabs>
          <w:tab w:val="num" w:pos="2496"/>
        </w:tabs>
        <w:suppressAutoHyphens w:val="0"/>
        <w:spacing w:after="240" w:line="360" w:lineRule="auto"/>
        <w:jc w:val="both"/>
        <w:rPr>
          <w:rFonts w:eastAsia="Calibri" w:cs="Arial"/>
          <w:sz w:val="20"/>
          <w:szCs w:val="20"/>
          <w:lang w:val="en-ZA" w:eastAsia="en-US"/>
        </w:rPr>
      </w:pPr>
      <w:r w:rsidRPr="1C25632A" w:rsidR="000B2876">
        <w:rPr>
          <w:rFonts w:eastAsia="Calibri" w:cs="Arial"/>
          <w:sz w:val="20"/>
          <w:szCs w:val="20"/>
          <w:lang w:val="en-ZA" w:eastAsia="en-US"/>
        </w:rPr>
        <w:t>Each Party agrees to protect the confidentiality of the Confidential Information of the other in the same manner that it protects the confidentiality of its own proprietary and confidential information of like kind, but in no event shall either Party exercise less than reasonable care in protecting such Confidential Information. Access to the Confidential Information shall be restricted to: (</w:t>
      </w:r>
      <w:r w:rsidRPr="1C25632A" w:rsidR="000B2876">
        <w:rPr>
          <w:rFonts w:eastAsia="Calibri" w:cs="Arial"/>
          <w:sz w:val="20"/>
          <w:szCs w:val="20"/>
          <w:lang w:val="en-ZA" w:eastAsia="en-US"/>
        </w:rPr>
        <w:t>i</w:t>
      </w:r>
      <w:r w:rsidRPr="1C25632A" w:rsidR="000B2876">
        <w:rPr>
          <w:rFonts w:eastAsia="Calibri" w:cs="Arial"/>
          <w:sz w:val="20"/>
          <w:szCs w:val="20"/>
          <w:lang w:val="en-ZA" w:eastAsia="en-US"/>
        </w:rPr>
        <w:t xml:space="preserve">) </w:t>
      </w:r>
      <w:r w:rsidRPr="1C25632A" w:rsidR="00495165">
        <w:rPr>
          <w:rFonts w:eastAsia="Calibri" w:cs="Arial"/>
          <w:sz w:val="20"/>
          <w:szCs w:val="20"/>
          <w:lang w:val="en-ZA" w:eastAsia="en-US"/>
        </w:rPr>
        <w:t>Consultant</w:t>
      </w:r>
      <w:r w:rsidRPr="1C25632A" w:rsidR="000B2876">
        <w:rPr>
          <w:rFonts w:eastAsia="Calibri" w:cs="Arial"/>
          <w:sz w:val="20"/>
          <w:szCs w:val="20"/>
          <w:lang w:val="en-ZA" w:eastAsia="en-US"/>
        </w:rPr>
        <w:t xml:space="preserve"> and </w:t>
      </w:r>
      <w:r w:rsidRPr="1C25632A" w:rsidR="1E2FB060">
        <w:rPr>
          <w:rFonts w:eastAsia="Calibri" w:cs="Arial"/>
          <w:sz w:val="20"/>
          <w:szCs w:val="20"/>
          <w:lang w:val="en-ZA" w:eastAsia="en-US"/>
        </w:rPr>
        <w:t>[COMPANY NAME]</w:t>
      </w:r>
      <w:r w:rsidRPr="1C25632A" w:rsidR="000B2876">
        <w:rPr>
          <w:rFonts w:eastAsia="Calibri" w:cs="Arial"/>
          <w:sz w:val="20"/>
          <w:szCs w:val="20"/>
          <w:lang w:val="en-ZA" w:eastAsia="en-US"/>
        </w:rPr>
        <w:t xml:space="preserve"> personnel (including in the case of the </w:t>
      </w:r>
      <w:r w:rsidRPr="1C25632A" w:rsidR="00495165">
        <w:rPr>
          <w:rFonts w:eastAsia="Calibri" w:cs="Arial"/>
          <w:sz w:val="20"/>
          <w:szCs w:val="20"/>
          <w:lang w:val="en-ZA" w:eastAsia="en-US"/>
        </w:rPr>
        <w:t>Consultant</w:t>
      </w:r>
      <w:r w:rsidRPr="1C25632A" w:rsidR="000B2876">
        <w:rPr>
          <w:rFonts w:eastAsia="Calibri" w:cs="Arial"/>
          <w:sz w:val="20"/>
          <w:szCs w:val="20"/>
          <w:lang w:val="en-ZA" w:eastAsia="en-US"/>
        </w:rPr>
        <w:t xml:space="preserve">, personnel employed by its Affiliates) engaged in connection with this Agreement; and (ii) professional legal advisers of the </w:t>
      </w:r>
      <w:r w:rsidRPr="1C25632A" w:rsidR="00495165">
        <w:rPr>
          <w:rFonts w:eastAsia="Calibri" w:cs="Arial"/>
          <w:sz w:val="20"/>
          <w:szCs w:val="20"/>
          <w:lang w:val="en-ZA" w:eastAsia="en-US"/>
        </w:rPr>
        <w:t>Consultant</w:t>
      </w:r>
      <w:r w:rsidRPr="1C25632A" w:rsidR="000B2876">
        <w:rPr>
          <w:rFonts w:eastAsia="Calibri" w:cs="Arial"/>
          <w:sz w:val="20"/>
          <w:szCs w:val="20"/>
          <w:lang w:val="en-ZA" w:eastAsia="en-US"/>
        </w:rPr>
        <w:t xml:space="preserve"> and </w:t>
      </w:r>
      <w:r w:rsidRPr="1C25632A" w:rsidR="1E2FB060">
        <w:rPr>
          <w:rFonts w:eastAsia="Calibri" w:cs="Arial"/>
          <w:sz w:val="20"/>
          <w:szCs w:val="20"/>
          <w:lang w:val="en-ZA" w:eastAsia="en-US"/>
        </w:rPr>
        <w:t>[COMPANY NAME]</w:t>
      </w:r>
      <w:r w:rsidRPr="1C25632A" w:rsidR="000B2876">
        <w:rPr>
          <w:rFonts w:eastAsia="Calibri" w:cs="Arial"/>
          <w:sz w:val="20"/>
          <w:szCs w:val="20"/>
          <w:lang w:val="en-ZA" w:eastAsia="en-US"/>
        </w:rPr>
        <w:t>. The Confidential Information may not be copied or reproduced without the discloser's prior written consent except for the purpose of provision of the Services.</w:t>
      </w:r>
    </w:p>
    <w:p w:rsidRPr="00F7059B" w:rsidR="000B2876" w:rsidP="00F7059B" w:rsidRDefault="000B2876" w14:paraId="2199D11E" w14:textId="77777777">
      <w:pPr>
        <w:numPr>
          <w:ilvl w:val="1"/>
          <w:numId w:val="5"/>
        </w:numPr>
        <w:tabs>
          <w:tab w:val="num" w:pos="2496"/>
        </w:tabs>
        <w:suppressAutoHyphens w:val="0"/>
        <w:spacing w:after="240" w:line="360" w:lineRule="auto"/>
        <w:jc w:val="both"/>
        <w:rPr>
          <w:rFonts w:eastAsia="Calibri" w:cs="Arial"/>
          <w:sz w:val="20"/>
          <w:szCs w:val="20"/>
          <w:lang w:val="en-ZA" w:eastAsia="en-US"/>
        </w:rPr>
      </w:pPr>
      <w:r w:rsidRPr="00F7059B">
        <w:rPr>
          <w:rFonts w:eastAsia="Calibri" w:cs="Arial"/>
          <w:sz w:val="20"/>
          <w:szCs w:val="20"/>
          <w:lang w:val="en-ZA" w:eastAsia="en-US"/>
        </w:rPr>
        <w:t>Without prejudice to the other rights of the Party owning the Confidential Information (“</w:t>
      </w:r>
      <w:r w:rsidRPr="00F7059B">
        <w:rPr>
          <w:rFonts w:eastAsia="Calibri" w:cs="Arial"/>
          <w:b/>
          <w:sz w:val="20"/>
          <w:szCs w:val="20"/>
          <w:lang w:val="en-ZA" w:eastAsia="en-US"/>
        </w:rPr>
        <w:t>Owning Party</w:t>
      </w:r>
      <w:r w:rsidRPr="00F7059B">
        <w:rPr>
          <w:rFonts w:eastAsia="Calibri" w:cs="Arial"/>
          <w:sz w:val="20"/>
          <w:szCs w:val="20"/>
          <w:lang w:val="en-ZA" w:eastAsia="en-US"/>
        </w:rPr>
        <w:t>”), in the event of any actual or suspected unauthorised disclosure or use of the Confidential Information which is, or is reasonably likely to constitute, a breach of any provision of this Agreement, a Party shall:</w:t>
      </w:r>
    </w:p>
    <w:p w:rsidRPr="00F7059B" w:rsidR="000B2876" w:rsidP="00F7059B" w:rsidRDefault="000B2876" w14:paraId="24F82B71" w14:textId="77777777">
      <w:pPr>
        <w:numPr>
          <w:ilvl w:val="2"/>
          <w:numId w:val="5"/>
        </w:numPr>
        <w:tabs>
          <w:tab w:val="num" w:pos="3063"/>
        </w:tabs>
        <w:suppressAutoHyphens w:val="0"/>
        <w:spacing w:after="240" w:line="360" w:lineRule="auto"/>
        <w:jc w:val="both"/>
        <w:rPr>
          <w:rFonts w:eastAsia="Calibri" w:cs="Arial"/>
          <w:sz w:val="20"/>
          <w:szCs w:val="20"/>
          <w:lang w:val="en-ZA" w:eastAsia="en-US"/>
        </w:rPr>
      </w:pPr>
      <w:r w:rsidRPr="00F7059B">
        <w:rPr>
          <w:rFonts w:eastAsia="Calibri" w:cs="Arial"/>
          <w:sz w:val="20"/>
          <w:szCs w:val="20"/>
          <w:lang w:val="en-ZA" w:eastAsia="en-US"/>
        </w:rPr>
        <w:t xml:space="preserve">immediately notify the Owning Party in writing and take such steps as the Owning Party may reasonably require and at the Owning Party’s cost </w:t>
      </w:r>
      <w:proofErr w:type="gramStart"/>
      <w:r w:rsidRPr="00F7059B">
        <w:rPr>
          <w:rFonts w:eastAsia="Calibri" w:cs="Arial"/>
          <w:sz w:val="20"/>
          <w:szCs w:val="20"/>
          <w:lang w:val="en-ZA" w:eastAsia="en-US"/>
        </w:rPr>
        <w:t>in order to</w:t>
      </w:r>
      <w:proofErr w:type="gramEnd"/>
      <w:r w:rsidRPr="00F7059B">
        <w:rPr>
          <w:rFonts w:eastAsia="Calibri" w:cs="Arial"/>
          <w:sz w:val="20"/>
          <w:szCs w:val="20"/>
          <w:lang w:val="en-ZA" w:eastAsia="en-US"/>
        </w:rPr>
        <w:t xml:space="preserve"> remedy or mitigate the effects of such actual or threatened breach;</w:t>
      </w:r>
    </w:p>
    <w:p w:rsidRPr="00F7059B" w:rsidR="000B2876" w:rsidP="00F7059B" w:rsidRDefault="000B2876" w14:paraId="5FA742B9" w14:textId="77777777">
      <w:pPr>
        <w:numPr>
          <w:ilvl w:val="2"/>
          <w:numId w:val="5"/>
        </w:numPr>
        <w:tabs>
          <w:tab w:val="num" w:pos="3063"/>
        </w:tabs>
        <w:suppressAutoHyphens w:val="0"/>
        <w:spacing w:after="240" w:line="360" w:lineRule="auto"/>
        <w:jc w:val="both"/>
        <w:rPr>
          <w:rFonts w:eastAsia="Calibri" w:cs="Arial"/>
          <w:sz w:val="20"/>
          <w:szCs w:val="20"/>
          <w:lang w:val="en-ZA" w:eastAsia="en-US"/>
        </w:rPr>
      </w:pPr>
      <w:r w:rsidRPr="00F7059B">
        <w:rPr>
          <w:rFonts w:eastAsia="Calibri" w:cs="Arial"/>
          <w:sz w:val="20"/>
          <w:szCs w:val="20"/>
          <w:lang w:val="en-ZA" w:eastAsia="en-US"/>
        </w:rPr>
        <w:t>use all reasonable commercial endeavours and at the Owning Party’s cost to assist the Owning Party in recovering and preventing the use, dissemination, sale or other disposal of such Confidential Information.</w:t>
      </w:r>
    </w:p>
    <w:p w:rsidRPr="00F7059B" w:rsidR="000B2876" w:rsidP="00F7059B" w:rsidRDefault="000B2876" w14:paraId="56A7491F" w14:textId="4F43EF88">
      <w:pPr>
        <w:numPr>
          <w:ilvl w:val="1"/>
          <w:numId w:val="5"/>
        </w:numPr>
        <w:tabs>
          <w:tab w:val="num" w:pos="2496"/>
        </w:tabs>
        <w:suppressAutoHyphens w:val="0"/>
        <w:spacing w:after="240" w:line="360" w:lineRule="auto"/>
        <w:jc w:val="both"/>
        <w:rPr>
          <w:rFonts w:eastAsia="Calibri" w:cs="Arial"/>
          <w:sz w:val="20"/>
          <w:szCs w:val="20"/>
          <w:lang w:val="en-ZA" w:eastAsia="en-US"/>
        </w:rPr>
      </w:pPr>
      <w:r w:rsidRPr="00F7059B">
        <w:rPr>
          <w:rFonts w:eastAsia="Calibri" w:cs="Arial"/>
          <w:sz w:val="20"/>
          <w:szCs w:val="20"/>
          <w:lang w:val="en-ZA" w:eastAsia="en-US"/>
        </w:rPr>
        <w:t xml:space="preserve">All Confidential Information made available hereunder, (including any copies) will </w:t>
      </w:r>
      <w:proofErr w:type="gramStart"/>
      <w:r w:rsidRPr="00F7059B">
        <w:rPr>
          <w:rFonts w:eastAsia="Calibri" w:cs="Arial"/>
          <w:sz w:val="20"/>
          <w:szCs w:val="20"/>
          <w:lang w:val="en-ZA" w:eastAsia="en-US"/>
        </w:rPr>
        <w:t>at all times</w:t>
      </w:r>
      <w:proofErr w:type="gramEnd"/>
      <w:r w:rsidRPr="00F7059B">
        <w:rPr>
          <w:rFonts w:eastAsia="Calibri" w:cs="Arial"/>
          <w:sz w:val="20"/>
          <w:szCs w:val="20"/>
          <w:lang w:val="en-ZA" w:eastAsia="en-US"/>
        </w:rPr>
        <w:t xml:space="preserve"> remain the property of the discloser and shall be returned to the discloser or </w:t>
      </w:r>
      <w:r w:rsidRPr="00F7059B" w:rsidR="00830B20">
        <w:rPr>
          <w:rFonts w:eastAsia="Calibri" w:cs="Arial"/>
          <w:sz w:val="20"/>
          <w:szCs w:val="20"/>
          <w:lang w:val="en-ZA" w:eastAsia="en-US"/>
        </w:rPr>
        <w:t xml:space="preserve">irretrievably </w:t>
      </w:r>
      <w:r w:rsidRPr="00F7059B">
        <w:rPr>
          <w:rFonts w:eastAsia="Calibri" w:cs="Arial"/>
          <w:sz w:val="20"/>
          <w:szCs w:val="20"/>
          <w:lang w:val="en-ZA" w:eastAsia="en-US"/>
        </w:rPr>
        <w:t>destroyed upon the first to occur of (</w:t>
      </w:r>
      <w:proofErr w:type="spellStart"/>
      <w:r w:rsidRPr="00F7059B">
        <w:rPr>
          <w:rFonts w:eastAsia="Calibri" w:cs="Arial"/>
          <w:sz w:val="20"/>
          <w:szCs w:val="20"/>
          <w:lang w:val="en-ZA" w:eastAsia="en-US"/>
        </w:rPr>
        <w:t>i</w:t>
      </w:r>
      <w:proofErr w:type="spellEnd"/>
      <w:r w:rsidRPr="00F7059B">
        <w:rPr>
          <w:rFonts w:eastAsia="Calibri" w:cs="Arial"/>
          <w:sz w:val="20"/>
          <w:szCs w:val="20"/>
          <w:lang w:val="en-ZA" w:eastAsia="en-US"/>
        </w:rPr>
        <w:t xml:space="preserve">) completion of the Services or (ii) request by the discloser, unless the receiver is otherwise allowed to retain such Confidential Information. A Party may retain, subject to the terms of this clause </w:t>
      </w:r>
      <w:r w:rsidRPr="00F7059B" w:rsidR="004F3550">
        <w:rPr>
          <w:rFonts w:eastAsia="Calibri" w:cs="Arial"/>
          <w:sz w:val="20"/>
          <w:szCs w:val="20"/>
          <w:lang w:val="en-ZA" w:eastAsia="en-US"/>
        </w:rPr>
        <w:fldChar w:fldCharType="begin"/>
      </w:r>
      <w:r w:rsidRPr="00F7059B" w:rsidR="004F3550">
        <w:rPr>
          <w:rFonts w:eastAsia="Calibri" w:cs="Arial"/>
          <w:sz w:val="20"/>
          <w:szCs w:val="20"/>
          <w:lang w:val="en-ZA" w:eastAsia="en-US"/>
        </w:rPr>
        <w:instrText xml:space="preserve"> REF _Ref460894756 \w \h </w:instrText>
      </w:r>
      <w:r w:rsidRPr="00F7059B" w:rsidR="00B0675F">
        <w:rPr>
          <w:rFonts w:eastAsia="Calibri" w:cs="Arial"/>
          <w:sz w:val="20"/>
          <w:szCs w:val="20"/>
          <w:lang w:val="en-ZA" w:eastAsia="en-US"/>
        </w:rPr>
        <w:instrText xml:space="preserve"> \* MERGEFORMAT </w:instrText>
      </w:r>
      <w:r w:rsidRPr="00F7059B" w:rsidR="004F3550">
        <w:rPr>
          <w:rFonts w:eastAsia="Calibri" w:cs="Arial"/>
          <w:sz w:val="20"/>
          <w:szCs w:val="20"/>
          <w:lang w:val="en-ZA" w:eastAsia="en-US"/>
        </w:rPr>
      </w:r>
      <w:r w:rsidRPr="00F7059B" w:rsidR="004F3550">
        <w:rPr>
          <w:rFonts w:eastAsia="Calibri" w:cs="Arial"/>
          <w:sz w:val="20"/>
          <w:szCs w:val="20"/>
          <w:lang w:val="en-ZA" w:eastAsia="en-US"/>
        </w:rPr>
        <w:fldChar w:fldCharType="separate"/>
      </w:r>
      <w:r w:rsidRPr="00F7059B" w:rsidR="00235B18">
        <w:rPr>
          <w:rFonts w:eastAsia="Calibri" w:cs="Arial"/>
          <w:sz w:val="20"/>
          <w:szCs w:val="20"/>
          <w:lang w:val="en-ZA" w:eastAsia="en-US"/>
        </w:rPr>
        <w:t>14</w:t>
      </w:r>
      <w:r w:rsidRPr="00F7059B" w:rsidR="004F3550">
        <w:rPr>
          <w:rFonts w:eastAsia="Calibri" w:cs="Arial"/>
          <w:sz w:val="20"/>
          <w:szCs w:val="20"/>
          <w:lang w:val="en-ZA" w:eastAsia="en-US"/>
        </w:rPr>
        <w:fldChar w:fldCharType="end"/>
      </w:r>
      <w:r w:rsidRPr="00F7059B">
        <w:rPr>
          <w:rFonts w:eastAsia="Calibri" w:cs="Arial"/>
          <w:sz w:val="20"/>
          <w:szCs w:val="20"/>
          <w:lang w:val="en-ZA" w:eastAsia="en-US"/>
        </w:rPr>
        <w:t>, copies of the discloser's Confidential Information required for compliance with its record keeping or quality assurance requirements.</w:t>
      </w:r>
    </w:p>
    <w:p w:rsidRPr="00F7059B" w:rsidR="000B2876" w:rsidP="00F7059B" w:rsidRDefault="000B2876" w14:paraId="6AACFE7B" w14:textId="71CCF1B2">
      <w:pPr>
        <w:numPr>
          <w:ilvl w:val="1"/>
          <w:numId w:val="5"/>
        </w:numPr>
        <w:tabs>
          <w:tab w:val="num" w:pos="2496"/>
        </w:tabs>
        <w:suppressAutoHyphens w:val="0"/>
        <w:spacing w:after="240" w:line="360" w:lineRule="auto"/>
        <w:jc w:val="both"/>
        <w:rPr>
          <w:rFonts w:eastAsia="Calibri" w:cs="Arial"/>
          <w:sz w:val="20"/>
          <w:szCs w:val="20"/>
          <w:lang w:val="en-ZA" w:eastAsia="en-US"/>
        </w:rPr>
      </w:pPr>
      <w:r w:rsidRPr="00F7059B">
        <w:rPr>
          <w:rFonts w:eastAsia="Calibri" w:cs="Arial"/>
          <w:sz w:val="20"/>
          <w:szCs w:val="20"/>
          <w:lang w:val="en-ZA" w:eastAsia="en-US"/>
        </w:rPr>
        <w:t xml:space="preserve">If either Party receives a subpoena or other validly issued administrative or judicial process or order demanding Confidential Information of the other Party or is required to disclose such Confidential Information to any stock exchange on which its shares are traded, it shall promptly notify the other of such receipt and tender to it the defence of such demand. The Party receiving the subpoena, demand or other process shall thereafter be entitled to comply with such subpoena, demand or other process to the extent required by law. Services provided hereunder in no event include the </w:t>
      </w:r>
      <w:r w:rsidRPr="00F7059B" w:rsidR="00495165">
        <w:rPr>
          <w:rFonts w:eastAsia="Calibri" w:cs="Arial"/>
          <w:sz w:val="20"/>
          <w:szCs w:val="20"/>
          <w:lang w:val="en-ZA" w:eastAsia="en-US"/>
        </w:rPr>
        <w:t>Consultant</w:t>
      </w:r>
      <w:r w:rsidRPr="00F7059B">
        <w:rPr>
          <w:rFonts w:eastAsia="Calibri" w:cs="Arial"/>
          <w:sz w:val="20"/>
          <w:szCs w:val="20"/>
          <w:lang w:val="en-ZA" w:eastAsia="en-US"/>
        </w:rPr>
        <w:t xml:space="preserve"> acting as an expert witness or otherwise providing litigation support services.</w:t>
      </w:r>
    </w:p>
    <w:p w:rsidRPr="00F7059B" w:rsidR="000B2876" w:rsidP="00F7059B" w:rsidRDefault="000B2876" w14:paraId="09AB94D2" w14:textId="1CFE92AB">
      <w:pPr>
        <w:numPr>
          <w:ilvl w:val="1"/>
          <w:numId w:val="5"/>
        </w:numPr>
        <w:tabs>
          <w:tab w:val="num" w:pos="2496"/>
        </w:tabs>
        <w:suppressAutoHyphens w:val="0"/>
        <w:spacing w:after="240" w:line="360" w:lineRule="auto"/>
        <w:jc w:val="both"/>
        <w:rPr>
          <w:rFonts w:eastAsia="Calibri" w:cs="Arial"/>
          <w:sz w:val="20"/>
          <w:szCs w:val="20"/>
          <w:lang w:val="en-ZA" w:eastAsia="en-US"/>
        </w:rPr>
      </w:pPr>
      <w:r w:rsidRPr="00F7059B">
        <w:rPr>
          <w:rFonts w:eastAsia="Calibri" w:cs="Arial"/>
          <w:sz w:val="20"/>
          <w:szCs w:val="20"/>
          <w:lang w:val="en-ZA" w:eastAsia="en-US"/>
        </w:rPr>
        <w:t xml:space="preserve">The provisions of this clause </w:t>
      </w:r>
      <w:r w:rsidRPr="00F7059B" w:rsidR="00E41156">
        <w:rPr>
          <w:rFonts w:eastAsia="Calibri" w:cs="Arial"/>
          <w:sz w:val="20"/>
          <w:szCs w:val="20"/>
          <w:lang w:val="en-ZA" w:eastAsia="en-US"/>
        </w:rPr>
        <w:fldChar w:fldCharType="begin"/>
      </w:r>
      <w:r w:rsidRPr="00F7059B" w:rsidR="00E41156">
        <w:rPr>
          <w:rFonts w:eastAsia="Calibri" w:cs="Arial"/>
          <w:sz w:val="20"/>
          <w:szCs w:val="20"/>
          <w:lang w:val="en-ZA" w:eastAsia="en-US"/>
        </w:rPr>
        <w:instrText xml:space="preserve"> REF _Ref56523456 \w \h </w:instrText>
      </w:r>
      <w:r w:rsidRPr="00F7059B" w:rsidR="00B0675F">
        <w:rPr>
          <w:rFonts w:eastAsia="Calibri" w:cs="Arial"/>
          <w:sz w:val="20"/>
          <w:szCs w:val="20"/>
          <w:lang w:val="en-ZA" w:eastAsia="en-US"/>
        </w:rPr>
        <w:instrText xml:space="preserve"> \* MERGEFORMAT </w:instrText>
      </w:r>
      <w:r w:rsidRPr="00F7059B" w:rsidR="00E41156">
        <w:rPr>
          <w:rFonts w:eastAsia="Calibri" w:cs="Arial"/>
          <w:sz w:val="20"/>
          <w:szCs w:val="20"/>
          <w:lang w:val="en-ZA" w:eastAsia="en-US"/>
        </w:rPr>
      </w:r>
      <w:r w:rsidRPr="00F7059B" w:rsidR="00E41156">
        <w:rPr>
          <w:rFonts w:eastAsia="Calibri" w:cs="Arial"/>
          <w:sz w:val="20"/>
          <w:szCs w:val="20"/>
          <w:lang w:val="en-ZA" w:eastAsia="en-US"/>
        </w:rPr>
        <w:fldChar w:fldCharType="separate"/>
      </w:r>
      <w:r w:rsidRPr="00F7059B" w:rsidR="00235B18">
        <w:rPr>
          <w:rFonts w:eastAsia="Calibri" w:cs="Arial"/>
          <w:sz w:val="20"/>
          <w:szCs w:val="20"/>
          <w:lang w:val="en-ZA" w:eastAsia="en-US"/>
        </w:rPr>
        <w:t>15</w:t>
      </w:r>
      <w:r w:rsidRPr="00F7059B" w:rsidR="00E41156">
        <w:rPr>
          <w:rFonts w:eastAsia="Calibri" w:cs="Arial"/>
          <w:sz w:val="20"/>
          <w:szCs w:val="20"/>
          <w:lang w:val="en-ZA" w:eastAsia="en-US"/>
        </w:rPr>
        <w:fldChar w:fldCharType="end"/>
      </w:r>
      <w:r w:rsidRPr="00F7059B">
        <w:rPr>
          <w:rFonts w:eastAsia="Calibri" w:cs="Arial"/>
          <w:sz w:val="20"/>
          <w:szCs w:val="20"/>
          <w:lang w:val="en-ZA" w:eastAsia="en-US"/>
        </w:rPr>
        <w:t xml:space="preserve"> shall survive the termination or expiration of this Agreement for any reason.</w:t>
      </w:r>
    </w:p>
    <w:p w:rsidRPr="00F7059B" w:rsidR="000B2876" w:rsidP="00F7059B" w:rsidRDefault="000B2876" w14:paraId="1678F17E" w14:textId="77777777">
      <w:pPr>
        <w:numPr>
          <w:ilvl w:val="1"/>
          <w:numId w:val="5"/>
        </w:numPr>
        <w:tabs>
          <w:tab w:val="num" w:pos="2496"/>
        </w:tabs>
        <w:suppressAutoHyphens w:val="0"/>
        <w:spacing w:after="240" w:line="360" w:lineRule="auto"/>
        <w:jc w:val="both"/>
        <w:rPr>
          <w:rFonts w:eastAsia="Calibri" w:cs="Arial"/>
          <w:sz w:val="20"/>
          <w:szCs w:val="20"/>
          <w:lang w:val="en-ZA" w:eastAsia="en-US"/>
        </w:rPr>
      </w:pPr>
      <w:r w:rsidRPr="00F7059B">
        <w:rPr>
          <w:rFonts w:eastAsia="Calibri" w:cs="Arial"/>
          <w:sz w:val="20"/>
          <w:szCs w:val="20"/>
          <w:lang w:val="en-ZA" w:eastAsia="en-US"/>
        </w:rPr>
        <w:t>The Parties agree that non-compliance by a Party hereto with this clause will constitute an action for breach of a duty of confidence owed to the other Party.</w:t>
      </w:r>
    </w:p>
    <w:p w:rsidRPr="00F7059B" w:rsidR="000B2876" w:rsidP="00F7059B" w:rsidRDefault="000B2876" w14:paraId="38D520E7" w14:textId="48F5CF28">
      <w:pPr>
        <w:keepNext/>
        <w:keepLines/>
        <w:numPr>
          <w:ilvl w:val="0"/>
          <w:numId w:val="5"/>
        </w:numPr>
        <w:tabs>
          <w:tab w:val="num" w:pos="2355"/>
        </w:tabs>
        <w:suppressAutoHyphens w:val="0"/>
        <w:spacing w:after="240" w:line="360" w:lineRule="auto"/>
        <w:jc w:val="both"/>
        <w:rPr>
          <w:rFonts w:eastAsia="Calibri" w:cs="Arial"/>
          <w:b/>
          <w:sz w:val="20"/>
          <w:szCs w:val="20"/>
          <w:lang w:val="en-ZA" w:eastAsia="en-US"/>
        </w:rPr>
      </w:pPr>
      <w:bookmarkStart w:name="_Ref460895319" w:id="54"/>
      <w:bookmarkStart w:name="_Toc460895535" w:id="55"/>
      <w:r w:rsidRPr="00F7059B">
        <w:rPr>
          <w:rFonts w:eastAsia="Calibri" w:cs="Arial"/>
          <w:b/>
          <w:sz w:val="20"/>
          <w:szCs w:val="20"/>
          <w:lang w:val="en-ZA" w:eastAsia="en-US"/>
        </w:rPr>
        <w:t>Dispute Resolution</w:t>
      </w:r>
      <w:bookmarkEnd w:id="54"/>
      <w:bookmarkEnd w:id="55"/>
    </w:p>
    <w:p w:rsidRPr="00F7059B" w:rsidR="00773B1C" w:rsidP="1C25632A" w:rsidRDefault="00773B1C" w14:paraId="1A194922" w14:textId="09484E15">
      <w:pPr>
        <w:pStyle w:val="MCAHeading2"/>
        <w:jc w:val="both"/>
        <w:rPr>
          <w:rFonts w:eastAsia="Times New Roman" w:cs="Arial"/>
          <w:sz w:val="20"/>
          <w:szCs w:val="20"/>
          <w:lang w:val="en-GB"/>
        </w:rPr>
      </w:pPr>
      <w:bookmarkStart w:name="_Ref460895336" w:id="56"/>
      <w:bookmarkStart w:name="_Toc460895536" w:id="57"/>
      <w:r w:rsidRPr="1C25632A" w:rsidR="00773B1C">
        <w:rPr>
          <w:rFonts w:cs="Arial"/>
          <w:sz w:val="20"/>
          <w:szCs w:val="20"/>
          <w:lang w:val="en-GB"/>
        </w:rPr>
        <w:t xml:space="preserve">If a dispute of any nature arises between the Parties in connection with this Agreement, including any question regarding its existence, validity, implementation or termination, then, upon written request of any Party, each of the Parties shall appoint a senior representative whose task it shall be to meet for the purposes of resolving such dispute. Such representatives shall discuss the matter in dispute and negotiate in good faith </w:t>
      </w:r>
      <w:r w:rsidRPr="1C25632A" w:rsidR="00773B1C">
        <w:rPr>
          <w:rFonts w:cs="Arial"/>
          <w:sz w:val="20"/>
          <w:szCs w:val="20"/>
          <w:lang w:val="en-GB"/>
        </w:rPr>
        <w:t>in an effort to</w:t>
      </w:r>
      <w:r w:rsidRPr="1C25632A" w:rsidR="00773B1C">
        <w:rPr>
          <w:rFonts w:cs="Arial"/>
          <w:sz w:val="20"/>
          <w:szCs w:val="20"/>
          <w:lang w:val="en-GB"/>
        </w:rPr>
        <w:t xml:space="preserve"> resolve the dispute on amicable terms within 14 (fourteen) days.</w:t>
      </w:r>
    </w:p>
    <w:p w:rsidRPr="00F7059B" w:rsidR="00773B1C" w:rsidP="1C25632A" w:rsidRDefault="00773B1C" w14:paraId="571769ED" w14:textId="4F03661C">
      <w:pPr>
        <w:pStyle w:val="MCAHeading2"/>
        <w:jc w:val="both"/>
        <w:rPr>
          <w:rFonts w:cs="Arial"/>
          <w:sz w:val="20"/>
          <w:szCs w:val="20"/>
          <w:lang w:val="en-GB"/>
        </w:rPr>
      </w:pPr>
      <w:r w:rsidRPr="1C25632A" w:rsidR="00773B1C">
        <w:rPr>
          <w:rFonts w:cs="Arial"/>
          <w:sz w:val="20"/>
          <w:szCs w:val="20"/>
          <w:lang w:val="en-GB"/>
        </w:rPr>
        <w:t xml:space="preserve">Should the representatives of the Parties be unable to resolve a dispute in accordance with the </w:t>
      </w:r>
      <w:r w:rsidRPr="1C25632A" w:rsidR="00773B1C">
        <w:rPr>
          <w:rFonts w:cs="Arial"/>
          <w:sz w:val="20"/>
          <w:szCs w:val="20"/>
          <w:lang w:val="en-GB"/>
        </w:rPr>
        <w:t>aforegoing</w:t>
      </w:r>
      <w:r w:rsidRPr="1C25632A" w:rsidR="00773B1C">
        <w:rPr>
          <w:rFonts w:cs="Arial"/>
          <w:sz w:val="20"/>
          <w:szCs w:val="20"/>
          <w:lang w:val="en-GB"/>
        </w:rPr>
        <w:t xml:space="preserve">, such dispute shall be submitted to and decided by arbitration in terms of this clause </w:t>
      </w:r>
      <w:r w:rsidRPr="00F7059B" w:rsidR="00E82768">
        <w:rPr>
          <w:rFonts w:cs="Arial"/>
          <w:sz w:val="20"/>
          <w:szCs w:val="20"/>
        </w:rPr>
        <w:fldChar w:fldCharType="begin"/>
      </w:r>
      <w:r w:rsidRPr="00F7059B" w:rsidR="00E82768">
        <w:rPr>
          <w:rFonts w:cs="Arial"/>
          <w:sz w:val="20"/>
          <w:szCs w:val="20"/>
        </w:rPr>
        <w:instrText xml:space="preserve"> REF _Ref460895319 \w \h </w:instrText>
      </w:r>
      <w:r w:rsidRPr="00F7059B" w:rsidR="00B0675F">
        <w:rPr>
          <w:rFonts w:cs="Arial"/>
          <w:sz w:val="20"/>
          <w:szCs w:val="20"/>
        </w:rPr>
        <w:instrText xml:space="preserve"> \* MERGEFORMAT </w:instrText>
      </w:r>
      <w:r w:rsidRPr="00F7059B" w:rsidR="00E82768">
        <w:rPr>
          <w:rFonts w:cs="Arial"/>
          <w:sz w:val="20"/>
          <w:szCs w:val="20"/>
        </w:rPr>
      </w:r>
      <w:r w:rsidRPr="00F7059B" w:rsidR="00E82768">
        <w:rPr>
          <w:rFonts w:cs="Arial"/>
          <w:sz w:val="20"/>
          <w:szCs w:val="20"/>
        </w:rPr>
        <w:fldChar w:fldCharType="separate"/>
      </w:r>
      <w:r w:rsidRPr="1C25632A" w:rsidR="00235B18">
        <w:rPr>
          <w:rFonts w:cs="Arial"/>
          <w:sz w:val="20"/>
          <w:szCs w:val="20"/>
          <w:lang w:val="en-GB"/>
        </w:rPr>
        <w:t>16</w:t>
      </w:r>
      <w:r w:rsidRPr="00F7059B" w:rsidR="00E82768">
        <w:rPr>
          <w:rFonts w:cs="Arial"/>
          <w:sz w:val="20"/>
          <w:szCs w:val="20"/>
        </w:rPr>
        <w:fldChar w:fldCharType="end"/>
      </w:r>
      <w:r w:rsidRPr="1C25632A" w:rsidR="00773B1C">
        <w:rPr>
          <w:rFonts w:cs="Arial"/>
          <w:sz w:val="20"/>
          <w:szCs w:val="20"/>
          <w:lang w:val="en-GB"/>
        </w:rPr>
        <w:t>, or, by agreement between the Parties, by a court of competent jurisdiction.</w:t>
      </w:r>
    </w:p>
    <w:p w:rsidRPr="00F7059B" w:rsidR="00773B1C" w:rsidP="1C25632A" w:rsidRDefault="00773B1C" w14:paraId="38479B5D" w14:textId="21A30CDD">
      <w:pPr>
        <w:pStyle w:val="MCAHeading2"/>
        <w:jc w:val="both"/>
        <w:rPr>
          <w:rFonts w:cs="Arial"/>
          <w:sz w:val="20"/>
          <w:szCs w:val="20"/>
          <w:lang w:val="en-GB"/>
        </w:rPr>
      </w:pPr>
      <w:r w:rsidRPr="1C25632A" w:rsidR="00773B1C">
        <w:rPr>
          <w:rFonts w:cs="Arial"/>
          <w:sz w:val="20"/>
          <w:szCs w:val="20"/>
          <w:lang w:val="en-GB"/>
        </w:rPr>
        <w:t>The dispute shall be referred to and finally resolved by arbitration under the Rules of the Arbitration Foundation of Southern Africa (</w:t>
      </w:r>
      <w:r w:rsidRPr="1C25632A" w:rsidR="00773B1C">
        <w:rPr>
          <w:rFonts w:cs="Arial"/>
          <w:b w:val="1"/>
          <w:bCs w:val="1"/>
          <w:sz w:val="20"/>
          <w:szCs w:val="20"/>
          <w:lang w:val="en-GB"/>
        </w:rPr>
        <w:t>AFSA</w:t>
      </w:r>
      <w:r w:rsidRPr="1C25632A" w:rsidR="00773B1C">
        <w:rPr>
          <w:rFonts w:cs="Arial"/>
          <w:sz w:val="20"/>
          <w:szCs w:val="20"/>
          <w:lang w:val="en-GB"/>
        </w:rPr>
        <w:t>) for Commercial Arbitrations (</w:t>
      </w:r>
      <w:r w:rsidRPr="1C25632A" w:rsidR="00773B1C">
        <w:rPr>
          <w:rFonts w:cs="Arial"/>
          <w:b w:val="1"/>
          <w:bCs w:val="1"/>
          <w:sz w:val="20"/>
          <w:szCs w:val="20"/>
          <w:lang w:val="en-GB"/>
        </w:rPr>
        <w:t>the Rules</w:t>
      </w:r>
      <w:r w:rsidRPr="1C25632A" w:rsidR="00773B1C">
        <w:rPr>
          <w:rFonts w:cs="Arial"/>
          <w:sz w:val="20"/>
          <w:szCs w:val="20"/>
          <w:lang w:val="en-GB"/>
        </w:rPr>
        <w:t xml:space="preserve">), including the right to appeal, which Rules are deemed to be incorporated by reference into this clause </w:t>
      </w:r>
      <w:r w:rsidRPr="00F7059B" w:rsidR="00E82768">
        <w:rPr>
          <w:rFonts w:cs="Arial"/>
          <w:sz w:val="20"/>
          <w:szCs w:val="20"/>
        </w:rPr>
        <w:fldChar w:fldCharType="begin"/>
      </w:r>
      <w:r w:rsidRPr="00F7059B" w:rsidR="00E82768">
        <w:rPr>
          <w:rFonts w:cs="Arial"/>
          <w:sz w:val="20"/>
          <w:szCs w:val="20"/>
        </w:rPr>
        <w:instrText xml:space="preserve"> REF _Ref460895319 \w \h </w:instrText>
      </w:r>
      <w:r w:rsidRPr="00F7059B" w:rsidR="00B0675F">
        <w:rPr>
          <w:rFonts w:cs="Arial"/>
          <w:sz w:val="20"/>
          <w:szCs w:val="20"/>
        </w:rPr>
        <w:instrText xml:space="preserve"> \* MERGEFORMAT </w:instrText>
      </w:r>
      <w:r w:rsidRPr="00F7059B" w:rsidR="00E82768">
        <w:rPr>
          <w:rFonts w:cs="Arial"/>
          <w:sz w:val="20"/>
          <w:szCs w:val="20"/>
        </w:rPr>
      </w:r>
      <w:r w:rsidRPr="00F7059B" w:rsidR="00E82768">
        <w:rPr>
          <w:rFonts w:cs="Arial"/>
          <w:sz w:val="20"/>
          <w:szCs w:val="20"/>
        </w:rPr>
        <w:fldChar w:fldCharType="separate"/>
      </w:r>
      <w:r w:rsidRPr="1C25632A" w:rsidR="00235B18">
        <w:rPr>
          <w:rFonts w:cs="Arial"/>
          <w:sz w:val="20"/>
          <w:szCs w:val="20"/>
          <w:lang w:val="en-GB"/>
        </w:rPr>
        <w:t>16</w:t>
      </w:r>
      <w:r w:rsidRPr="00F7059B" w:rsidR="00E82768">
        <w:rPr>
          <w:rFonts w:cs="Arial"/>
          <w:sz w:val="20"/>
          <w:szCs w:val="20"/>
        </w:rPr>
        <w:fldChar w:fldCharType="end"/>
      </w:r>
      <w:r w:rsidRPr="1C25632A" w:rsidR="00773B1C">
        <w:rPr>
          <w:rFonts w:cs="Arial"/>
          <w:sz w:val="20"/>
          <w:szCs w:val="20"/>
          <w:lang w:val="en-GB"/>
        </w:rPr>
        <w:t xml:space="preserve">. </w:t>
      </w:r>
    </w:p>
    <w:p w:rsidRPr="00F7059B" w:rsidR="00773B1C" w:rsidP="00F7059B" w:rsidRDefault="00773B1C" w14:paraId="2E2018B3" w14:textId="77777777">
      <w:pPr>
        <w:pStyle w:val="MCAHeading2"/>
        <w:jc w:val="both"/>
        <w:rPr>
          <w:rFonts w:cs="Arial"/>
          <w:sz w:val="20"/>
          <w:szCs w:val="20"/>
        </w:rPr>
      </w:pPr>
      <w:r w:rsidRPr="00F7059B">
        <w:rPr>
          <w:rFonts w:cs="Arial"/>
          <w:sz w:val="20"/>
          <w:szCs w:val="20"/>
        </w:rPr>
        <w:t xml:space="preserve">There shall be 1 (one) arbitrator, whose identity shall be agreed in writing between the Parties within 5 (five) Business Days following the declaration of a dispute between the Parties, failing which the arbitrator shall be appointed by AFSA from the senior legal practitioners on its panel in terms of the Rules, taking into account the value and complexity of the dispute under referral. </w:t>
      </w:r>
    </w:p>
    <w:p w:rsidRPr="00F7059B" w:rsidR="00773B1C" w:rsidP="00F7059B" w:rsidRDefault="00773B1C" w14:paraId="206063AB" w14:textId="77777777">
      <w:pPr>
        <w:pStyle w:val="MCAHeading2"/>
        <w:jc w:val="both"/>
        <w:rPr>
          <w:rFonts w:cs="Arial"/>
          <w:bCs/>
          <w:sz w:val="20"/>
          <w:szCs w:val="20"/>
        </w:rPr>
      </w:pPr>
      <w:r w:rsidRPr="00F7059B">
        <w:rPr>
          <w:rFonts w:cs="Arial"/>
          <w:sz w:val="20"/>
          <w:szCs w:val="20"/>
        </w:rPr>
        <w:t>The seat, or legal place, of the arbitration shall be South Africa and any hearing shall be held in Johannesburg. The language to be used in the arbitral proceedings shall be English. Unless the Parties agree otherwise, the arbitration shall be conducted on an urgent basis in terms of the Rules.</w:t>
      </w:r>
    </w:p>
    <w:p w:rsidRPr="00F7059B" w:rsidR="00773B1C" w:rsidP="1C25632A" w:rsidRDefault="00773B1C" w14:paraId="2CDC6C64" w14:textId="77A1EB77">
      <w:pPr>
        <w:pStyle w:val="MCAHeading2"/>
        <w:jc w:val="both"/>
        <w:rPr>
          <w:rFonts w:cs="Arial"/>
          <w:sz w:val="20"/>
          <w:szCs w:val="20"/>
          <w:lang w:val="en-GB"/>
        </w:rPr>
      </w:pPr>
      <w:bookmarkStart w:name="_Ref111017827" w:id="58"/>
      <w:r w:rsidRPr="1C25632A" w:rsidR="00773B1C">
        <w:rPr>
          <w:rFonts w:cs="Arial"/>
          <w:sz w:val="20"/>
          <w:szCs w:val="20"/>
          <w:lang w:val="en-GB"/>
        </w:rPr>
        <w:t>Nothing contained in this clause</w:t>
      </w:r>
      <w:r w:rsidRPr="00F7059B" w:rsidR="00701E5C">
        <w:rPr>
          <w:rFonts w:cs="Arial"/>
          <w:sz w:val="20"/>
          <w:szCs w:val="20"/>
        </w:rPr>
        <w:fldChar w:fldCharType="begin"/>
      </w:r>
      <w:r w:rsidRPr="00F7059B" w:rsidR="00701E5C">
        <w:rPr>
          <w:rFonts w:cs="Arial"/>
          <w:sz w:val="20"/>
          <w:szCs w:val="20"/>
        </w:rPr>
        <w:instrText xml:space="preserve"> REF _Ref460895319 \w \h </w:instrText>
      </w:r>
      <w:r w:rsidRPr="00F7059B" w:rsidR="00B0675F">
        <w:rPr>
          <w:rFonts w:cs="Arial"/>
          <w:sz w:val="20"/>
          <w:szCs w:val="20"/>
        </w:rPr>
        <w:instrText xml:space="preserve"> \* MERGEFORMAT </w:instrText>
      </w:r>
      <w:r w:rsidRPr="00F7059B" w:rsidR="00701E5C">
        <w:rPr>
          <w:rFonts w:cs="Arial"/>
          <w:sz w:val="20"/>
          <w:szCs w:val="20"/>
        </w:rPr>
      </w:r>
      <w:r w:rsidRPr="00F7059B" w:rsidR="00701E5C">
        <w:rPr>
          <w:rFonts w:cs="Arial"/>
          <w:sz w:val="20"/>
          <w:szCs w:val="20"/>
        </w:rPr>
        <w:fldChar w:fldCharType="separate"/>
      </w:r>
      <w:r w:rsidRPr="1C25632A" w:rsidR="00235B18">
        <w:rPr>
          <w:rFonts w:cs="Arial"/>
          <w:sz w:val="20"/>
          <w:szCs w:val="20"/>
          <w:lang w:val="en-GB"/>
        </w:rPr>
        <w:t>16</w:t>
      </w:r>
      <w:r w:rsidRPr="00F7059B" w:rsidR="00701E5C">
        <w:rPr>
          <w:rFonts w:cs="Arial"/>
          <w:sz w:val="20"/>
          <w:szCs w:val="20"/>
        </w:rPr>
        <w:fldChar w:fldCharType="end"/>
      </w:r>
      <w:r w:rsidRPr="1C25632A" w:rsidR="00701E5C">
        <w:rPr>
          <w:rFonts w:cs="Arial"/>
          <w:sz w:val="20"/>
          <w:szCs w:val="20"/>
          <w:lang w:val="en-GB"/>
        </w:rPr>
        <w:t xml:space="preserve"> </w:t>
      </w:r>
      <w:r w:rsidRPr="1C25632A" w:rsidR="00773B1C">
        <w:rPr>
          <w:rFonts w:cs="Arial"/>
          <w:sz w:val="20"/>
          <w:szCs w:val="20"/>
          <w:lang w:val="en-GB"/>
        </w:rPr>
        <w:t>shall preclude any Party from approaching a court of competent jurisdiction within the Republic of South Africa for interim relief on an urgent basis pending the final outcome of an arbitration referral under this clause</w:t>
      </w:r>
      <w:r w:rsidRPr="1C25632A" w:rsidR="00773B1C">
        <w:rPr>
          <w:rFonts w:cs="Arial"/>
          <w:sz w:val="20"/>
          <w:szCs w:val="20"/>
          <w:lang w:val="en-GB"/>
        </w:rPr>
        <w:t xml:space="preserve"> </w:t>
      </w:r>
      <w:r w:rsidRPr="00F7059B" w:rsidR="00701E5C">
        <w:rPr>
          <w:rFonts w:cs="Arial"/>
          <w:sz w:val="20"/>
          <w:szCs w:val="20"/>
        </w:rPr>
        <w:fldChar w:fldCharType="begin"/>
      </w:r>
      <w:r w:rsidRPr="1C25632A" w:rsidR="00701E5C">
        <w:rPr>
          <w:rFonts w:cs="Arial"/>
          <w:sz w:val="20"/>
          <w:szCs w:val="20"/>
        </w:rPr>
        <w:instrText xml:space="preserve"> REF _Ref460895319 \w \h </w:instrText>
      </w:r>
      <w:r w:rsidRPr="00F7059B" w:rsidR="00B0675F">
        <w:rPr>
          <w:rFonts w:cs="Arial"/>
          <w:sz w:val="20"/>
          <w:szCs w:val="20"/>
        </w:rPr>
        <w:instrText xml:space="preserve"> \* MERGEFORMAT </w:instrText>
      </w:r>
      <w:r w:rsidRPr="00F7059B" w:rsidR="00701E5C">
        <w:rPr>
          <w:rFonts w:cs="Arial"/>
          <w:sz w:val="20"/>
          <w:szCs w:val="20"/>
        </w:rPr>
      </w:r>
      <w:r w:rsidRPr="00F7059B" w:rsidR="00701E5C">
        <w:rPr>
          <w:rFonts w:cs="Arial"/>
          <w:sz w:val="20"/>
          <w:szCs w:val="20"/>
        </w:rPr>
        <w:fldChar w:fldCharType="separate"/>
      </w:r>
      <w:r w:rsidRPr="1C25632A" w:rsidR="00235B18">
        <w:rPr>
          <w:rFonts w:cs="Arial"/>
          <w:sz w:val="20"/>
          <w:szCs w:val="20"/>
          <w:lang w:val="en-GB"/>
        </w:rPr>
        <w:t>16</w:t>
      </w:r>
      <w:r w:rsidRPr="00F7059B" w:rsidR="00701E5C">
        <w:rPr>
          <w:rFonts w:cs="Arial"/>
          <w:sz w:val="20"/>
          <w:szCs w:val="20"/>
        </w:rPr>
        <w:fldChar w:fldCharType="end"/>
      </w:r>
      <w:r w:rsidRPr="1C25632A" w:rsidR="00773B1C">
        <w:rPr>
          <w:rFonts w:cs="Arial"/>
          <w:sz w:val="20"/>
          <w:szCs w:val="20"/>
          <w:lang w:val="en-GB"/>
        </w:rPr>
        <w:t>.</w:t>
      </w:r>
      <w:bookmarkEnd w:id="58"/>
    </w:p>
    <w:p w:rsidRPr="00F7059B" w:rsidR="00773B1C" w:rsidP="1C25632A" w:rsidRDefault="00773B1C" w14:paraId="1F3706EE" w14:textId="38A00411">
      <w:pPr>
        <w:pStyle w:val="MCAHeading2"/>
        <w:jc w:val="both"/>
        <w:rPr>
          <w:rFonts w:cs="Arial"/>
          <w:sz w:val="20"/>
          <w:szCs w:val="20"/>
          <w:lang w:val="en-GB"/>
        </w:rPr>
      </w:pPr>
      <w:r w:rsidRPr="1C25632A" w:rsidR="00773B1C">
        <w:rPr>
          <w:rFonts w:cs="Arial"/>
          <w:sz w:val="20"/>
          <w:szCs w:val="20"/>
          <w:lang w:val="en-GB"/>
        </w:rPr>
        <w:t xml:space="preserve">The Parties </w:t>
      </w:r>
      <w:r w:rsidRPr="1C25632A" w:rsidR="00773B1C">
        <w:rPr>
          <w:rFonts w:cs="Arial"/>
          <w:sz w:val="20"/>
          <w:szCs w:val="20"/>
          <w:lang w:val="en-GB"/>
        </w:rPr>
        <w:t xml:space="preserve">agree and irrevocably undertake to keep the arbitration and all matters related thereto strictly confidential. Each </w:t>
      </w:r>
      <w:r w:rsidRPr="1C25632A" w:rsidR="00773B1C">
        <w:rPr>
          <w:rFonts w:cs="Arial"/>
          <w:sz w:val="20"/>
          <w:szCs w:val="20"/>
          <w:lang w:val="en-GB"/>
        </w:rPr>
        <w:t xml:space="preserve">Party </w:t>
      </w:r>
      <w:r w:rsidRPr="1C25632A" w:rsidR="00773B1C">
        <w:rPr>
          <w:rFonts w:cs="Arial"/>
          <w:sz w:val="20"/>
          <w:szCs w:val="20"/>
          <w:lang w:val="en-GB"/>
        </w:rPr>
        <w:t>(</w:t>
      </w:r>
      <w:r w:rsidRPr="1C25632A" w:rsidR="00773B1C">
        <w:rPr>
          <w:rFonts w:cs="Arial"/>
          <w:sz w:val="20"/>
          <w:szCs w:val="20"/>
          <w:lang w:val="en-GB"/>
        </w:rPr>
        <w:t>i</w:t>
      </w:r>
      <w:r w:rsidRPr="1C25632A" w:rsidR="00773B1C">
        <w:rPr>
          <w:rFonts w:cs="Arial"/>
          <w:sz w:val="20"/>
          <w:szCs w:val="20"/>
          <w:lang w:val="en-GB"/>
        </w:rPr>
        <w:t xml:space="preserve">) acknowledges and agrees that it shall not disclose any such information to any person other than its own employees, members, officers, professional advisors and/or other divisions who need to know such information for the purposes of this clause </w:t>
      </w:r>
      <w:r w:rsidRPr="00F7059B" w:rsidR="00701E5C">
        <w:rPr>
          <w:rFonts w:cs="Arial"/>
          <w:sz w:val="20"/>
          <w:szCs w:val="20"/>
        </w:rPr>
        <w:fldChar w:fldCharType="begin"/>
      </w:r>
      <w:r w:rsidRPr="00F7059B" w:rsidR="00701E5C">
        <w:rPr>
          <w:rFonts w:cs="Arial"/>
          <w:sz w:val="20"/>
          <w:szCs w:val="20"/>
        </w:rPr>
        <w:instrText xml:space="preserve"> REF _Ref460895319 \w \h </w:instrText>
      </w:r>
      <w:r w:rsidRPr="00F7059B" w:rsidR="00B0675F">
        <w:rPr>
          <w:rFonts w:cs="Arial"/>
          <w:sz w:val="20"/>
          <w:szCs w:val="20"/>
        </w:rPr>
        <w:instrText xml:space="preserve"> \* MERGEFORMAT </w:instrText>
      </w:r>
      <w:r w:rsidRPr="00F7059B" w:rsidR="00701E5C">
        <w:rPr>
          <w:rFonts w:cs="Arial"/>
          <w:sz w:val="20"/>
          <w:szCs w:val="20"/>
        </w:rPr>
      </w:r>
      <w:r w:rsidRPr="00F7059B" w:rsidR="00701E5C">
        <w:rPr>
          <w:rFonts w:cs="Arial"/>
          <w:sz w:val="20"/>
          <w:szCs w:val="20"/>
        </w:rPr>
        <w:fldChar w:fldCharType="separate"/>
      </w:r>
      <w:r w:rsidRPr="1C25632A" w:rsidR="00235B18">
        <w:rPr>
          <w:rFonts w:cs="Arial"/>
          <w:sz w:val="20"/>
          <w:szCs w:val="20"/>
          <w:lang w:val="en-GB"/>
        </w:rPr>
        <w:t>16</w:t>
      </w:r>
      <w:r w:rsidRPr="00F7059B" w:rsidR="00701E5C">
        <w:rPr>
          <w:rFonts w:cs="Arial"/>
          <w:sz w:val="20"/>
          <w:szCs w:val="20"/>
        </w:rPr>
        <w:fldChar w:fldCharType="end"/>
      </w:r>
      <w:r w:rsidRPr="1C25632A" w:rsidR="00773B1C">
        <w:rPr>
          <w:rFonts w:cs="Arial"/>
          <w:sz w:val="20"/>
          <w:szCs w:val="20"/>
          <w:lang w:val="en-GB"/>
        </w:rPr>
        <w:t xml:space="preserve"> (</w:t>
      </w:r>
      <w:r w:rsidRPr="1C25632A" w:rsidR="00773B1C">
        <w:rPr>
          <w:rFonts w:cs="Arial"/>
          <w:b w:val="1"/>
          <w:bCs w:val="1"/>
          <w:sz w:val="20"/>
          <w:szCs w:val="20"/>
          <w:lang w:val="en-GB"/>
        </w:rPr>
        <w:t>Permitted Recipient</w:t>
      </w:r>
      <w:r w:rsidRPr="1C25632A" w:rsidR="00773B1C">
        <w:rPr>
          <w:rFonts w:cs="Arial"/>
          <w:sz w:val="20"/>
          <w:szCs w:val="20"/>
          <w:lang w:val="en-GB"/>
        </w:rPr>
        <w:t xml:space="preserve">) or to third parties where it is required to do so under law or in terms of regulatory process; (ii) shall procure that each Permitted Recipient is made aware of and complies with its obligations of confidentiality in terms of this clause </w:t>
      </w:r>
      <w:r w:rsidRPr="00F7059B" w:rsidR="00701E5C">
        <w:rPr>
          <w:rFonts w:cs="Arial"/>
          <w:sz w:val="20"/>
          <w:szCs w:val="20"/>
        </w:rPr>
        <w:fldChar w:fldCharType="begin"/>
      </w:r>
      <w:r w:rsidRPr="00F7059B" w:rsidR="00701E5C">
        <w:rPr>
          <w:rFonts w:cs="Arial"/>
          <w:sz w:val="20"/>
          <w:szCs w:val="20"/>
        </w:rPr>
        <w:instrText xml:space="preserve"> REF _Ref460895319 \w \h </w:instrText>
      </w:r>
      <w:r w:rsidRPr="00F7059B" w:rsidR="00B0675F">
        <w:rPr>
          <w:rFonts w:cs="Arial"/>
          <w:sz w:val="20"/>
          <w:szCs w:val="20"/>
        </w:rPr>
        <w:instrText xml:space="preserve"> \* MERGEFORMAT </w:instrText>
      </w:r>
      <w:r w:rsidRPr="00F7059B" w:rsidR="00701E5C">
        <w:rPr>
          <w:rFonts w:cs="Arial"/>
          <w:sz w:val="20"/>
          <w:szCs w:val="20"/>
        </w:rPr>
      </w:r>
      <w:r w:rsidRPr="00F7059B" w:rsidR="00701E5C">
        <w:rPr>
          <w:rFonts w:cs="Arial"/>
          <w:sz w:val="20"/>
          <w:szCs w:val="20"/>
        </w:rPr>
        <w:fldChar w:fldCharType="separate"/>
      </w:r>
      <w:r w:rsidRPr="1C25632A" w:rsidR="00235B18">
        <w:rPr>
          <w:rFonts w:cs="Arial"/>
          <w:sz w:val="20"/>
          <w:szCs w:val="20"/>
          <w:lang w:val="en-GB"/>
        </w:rPr>
        <w:t>16</w:t>
      </w:r>
      <w:r w:rsidRPr="00F7059B" w:rsidR="00701E5C">
        <w:rPr>
          <w:rFonts w:cs="Arial"/>
          <w:sz w:val="20"/>
          <w:szCs w:val="20"/>
        </w:rPr>
        <w:fldChar w:fldCharType="end"/>
      </w:r>
      <w:r w:rsidRPr="1C25632A" w:rsidR="00773B1C">
        <w:rPr>
          <w:rFonts w:cs="Arial"/>
          <w:sz w:val="20"/>
          <w:szCs w:val="20"/>
          <w:lang w:val="en-GB"/>
        </w:rPr>
        <w:t xml:space="preserve"> and (iii) shall give reasonable notice to the other Party as and when any obligation for third party disclosure arises.</w:t>
      </w:r>
    </w:p>
    <w:p w:rsidRPr="00F7059B" w:rsidR="000B2876" w:rsidP="00F7059B" w:rsidRDefault="000639CA" w14:paraId="0844BD97" w14:textId="39BBA4B2">
      <w:pPr>
        <w:keepNext/>
        <w:keepLines/>
        <w:numPr>
          <w:ilvl w:val="0"/>
          <w:numId w:val="5"/>
        </w:numPr>
        <w:tabs>
          <w:tab w:val="num" w:pos="2355"/>
        </w:tabs>
        <w:suppressAutoHyphens w:val="0"/>
        <w:spacing w:after="240" w:line="360" w:lineRule="auto"/>
        <w:jc w:val="both"/>
        <w:rPr>
          <w:rFonts w:eastAsia="Calibri" w:cs="Arial"/>
          <w:b/>
          <w:sz w:val="20"/>
          <w:szCs w:val="20"/>
          <w:lang w:val="en-ZA" w:eastAsia="en-US"/>
        </w:rPr>
      </w:pPr>
      <w:r w:rsidRPr="00F7059B">
        <w:rPr>
          <w:rFonts w:eastAsia="Calibri" w:cs="Arial"/>
          <w:b/>
          <w:sz w:val="20"/>
          <w:szCs w:val="20"/>
          <w:lang w:val="en-ZA" w:eastAsia="en-US"/>
        </w:rPr>
        <w:t xml:space="preserve">Exclusion and </w:t>
      </w:r>
      <w:r w:rsidRPr="00F7059B" w:rsidR="000B2876">
        <w:rPr>
          <w:rFonts w:eastAsia="Calibri" w:cs="Arial"/>
          <w:b/>
          <w:sz w:val="20"/>
          <w:szCs w:val="20"/>
          <w:lang w:val="en-ZA" w:eastAsia="en-US"/>
        </w:rPr>
        <w:t>Limitation of Liability</w:t>
      </w:r>
      <w:bookmarkEnd w:id="56"/>
      <w:bookmarkEnd w:id="57"/>
    </w:p>
    <w:p w:rsidRPr="00F7059B" w:rsidR="007E3138" w:rsidP="1C25632A" w:rsidRDefault="000B2876" w14:paraId="5A1C75EE" w14:textId="5D023E20">
      <w:pPr>
        <w:pStyle w:val="MCAHeading2"/>
        <w:jc w:val="both"/>
        <w:rPr>
          <w:rFonts w:cs="Arial"/>
          <w:sz w:val="20"/>
          <w:szCs w:val="20"/>
          <w:lang w:val="en-GB"/>
        </w:rPr>
      </w:pPr>
      <w:r w:rsidRPr="1C25632A" w:rsidR="000B2876">
        <w:rPr>
          <w:rFonts w:cs="Arial"/>
          <w:sz w:val="20"/>
          <w:szCs w:val="20"/>
          <w:lang w:val="en-GB"/>
        </w:rPr>
        <w:t xml:space="preserve">Notwithstanding anything to the contrary stated herein, neither Party shall be liable to the other for any indirect, special or consequential damages and/or losses of whatsoever nature or howsoever arising (including but not limited to loss of revenue, loss of business opportunity).  </w:t>
      </w:r>
    </w:p>
    <w:p w:rsidRPr="00F7059B" w:rsidR="000B2876" w:rsidP="00F7059B" w:rsidRDefault="000B2876" w14:paraId="5029FDEE" w14:textId="163772E3">
      <w:pPr>
        <w:pStyle w:val="MCAHeading2"/>
        <w:jc w:val="both"/>
        <w:rPr>
          <w:rFonts w:cs="Arial"/>
          <w:sz w:val="20"/>
          <w:szCs w:val="20"/>
        </w:rPr>
      </w:pPr>
      <w:r w:rsidRPr="00F7059B">
        <w:rPr>
          <w:rFonts w:cs="Arial"/>
          <w:sz w:val="20"/>
          <w:szCs w:val="20"/>
        </w:rPr>
        <w:t xml:space="preserve">Except for third party infringement claims, each Party's liability for any event (or series of connected events) shall be limited to </w:t>
      </w:r>
      <w:r w:rsidRPr="00F7059B" w:rsidR="00733316">
        <w:rPr>
          <w:rFonts w:cs="Arial"/>
          <w:sz w:val="20"/>
          <w:szCs w:val="20"/>
        </w:rPr>
        <w:t xml:space="preserve">an aggregate value of </w:t>
      </w:r>
      <w:r w:rsidRPr="00F7059B">
        <w:rPr>
          <w:rFonts w:cs="Arial"/>
          <w:sz w:val="20"/>
          <w:szCs w:val="20"/>
        </w:rPr>
        <w:t>the fees set out in the Services Schedule(s) / quotes or invoices submitted in terms of each Service Schedule</w:t>
      </w:r>
      <w:r w:rsidRPr="00F7059B" w:rsidR="00775378">
        <w:rPr>
          <w:rFonts w:cs="Arial"/>
          <w:sz w:val="20"/>
          <w:szCs w:val="20"/>
        </w:rPr>
        <w:t xml:space="preserve"> </w:t>
      </w:r>
      <w:r w:rsidRPr="00F7059B" w:rsidR="00733316">
        <w:rPr>
          <w:rFonts w:cs="Arial"/>
          <w:sz w:val="20"/>
          <w:szCs w:val="20"/>
        </w:rPr>
        <w:t>in the p</w:t>
      </w:r>
      <w:r w:rsidRPr="00F7059B" w:rsidR="00285777">
        <w:rPr>
          <w:rFonts w:cs="Arial"/>
          <w:sz w:val="20"/>
          <w:szCs w:val="20"/>
        </w:rPr>
        <w:t>receding</w:t>
      </w:r>
      <w:r w:rsidRPr="00F7059B" w:rsidR="00733316">
        <w:rPr>
          <w:rFonts w:cs="Arial"/>
          <w:sz w:val="20"/>
          <w:szCs w:val="20"/>
        </w:rPr>
        <w:t xml:space="preserve"> </w:t>
      </w:r>
      <w:proofErr w:type="gramStart"/>
      <w:r w:rsidRPr="00F7059B" w:rsidR="00733316">
        <w:rPr>
          <w:rFonts w:cs="Arial"/>
          <w:sz w:val="20"/>
          <w:szCs w:val="20"/>
        </w:rPr>
        <w:t>12 month</w:t>
      </w:r>
      <w:proofErr w:type="gramEnd"/>
      <w:r w:rsidRPr="00F7059B" w:rsidR="00733316">
        <w:rPr>
          <w:rFonts w:cs="Arial"/>
          <w:sz w:val="20"/>
          <w:szCs w:val="20"/>
        </w:rPr>
        <w:t xml:space="preserve"> period in which the </w:t>
      </w:r>
      <w:r w:rsidRPr="00F7059B" w:rsidR="00775378">
        <w:rPr>
          <w:rFonts w:cs="Arial"/>
          <w:sz w:val="20"/>
          <w:szCs w:val="20"/>
        </w:rPr>
        <w:t xml:space="preserve">concerned </w:t>
      </w:r>
      <w:r w:rsidRPr="00F7059B" w:rsidR="00733316">
        <w:rPr>
          <w:rFonts w:cs="Arial"/>
          <w:sz w:val="20"/>
          <w:szCs w:val="20"/>
        </w:rPr>
        <w:t xml:space="preserve">liability </w:t>
      </w:r>
      <w:r w:rsidRPr="00F7059B" w:rsidR="00775378">
        <w:rPr>
          <w:rFonts w:cs="Arial"/>
          <w:sz w:val="20"/>
          <w:szCs w:val="20"/>
        </w:rPr>
        <w:t>arose</w:t>
      </w:r>
      <w:r w:rsidRPr="00F7059B">
        <w:rPr>
          <w:rFonts w:cs="Arial"/>
          <w:sz w:val="20"/>
          <w:szCs w:val="20"/>
        </w:rPr>
        <w:t xml:space="preserve">.  </w:t>
      </w:r>
    </w:p>
    <w:p w:rsidRPr="00F7059B" w:rsidR="008F4D2A" w:rsidP="00F7059B" w:rsidRDefault="008F4D2A" w14:paraId="0C22BF33" w14:textId="33DC9506">
      <w:pPr>
        <w:keepNext/>
        <w:keepLines/>
        <w:numPr>
          <w:ilvl w:val="0"/>
          <w:numId w:val="5"/>
        </w:numPr>
        <w:tabs>
          <w:tab w:val="num" w:pos="2355"/>
        </w:tabs>
        <w:suppressAutoHyphens w:val="0"/>
        <w:spacing w:after="240" w:line="360" w:lineRule="auto"/>
        <w:jc w:val="both"/>
        <w:rPr>
          <w:rFonts w:eastAsia="Calibri" w:cs="Arial"/>
          <w:b/>
          <w:sz w:val="20"/>
          <w:szCs w:val="20"/>
          <w:lang w:val="en-ZA" w:eastAsia="en-US"/>
        </w:rPr>
      </w:pPr>
      <w:bookmarkStart w:name="_Toc309898735" w:id="59"/>
      <w:bookmarkStart w:name="_Ref356391836" w:id="60"/>
      <w:bookmarkStart w:name="_Ref356392296" w:id="61"/>
      <w:bookmarkStart w:name="_Toc436984836" w:id="62"/>
      <w:bookmarkStart w:name="_Toc461099003" w:id="63"/>
      <w:bookmarkStart w:name="_Toc461137131" w:id="64"/>
      <w:bookmarkStart w:name="_Ref78964254" w:id="65"/>
      <w:r w:rsidRPr="00F7059B">
        <w:rPr>
          <w:rFonts w:eastAsia="Calibri" w:cs="Arial"/>
          <w:b/>
          <w:sz w:val="20"/>
          <w:szCs w:val="20"/>
          <w:lang w:val="en-ZA" w:eastAsia="en-US"/>
        </w:rPr>
        <w:t>Obligation upon termination</w:t>
      </w:r>
      <w:bookmarkEnd w:id="59"/>
      <w:bookmarkEnd w:id="60"/>
      <w:bookmarkEnd w:id="61"/>
      <w:bookmarkEnd w:id="62"/>
      <w:bookmarkEnd w:id="63"/>
      <w:bookmarkEnd w:id="64"/>
      <w:bookmarkEnd w:id="65"/>
    </w:p>
    <w:p w:rsidRPr="00F7059B" w:rsidR="00F22C59" w:rsidP="1C25632A" w:rsidRDefault="00F22C59" w14:paraId="0DCC427F" w14:textId="77777777">
      <w:pPr>
        <w:pStyle w:val="MCAHeading2"/>
        <w:jc w:val="both"/>
        <w:rPr>
          <w:rFonts w:cs="Arial"/>
          <w:sz w:val="20"/>
          <w:szCs w:val="20"/>
          <w:lang w:val="en-GB"/>
        </w:rPr>
      </w:pPr>
      <w:bookmarkStart w:name="_Ref460895360" w:id="66"/>
      <w:bookmarkStart w:name="_Toc460895538" w:id="67"/>
      <w:r w:rsidRPr="1C25632A" w:rsidR="00F22C59">
        <w:rPr>
          <w:rFonts w:cs="Arial"/>
          <w:sz w:val="20"/>
          <w:szCs w:val="20"/>
          <w:lang w:val="en-GB"/>
        </w:rPr>
        <w:t>On the date on which this Agreement is terminated in accordance with the provisions of this Agreement the Consultant shall </w:t>
      </w:r>
      <w:r>
        <w:noBreakHyphen/>
      </w:r>
    </w:p>
    <w:p w:rsidRPr="00F7059B" w:rsidR="00F22C59" w:rsidP="00F7059B" w:rsidRDefault="00F22C59" w14:paraId="701FBB61" w14:textId="2B5025CB">
      <w:pPr>
        <w:numPr>
          <w:ilvl w:val="2"/>
          <w:numId w:val="5"/>
        </w:numPr>
        <w:tabs>
          <w:tab w:val="num" w:pos="3063"/>
        </w:tabs>
        <w:suppressAutoHyphens w:val="0"/>
        <w:spacing w:after="240" w:line="360" w:lineRule="auto"/>
        <w:jc w:val="both"/>
        <w:rPr>
          <w:rFonts w:eastAsia="Calibri" w:cs="Arial"/>
          <w:sz w:val="20"/>
          <w:szCs w:val="20"/>
          <w:lang w:val="en-ZA" w:eastAsia="en-US"/>
        </w:rPr>
      </w:pPr>
      <w:r w:rsidRPr="1C25632A" w:rsidR="00F22C59">
        <w:rPr>
          <w:rFonts w:eastAsia="Calibri" w:cs="Arial"/>
          <w:sz w:val="20"/>
          <w:szCs w:val="20"/>
          <w:lang w:val="en-ZA" w:eastAsia="en-US"/>
        </w:rPr>
        <w:t xml:space="preserve">immediately deliver to </w:t>
      </w:r>
      <w:r w:rsidRPr="1C25632A" w:rsidR="008F4D2A">
        <w:rPr>
          <w:rFonts w:eastAsia="Calibri" w:cs="Arial"/>
          <w:sz w:val="20"/>
          <w:szCs w:val="20"/>
          <w:lang w:val="en-ZA" w:eastAsia="en-US"/>
        </w:rPr>
        <w:t xml:space="preserve">the </w:t>
      </w:r>
      <w:r w:rsidRPr="1C25632A" w:rsidR="1E2FB060">
        <w:rPr>
          <w:rFonts w:eastAsia="Calibri" w:cs="Arial"/>
          <w:sz w:val="20"/>
          <w:szCs w:val="20"/>
          <w:lang w:val="en-ZA" w:eastAsia="en-US"/>
        </w:rPr>
        <w:t>[COMPANY NAME]</w:t>
      </w:r>
      <w:r w:rsidRPr="1C25632A" w:rsidR="00F22C59">
        <w:rPr>
          <w:rFonts w:eastAsia="Calibri" w:cs="Arial"/>
          <w:sz w:val="20"/>
          <w:szCs w:val="20"/>
          <w:lang w:val="en-ZA" w:eastAsia="en-US"/>
        </w:rPr>
        <w:t xml:space="preserve"> the </w:t>
      </w:r>
      <w:r w:rsidRPr="1C25632A" w:rsidR="1E2FB060">
        <w:rPr>
          <w:rFonts w:eastAsia="Calibri" w:cs="Arial"/>
          <w:sz w:val="20"/>
          <w:szCs w:val="20"/>
          <w:lang w:val="en-ZA" w:eastAsia="en-US"/>
        </w:rPr>
        <w:t>[COMPANY NAME]</w:t>
      </w:r>
      <w:r w:rsidRPr="1C25632A" w:rsidR="00F22C59">
        <w:rPr>
          <w:rFonts w:eastAsia="Calibri" w:cs="Arial"/>
          <w:sz w:val="20"/>
          <w:szCs w:val="20"/>
          <w:lang w:val="en-ZA" w:eastAsia="en-US"/>
        </w:rPr>
        <w:t xml:space="preserve"> IP, </w:t>
      </w:r>
      <w:r w:rsidRPr="1C25632A" w:rsidR="1E2FB060">
        <w:rPr>
          <w:rFonts w:eastAsia="Calibri" w:cs="Arial"/>
          <w:sz w:val="20"/>
          <w:szCs w:val="20"/>
          <w:lang w:val="en-ZA" w:eastAsia="en-US"/>
        </w:rPr>
        <w:t>[COMPANY NAME]</w:t>
      </w:r>
      <w:r w:rsidRPr="1C25632A" w:rsidR="0077524A">
        <w:rPr>
          <w:rFonts w:eastAsia="Calibri" w:cs="Arial"/>
          <w:sz w:val="20"/>
          <w:szCs w:val="20"/>
          <w:lang w:val="en-ZA" w:eastAsia="en-US"/>
        </w:rPr>
        <w:t xml:space="preserve"> Data, </w:t>
      </w:r>
      <w:r w:rsidRPr="1C25632A" w:rsidR="00F22C59">
        <w:rPr>
          <w:rFonts w:eastAsia="Calibri" w:cs="Arial"/>
          <w:sz w:val="20"/>
          <w:szCs w:val="20"/>
          <w:lang w:val="en-ZA" w:eastAsia="en-US"/>
        </w:rPr>
        <w:t xml:space="preserve">all </w:t>
      </w:r>
      <w:r w:rsidRPr="1C25632A" w:rsidR="00AA3D93">
        <w:rPr>
          <w:rFonts w:eastAsia="Calibri" w:cs="Arial"/>
          <w:sz w:val="20"/>
          <w:szCs w:val="20"/>
          <w:lang w:val="en-ZA" w:eastAsia="en-US"/>
        </w:rPr>
        <w:t>Materials</w:t>
      </w:r>
      <w:r w:rsidRPr="1C25632A" w:rsidR="00F22C59">
        <w:rPr>
          <w:rFonts w:eastAsia="Calibri" w:cs="Arial"/>
          <w:sz w:val="20"/>
          <w:szCs w:val="20"/>
          <w:lang w:val="en-ZA" w:eastAsia="en-US"/>
        </w:rPr>
        <w:t>, Confidential Information</w:t>
      </w:r>
      <w:r w:rsidRPr="1C25632A" w:rsidR="0077524A">
        <w:rPr>
          <w:rFonts w:eastAsia="Calibri" w:cs="Arial"/>
          <w:sz w:val="20"/>
          <w:szCs w:val="20"/>
          <w:lang w:val="en-ZA" w:eastAsia="en-US"/>
        </w:rPr>
        <w:t xml:space="preserve"> (“</w:t>
      </w:r>
      <w:r w:rsidRPr="1C25632A" w:rsidR="1E2FB060">
        <w:rPr>
          <w:rFonts w:eastAsia="Calibri" w:cs="Arial"/>
          <w:b w:val="1"/>
          <w:bCs w:val="1"/>
          <w:sz w:val="20"/>
          <w:szCs w:val="20"/>
          <w:lang w:val="en-ZA" w:eastAsia="en-US"/>
        </w:rPr>
        <w:t>[COMPANY NAME]</w:t>
      </w:r>
      <w:r w:rsidRPr="1C25632A" w:rsidR="0077524A">
        <w:rPr>
          <w:rFonts w:eastAsia="Calibri" w:cs="Arial"/>
          <w:b w:val="1"/>
          <w:bCs w:val="1"/>
          <w:sz w:val="20"/>
          <w:szCs w:val="20"/>
          <w:lang w:val="en-ZA" w:eastAsia="en-US"/>
        </w:rPr>
        <w:t xml:space="preserve"> IPRs</w:t>
      </w:r>
      <w:r w:rsidRPr="1C25632A" w:rsidR="0077524A">
        <w:rPr>
          <w:rFonts w:eastAsia="Calibri" w:cs="Arial"/>
          <w:sz w:val="20"/>
          <w:szCs w:val="20"/>
          <w:lang w:val="en-ZA" w:eastAsia="en-US"/>
        </w:rPr>
        <w:t xml:space="preserve">”) </w:t>
      </w:r>
      <w:r w:rsidRPr="1C25632A" w:rsidR="00F22C59">
        <w:rPr>
          <w:rFonts w:eastAsia="Calibri" w:cs="Arial"/>
          <w:sz w:val="20"/>
          <w:szCs w:val="20"/>
          <w:lang w:val="en-ZA" w:eastAsia="en-US"/>
        </w:rPr>
        <w:t xml:space="preserve">(on whatever media and wherever located and including any copies) relating to the business or affairs of </w:t>
      </w:r>
      <w:r w:rsidRPr="1C25632A" w:rsidR="0077524A">
        <w:rPr>
          <w:rFonts w:eastAsia="Calibri" w:cs="Arial"/>
          <w:sz w:val="20"/>
          <w:szCs w:val="20"/>
          <w:lang w:val="en-ZA" w:eastAsia="en-US"/>
        </w:rPr>
        <w:t xml:space="preserve">the </w:t>
      </w:r>
      <w:r w:rsidRPr="1C25632A" w:rsidR="1E2FB060">
        <w:rPr>
          <w:rFonts w:eastAsia="Calibri" w:cs="Arial"/>
          <w:sz w:val="20"/>
          <w:szCs w:val="20"/>
          <w:lang w:val="en-ZA" w:eastAsia="en-US"/>
        </w:rPr>
        <w:t>[COMPANY NAME]</w:t>
      </w:r>
      <w:r w:rsidRPr="1C25632A" w:rsidR="00F22C59">
        <w:rPr>
          <w:rFonts w:eastAsia="Calibri" w:cs="Arial"/>
          <w:sz w:val="20"/>
          <w:szCs w:val="20"/>
          <w:lang w:val="en-ZA" w:eastAsia="en-US"/>
        </w:rPr>
        <w:t xml:space="preserve">, as well as any keys and any other property of </w:t>
      </w:r>
      <w:r w:rsidRPr="1C25632A" w:rsidR="00A13359">
        <w:rPr>
          <w:rFonts w:eastAsia="Calibri" w:cs="Arial"/>
          <w:sz w:val="20"/>
          <w:szCs w:val="20"/>
          <w:lang w:val="en-ZA" w:eastAsia="en-US"/>
        </w:rPr>
        <w:t xml:space="preserve">the </w:t>
      </w:r>
      <w:r w:rsidRPr="1C25632A" w:rsidR="1E2FB060">
        <w:rPr>
          <w:rFonts w:eastAsia="Calibri" w:cs="Arial"/>
          <w:sz w:val="20"/>
          <w:szCs w:val="20"/>
          <w:lang w:val="en-ZA" w:eastAsia="en-US"/>
        </w:rPr>
        <w:t>[COMPANY NAME]</w:t>
      </w:r>
      <w:r w:rsidRPr="1C25632A" w:rsidR="00F22C59">
        <w:rPr>
          <w:rFonts w:eastAsia="Calibri" w:cs="Arial"/>
          <w:sz w:val="20"/>
          <w:szCs w:val="20"/>
          <w:lang w:val="en-ZA" w:eastAsia="en-US"/>
        </w:rPr>
        <w:t>, which is in his possession or under his control;</w:t>
      </w:r>
    </w:p>
    <w:p w:rsidRPr="00F7059B" w:rsidR="00F22C59" w:rsidP="00F7059B" w:rsidRDefault="00F22C59" w14:paraId="0C646FC1" w14:textId="613FCA32">
      <w:pPr>
        <w:numPr>
          <w:ilvl w:val="2"/>
          <w:numId w:val="5"/>
        </w:numPr>
        <w:tabs>
          <w:tab w:val="num" w:pos="3063"/>
        </w:tabs>
        <w:suppressAutoHyphens w:val="0"/>
        <w:spacing w:after="240" w:line="360" w:lineRule="auto"/>
        <w:jc w:val="both"/>
        <w:rPr>
          <w:rFonts w:eastAsia="Calibri" w:cs="Arial"/>
          <w:sz w:val="20"/>
          <w:szCs w:val="20"/>
          <w:lang w:val="en-ZA" w:eastAsia="en-US"/>
        </w:rPr>
      </w:pPr>
      <w:r w:rsidRPr="1C25632A" w:rsidR="00F22C59">
        <w:rPr>
          <w:rFonts w:eastAsia="Calibri" w:cs="Arial"/>
          <w:sz w:val="20"/>
          <w:szCs w:val="20"/>
          <w:lang w:val="en-ZA" w:eastAsia="en-US"/>
        </w:rPr>
        <w:t xml:space="preserve">irretrievably </w:t>
      </w:r>
      <w:r w:rsidRPr="1C25632A" w:rsidR="00F22C59">
        <w:rPr>
          <w:rFonts w:eastAsia="Calibri" w:cs="Arial"/>
          <w:sz w:val="20"/>
          <w:szCs w:val="20"/>
          <w:lang w:val="en-ZA" w:eastAsia="en-US"/>
        </w:rPr>
        <w:t>delete</w:t>
      </w:r>
      <w:r w:rsidRPr="1C25632A" w:rsidR="00F22C59">
        <w:rPr>
          <w:rFonts w:eastAsia="Calibri" w:cs="Arial"/>
          <w:sz w:val="20"/>
          <w:szCs w:val="20"/>
          <w:lang w:val="en-ZA" w:eastAsia="en-US"/>
        </w:rPr>
        <w:t xml:space="preserve"> any information relating to the business of any </w:t>
      </w:r>
      <w:r w:rsidRPr="1C25632A" w:rsidR="1E2FB060">
        <w:rPr>
          <w:rFonts w:eastAsia="Calibri" w:cs="Arial"/>
          <w:sz w:val="20"/>
          <w:szCs w:val="20"/>
          <w:lang w:val="en-ZA" w:eastAsia="en-US"/>
        </w:rPr>
        <w:t>[COMPANY NAME]</w:t>
      </w:r>
      <w:r w:rsidRPr="1C25632A" w:rsidR="00F22C59">
        <w:rPr>
          <w:rFonts w:eastAsia="Calibri" w:cs="Arial"/>
          <w:sz w:val="20"/>
          <w:szCs w:val="20"/>
          <w:lang w:val="en-ZA" w:eastAsia="en-US"/>
        </w:rPr>
        <w:t xml:space="preserve"> which is stored on any magnetic or optical disk or memory and all matter derived from such sources which is in his possession or under his control which is not </w:t>
      </w:r>
      <w:r w:rsidRPr="1C25632A" w:rsidR="00F22C59">
        <w:rPr>
          <w:rFonts w:eastAsia="Calibri" w:cs="Arial"/>
          <w:sz w:val="20"/>
          <w:szCs w:val="20"/>
          <w:lang w:val="en-ZA" w:eastAsia="en-US"/>
        </w:rPr>
        <w:t>located</w:t>
      </w:r>
      <w:r w:rsidRPr="1C25632A" w:rsidR="00F22C59">
        <w:rPr>
          <w:rFonts w:eastAsia="Calibri" w:cs="Arial"/>
          <w:sz w:val="20"/>
          <w:szCs w:val="20"/>
          <w:lang w:val="en-ZA" w:eastAsia="en-US"/>
        </w:rPr>
        <w:t xml:space="preserve"> at the </w:t>
      </w:r>
      <w:r w:rsidRPr="1C25632A" w:rsidR="00A13359">
        <w:rPr>
          <w:rFonts w:eastAsia="Calibri" w:cs="Arial"/>
          <w:sz w:val="20"/>
          <w:szCs w:val="20"/>
          <w:lang w:val="en-ZA" w:eastAsia="en-US"/>
        </w:rPr>
        <w:t>p</w:t>
      </w:r>
      <w:r w:rsidRPr="1C25632A" w:rsidR="00F22C59">
        <w:rPr>
          <w:rFonts w:eastAsia="Calibri" w:cs="Arial"/>
          <w:sz w:val="20"/>
          <w:szCs w:val="20"/>
          <w:lang w:val="en-ZA" w:eastAsia="en-US"/>
        </w:rPr>
        <w:t>remises; and</w:t>
      </w:r>
    </w:p>
    <w:p w:rsidRPr="00F7059B" w:rsidR="00F22C59" w:rsidP="00F7059B" w:rsidRDefault="00F97AFE" w14:paraId="041FE7CE" w14:textId="6EED88A0">
      <w:pPr>
        <w:numPr>
          <w:ilvl w:val="2"/>
          <w:numId w:val="5"/>
        </w:numPr>
        <w:tabs>
          <w:tab w:val="num" w:pos="3063"/>
        </w:tabs>
        <w:suppressAutoHyphens w:val="0"/>
        <w:spacing w:after="240" w:line="360" w:lineRule="auto"/>
        <w:jc w:val="both"/>
        <w:rPr>
          <w:rFonts w:eastAsia="Calibri" w:cs="Arial"/>
          <w:sz w:val="20"/>
          <w:szCs w:val="20"/>
          <w:lang w:val="en-ZA" w:eastAsia="en-US"/>
        </w:rPr>
      </w:pPr>
      <w:r w:rsidRPr="00F7059B" w:rsidR="00F97AFE">
        <w:rPr>
          <w:rFonts w:eastAsia="Calibri" w:cs="Arial"/>
          <w:sz w:val="20"/>
          <w:szCs w:val="20"/>
          <w:lang w:val="en-ZA" w:eastAsia="en-US"/>
        </w:rPr>
        <w:t xml:space="preserve">to the extent required by the </w:t>
      </w:r>
      <w:r w:rsidRPr="1C25632A" w:rsidR="1E2FB060">
        <w:rPr>
          <w:rFonts w:eastAsia="Calibri" w:cs="Arial"/>
          <w:sz w:val="20"/>
          <w:szCs w:val="20"/>
          <w:lang w:val="en-ZA" w:eastAsia="en-US"/>
        </w:rPr>
        <w:t>[COMPANY NAME]</w:t>
      </w:r>
      <w:r w:rsidRPr="1C25632A" w:rsidR="00F97AFE">
        <w:rPr>
          <w:rFonts w:eastAsia="Calibri" w:cs="Arial"/>
          <w:sz w:val="20"/>
          <w:szCs w:val="20"/>
          <w:lang w:val="en-ZA" w:eastAsia="en-US"/>
        </w:rPr>
        <w:t xml:space="preserve">, </w:t>
      </w:r>
      <w:r w:rsidRPr="1C25632A" w:rsidR="00F22C59">
        <w:rPr>
          <w:rFonts w:eastAsia="Calibri" w:cs="Arial"/>
          <w:sz w:val="20"/>
          <w:szCs w:val="20"/>
          <w:lang w:val="en-ZA" w:eastAsia="en-US"/>
        </w:rPr>
        <w:t>provide</w:t>
      </w:r>
      <w:r w:rsidRPr="1C25632A" w:rsidR="00F97AFE">
        <w:rPr>
          <w:rFonts w:eastAsia="Calibri" w:cs="Arial"/>
          <w:sz w:val="20"/>
          <w:szCs w:val="20"/>
          <w:lang w:val="en-ZA" w:eastAsia="en-US"/>
        </w:rPr>
        <w:t xml:space="preserve"> the </w:t>
      </w:r>
      <w:r w:rsidRPr="1C25632A" w:rsidR="1E2FB060">
        <w:rPr>
          <w:rFonts w:eastAsia="Calibri" w:cs="Arial"/>
          <w:sz w:val="20"/>
          <w:szCs w:val="20"/>
          <w:lang w:val="en-ZA" w:eastAsia="en-US"/>
        </w:rPr>
        <w:t>[COMPANY NAME]</w:t>
      </w:r>
      <w:r w:rsidRPr="1C25632A" w:rsidR="00F22C59">
        <w:rPr>
          <w:rFonts w:eastAsia="Calibri" w:cs="Arial"/>
          <w:sz w:val="20"/>
          <w:szCs w:val="20"/>
          <w:lang w:val="en-ZA" w:eastAsia="en-US"/>
        </w:rPr>
        <w:t xml:space="preserve"> with a signed statement that he has complied fully with his obligations under this </w:t>
      </w:r>
      <w:r w:rsidRPr="1C25632A" w:rsidR="00F97AFE">
        <w:rPr>
          <w:rFonts w:eastAsia="Calibri" w:cs="Arial"/>
          <w:sz w:val="20"/>
          <w:szCs w:val="20"/>
          <w:lang w:val="en-ZA" w:eastAsia="en-US"/>
        </w:rPr>
        <w:t>c</w:t>
      </w:r>
      <w:r w:rsidRPr="1C25632A" w:rsidR="00F22C59">
        <w:rPr>
          <w:rFonts w:eastAsia="Calibri" w:cs="Arial"/>
          <w:sz w:val="20"/>
          <w:szCs w:val="20"/>
          <w:lang w:val="en-ZA" w:eastAsia="en-US"/>
        </w:rPr>
        <w:t xml:space="preserve">lause </w:t>
      </w:r>
      <w:r w:rsidRPr="00F7059B">
        <w:rPr>
          <w:rFonts w:eastAsia="Calibri" w:cs="Arial"/>
          <w:sz w:val="20"/>
          <w:szCs w:val="20"/>
          <w:lang w:val="en-ZA" w:eastAsia="en-US"/>
        </w:rPr>
        <w:fldChar w:fldCharType="begin"/>
      </w:r>
      <w:r w:rsidRPr="00F7059B">
        <w:rPr>
          <w:rFonts w:eastAsia="Calibri" w:cs="Arial"/>
          <w:sz w:val="20"/>
          <w:szCs w:val="20"/>
          <w:lang w:val="en-ZA" w:eastAsia="en-US"/>
        </w:rPr>
        <w:instrText xml:space="preserve"> REF _Ref78964254 \w \h </w:instrText>
      </w:r>
      <w:r w:rsidRPr="00F7059B" w:rsidR="00F7059B">
        <w:rPr>
          <w:rFonts w:eastAsia="Calibri" w:cs="Arial"/>
          <w:sz w:val="20"/>
          <w:szCs w:val="20"/>
          <w:lang w:val="en-ZA" w:eastAsia="en-US"/>
        </w:rPr>
        <w:instrText xml:space="preserve"> \* MERGEFORMAT </w:instrText>
      </w:r>
      <w:r w:rsidRPr="00F7059B">
        <w:rPr>
          <w:rFonts w:eastAsia="Calibri" w:cs="Arial"/>
          <w:sz w:val="20"/>
          <w:szCs w:val="20"/>
          <w:lang w:val="en-ZA" w:eastAsia="en-US"/>
        </w:rPr>
      </w:r>
      <w:r w:rsidRPr="00F7059B">
        <w:rPr>
          <w:rFonts w:eastAsia="Calibri" w:cs="Arial"/>
          <w:sz w:val="20"/>
          <w:szCs w:val="20"/>
          <w:lang w:val="en-ZA" w:eastAsia="en-US"/>
        </w:rPr>
        <w:fldChar w:fldCharType="separate"/>
      </w:r>
      <w:r w:rsidRPr="1C25632A" w:rsidR="00235B18">
        <w:rPr>
          <w:rFonts w:eastAsia="Calibri" w:cs="Arial"/>
          <w:sz w:val="20"/>
          <w:szCs w:val="20"/>
          <w:lang w:val="en-ZA" w:eastAsia="en-US"/>
        </w:rPr>
        <w:t>18</w:t>
      </w:r>
      <w:r w:rsidRPr="00F7059B">
        <w:rPr>
          <w:rFonts w:eastAsia="Calibri" w:cs="Arial"/>
          <w:sz w:val="20"/>
          <w:szCs w:val="20"/>
          <w:lang w:val="en-ZA" w:eastAsia="en-US"/>
        </w:rPr>
        <w:fldChar w:fldCharType="end"/>
      </w:r>
      <w:r w:rsidRPr="1C25632A" w:rsidR="00F22C59">
        <w:rPr>
          <w:rFonts w:eastAsia="Calibri" w:cs="Arial"/>
          <w:sz w:val="20"/>
          <w:szCs w:val="20"/>
          <w:lang w:val="en-ZA" w:eastAsia="en-US"/>
        </w:rPr>
        <w:t xml:space="preserve">. </w:t>
      </w:r>
    </w:p>
    <w:p w:rsidRPr="00F7059B" w:rsidR="00F22C59" w:rsidP="1C25632A" w:rsidRDefault="00F22C59" w14:paraId="570C6F26" w14:textId="38BBE9D8">
      <w:pPr>
        <w:pStyle w:val="MCAHeading2"/>
        <w:jc w:val="both"/>
        <w:rPr>
          <w:rFonts w:cs="Arial"/>
          <w:sz w:val="20"/>
          <w:szCs w:val="20"/>
          <w:lang w:val="en-GB"/>
        </w:rPr>
      </w:pPr>
      <w:r w:rsidRPr="1C25632A" w:rsidR="00F22C59">
        <w:rPr>
          <w:rFonts w:cs="Arial"/>
          <w:sz w:val="20"/>
          <w:szCs w:val="20"/>
          <w:lang w:val="en-GB"/>
        </w:rPr>
        <w:t xml:space="preserve">Unless determined otherwise by </w:t>
      </w:r>
      <w:r w:rsidRPr="1C25632A" w:rsidR="00F97AFE">
        <w:rPr>
          <w:rFonts w:cs="Arial"/>
          <w:sz w:val="20"/>
          <w:szCs w:val="20"/>
          <w:lang w:val="en-GB"/>
        </w:rPr>
        <w:t xml:space="preserve">the </w:t>
      </w:r>
      <w:r w:rsidRPr="1C25632A" w:rsidR="1E2FB060">
        <w:rPr>
          <w:rFonts w:cs="Arial"/>
          <w:sz w:val="20"/>
          <w:szCs w:val="20"/>
          <w:lang w:val="en-GB"/>
        </w:rPr>
        <w:t>[COMPANY NAME]</w:t>
      </w:r>
      <w:r w:rsidRPr="1C25632A" w:rsidR="00F22C59">
        <w:rPr>
          <w:rFonts w:cs="Arial"/>
          <w:sz w:val="20"/>
          <w:szCs w:val="20"/>
          <w:lang w:val="en-GB"/>
        </w:rPr>
        <w:t xml:space="preserve"> in its discretion, the Consultant shall continue to provide the Services during any notice period and shall be entitled to payment of the Consultancy Fee in respect of all Services provided until the date of termination of this Agreement</w:t>
      </w:r>
      <w:r w:rsidRPr="1C25632A" w:rsidR="00F22C59">
        <w:rPr>
          <w:rFonts w:cs="Arial"/>
          <w:sz w:val="20"/>
          <w:szCs w:val="20"/>
          <w:lang w:val="en-GB"/>
        </w:rPr>
        <w:t xml:space="preserve">.  </w:t>
      </w:r>
      <w:r w:rsidRPr="1C25632A" w:rsidR="00F22C59">
        <w:rPr>
          <w:rFonts w:cs="Arial"/>
          <w:sz w:val="20"/>
          <w:szCs w:val="20"/>
          <w:lang w:val="en-GB"/>
        </w:rPr>
        <w:t xml:space="preserve">The provisions of this clause shall not apply </w:t>
      </w:r>
      <w:r w:rsidRPr="1C25632A" w:rsidR="00F22C59">
        <w:rPr>
          <w:rFonts w:cs="Arial"/>
          <w:sz w:val="20"/>
          <w:szCs w:val="20"/>
          <w:lang w:val="en-GB"/>
        </w:rPr>
        <w:t>in the event of</w:t>
      </w:r>
      <w:r w:rsidRPr="1C25632A" w:rsidR="00F22C59">
        <w:rPr>
          <w:rFonts w:cs="Arial"/>
          <w:sz w:val="20"/>
          <w:szCs w:val="20"/>
          <w:lang w:val="en-GB"/>
        </w:rPr>
        <w:t xml:space="preserve"> any breach by the Consultant of his obligations under this Agreement. </w:t>
      </w:r>
    </w:p>
    <w:bookmarkEnd w:id="66"/>
    <w:bookmarkEnd w:id="67"/>
    <w:p w:rsidRPr="00F7059B" w:rsidR="000B2876" w:rsidP="00F7059B" w:rsidRDefault="002F1B01" w14:paraId="3EA28421" w14:textId="35F23F05">
      <w:pPr>
        <w:keepNext/>
        <w:keepLines/>
        <w:numPr>
          <w:ilvl w:val="0"/>
          <w:numId w:val="5"/>
        </w:numPr>
        <w:tabs>
          <w:tab w:val="num" w:pos="2355"/>
        </w:tabs>
        <w:suppressAutoHyphens w:val="0"/>
        <w:spacing w:after="240" w:line="360" w:lineRule="auto"/>
        <w:jc w:val="both"/>
        <w:rPr>
          <w:rFonts w:eastAsia="Calibri" w:cs="Arial"/>
          <w:b/>
          <w:sz w:val="20"/>
          <w:szCs w:val="20"/>
          <w:lang w:val="en-ZA" w:eastAsia="en-US"/>
        </w:rPr>
      </w:pPr>
      <w:r w:rsidRPr="00F7059B">
        <w:rPr>
          <w:rFonts w:eastAsia="Calibri" w:cs="Arial"/>
          <w:b/>
          <w:sz w:val="20"/>
          <w:szCs w:val="20"/>
          <w:lang w:val="en-ZA" w:eastAsia="en-US"/>
        </w:rPr>
        <w:t>Anti-Corruption</w:t>
      </w:r>
    </w:p>
    <w:p w:rsidRPr="00F7059B" w:rsidR="000B2876" w:rsidP="00F7059B" w:rsidRDefault="000B2876" w14:paraId="7BB3B4BC" w14:textId="77777777">
      <w:pPr>
        <w:numPr>
          <w:ilvl w:val="1"/>
          <w:numId w:val="5"/>
        </w:numPr>
        <w:tabs>
          <w:tab w:val="num" w:pos="2496"/>
        </w:tabs>
        <w:suppressAutoHyphens w:val="0"/>
        <w:spacing w:after="240" w:line="360" w:lineRule="auto"/>
        <w:jc w:val="both"/>
        <w:rPr>
          <w:rFonts w:eastAsia="Calibri" w:cs="Arial"/>
          <w:sz w:val="20"/>
          <w:szCs w:val="20"/>
          <w:lang w:val="en-ZA" w:eastAsia="en-US"/>
        </w:rPr>
      </w:pPr>
      <w:bookmarkStart w:name="_Ref460895020" w:id="68"/>
      <w:r w:rsidRPr="00F7059B">
        <w:rPr>
          <w:rFonts w:eastAsia="Calibri" w:cs="Arial"/>
          <w:sz w:val="20"/>
          <w:szCs w:val="20"/>
          <w:lang w:val="en-ZA" w:eastAsia="en-US"/>
        </w:rPr>
        <w:t>Each Party hereby –</w:t>
      </w:r>
      <w:bookmarkEnd w:id="68"/>
    </w:p>
    <w:p w:rsidRPr="00F7059B" w:rsidR="000B2876" w:rsidP="00F7059B" w:rsidRDefault="000B2876" w14:paraId="38298CD4" w14:textId="77777777">
      <w:pPr>
        <w:numPr>
          <w:ilvl w:val="2"/>
          <w:numId w:val="5"/>
        </w:numPr>
        <w:tabs>
          <w:tab w:val="num" w:pos="3063"/>
        </w:tabs>
        <w:suppressAutoHyphens w:val="0"/>
        <w:spacing w:after="240" w:line="360" w:lineRule="auto"/>
        <w:jc w:val="both"/>
        <w:rPr>
          <w:rFonts w:eastAsia="Calibri" w:cs="Arial"/>
          <w:sz w:val="20"/>
          <w:szCs w:val="20"/>
          <w:lang w:val="en-ZA" w:eastAsia="en-US"/>
        </w:rPr>
      </w:pPr>
      <w:r w:rsidRPr="00F7059B">
        <w:rPr>
          <w:rFonts w:eastAsia="Calibri" w:cs="Arial"/>
          <w:sz w:val="20"/>
          <w:szCs w:val="20"/>
          <w:lang w:val="en-ZA" w:eastAsia="en-US"/>
        </w:rPr>
        <w:t>represents and warrants that it and its Personnel, have not, at any time, directly or indirectly, promised or offered; and</w:t>
      </w:r>
    </w:p>
    <w:p w:rsidRPr="00F7059B" w:rsidR="000B2876" w:rsidP="00F7059B" w:rsidRDefault="000B2876" w14:paraId="2D0C76A9" w14:textId="77777777">
      <w:pPr>
        <w:numPr>
          <w:ilvl w:val="2"/>
          <w:numId w:val="5"/>
        </w:numPr>
        <w:tabs>
          <w:tab w:val="num" w:pos="3063"/>
        </w:tabs>
        <w:suppressAutoHyphens w:val="0"/>
        <w:spacing w:after="240" w:line="360" w:lineRule="auto"/>
        <w:jc w:val="both"/>
        <w:rPr>
          <w:rFonts w:eastAsia="Calibri" w:cs="Arial"/>
          <w:sz w:val="20"/>
          <w:szCs w:val="20"/>
          <w:lang w:val="en-ZA" w:eastAsia="en-US"/>
        </w:rPr>
      </w:pPr>
      <w:r w:rsidRPr="00F7059B">
        <w:rPr>
          <w:rFonts w:eastAsia="Calibri" w:cs="Arial"/>
          <w:sz w:val="20"/>
          <w:szCs w:val="20"/>
          <w:lang w:val="en-ZA" w:eastAsia="en-US"/>
        </w:rPr>
        <w:t xml:space="preserve">undertakes not to, directly or indirectly, promise or offer, and to procure that its Personnel, do not, directly or indirectly, promise or offer, </w:t>
      </w:r>
    </w:p>
    <w:p w:rsidRPr="00F7059B" w:rsidR="000B2876" w:rsidP="00F7059B" w:rsidRDefault="000B2876" w14:paraId="5230FC79" w14:textId="77777777">
      <w:pPr>
        <w:suppressAutoHyphens w:val="0"/>
        <w:spacing w:after="240" w:line="360" w:lineRule="auto"/>
        <w:ind w:left="907"/>
        <w:jc w:val="both"/>
        <w:rPr>
          <w:rFonts w:eastAsia="Calibri" w:cs="Arial"/>
          <w:sz w:val="20"/>
          <w:szCs w:val="20"/>
          <w:lang w:val="en-ZA" w:eastAsia="en-US"/>
        </w:rPr>
      </w:pPr>
      <w:r w:rsidRPr="00F7059B">
        <w:rPr>
          <w:rFonts w:eastAsia="Calibri" w:cs="Arial"/>
          <w:sz w:val="20"/>
          <w:szCs w:val="20"/>
          <w:lang w:val="en-ZA" w:eastAsia="en-US"/>
        </w:rPr>
        <w:t xml:space="preserve">donations, gifts or other benefits whatsoever </w:t>
      </w:r>
      <w:proofErr w:type="gramStart"/>
      <w:r w:rsidRPr="00F7059B">
        <w:rPr>
          <w:rFonts w:eastAsia="Calibri" w:cs="Arial"/>
          <w:sz w:val="20"/>
          <w:szCs w:val="20"/>
          <w:lang w:val="en-ZA" w:eastAsia="en-US"/>
        </w:rPr>
        <w:t>in order to</w:t>
      </w:r>
      <w:proofErr w:type="gramEnd"/>
      <w:r w:rsidRPr="00F7059B">
        <w:rPr>
          <w:rFonts w:eastAsia="Calibri" w:cs="Arial"/>
          <w:sz w:val="20"/>
          <w:szCs w:val="20"/>
          <w:lang w:val="en-ZA" w:eastAsia="en-US"/>
        </w:rPr>
        <w:t xml:space="preserve"> influence any Personnel of the other Party in the exercise of discretionary authority, in connection with the Services or any matter covered by this Agreement.</w:t>
      </w:r>
    </w:p>
    <w:p w:rsidRPr="00F7059B" w:rsidR="000B2876" w:rsidP="00F7059B" w:rsidRDefault="000B2876" w14:paraId="3C5287F2" w14:textId="77777777">
      <w:pPr>
        <w:numPr>
          <w:ilvl w:val="1"/>
          <w:numId w:val="5"/>
        </w:numPr>
        <w:tabs>
          <w:tab w:val="num" w:pos="2496"/>
        </w:tabs>
        <w:suppressAutoHyphens w:val="0"/>
        <w:spacing w:after="240" w:line="360" w:lineRule="auto"/>
        <w:jc w:val="both"/>
        <w:rPr>
          <w:rFonts w:eastAsia="Calibri" w:cs="Arial"/>
          <w:sz w:val="20"/>
          <w:szCs w:val="20"/>
          <w:lang w:val="en-ZA" w:eastAsia="en-US"/>
        </w:rPr>
      </w:pPr>
      <w:bookmarkStart w:name="_Ref460895043" w:id="69"/>
      <w:r w:rsidRPr="00F7059B">
        <w:rPr>
          <w:rFonts w:eastAsia="Calibri" w:cs="Arial"/>
          <w:sz w:val="20"/>
          <w:szCs w:val="20"/>
          <w:lang w:val="en-ZA" w:eastAsia="en-US"/>
        </w:rPr>
        <w:t>Each Party shall not do, or omit to do, any act that will cause such Party to be in breach of applicable laws in the Territory, and in doing so shall not give or receive any bribes and shall procure that its Personnel, do not give or receive any bribes.</w:t>
      </w:r>
      <w:bookmarkEnd w:id="69"/>
    </w:p>
    <w:p w:rsidRPr="00F7059B" w:rsidR="000B2876" w:rsidP="00F7059B" w:rsidRDefault="000B2876" w14:paraId="45362E86" w14:textId="77777777">
      <w:pPr>
        <w:numPr>
          <w:ilvl w:val="1"/>
          <w:numId w:val="5"/>
        </w:numPr>
        <w:tabs>
          <w:tab w:val="num" w:pos="2496"/>
        </w:tabs>
        <w:suppressAutoHyphens w:val="0"/>
        <w:spacing w:after="240" w:line="360" w:lineRule="auto"/>
        <w:jc w:val="both"/>
        <w:rPr>
          <w:rFonts w:eastAsia="Calibri" w:cs="Arial"/>
          <w:sz w:val="20"/>
          <w:szCs w:val="20"/>
          <w:lang w:val="en-ZA" w:eastAsia="en-US"/>
        </w:rPr>
      </w:pPr>
      <w:r w:rsidRPr="00F7059B">
        <w:rPr>
          <w:rFonts w:eastAsia="Calibri" w:cs="Arial"/>
          <w:sz w:val="20"/>
          <w:szCs w:val="20"/>
          <w:lang w:val="en-ZA" w:eastAsia="en-US"/>
        </w:rPr>
        <w:t>If at any time after the Signature Date –</w:t>
      </w:r>
    </w:p>
    <w:p w:rsidRPr="00F7059B" w:rsidR="000B2876" w:rsidP="00F7059B" w:rsidRDefault="005D7A1E" w14:paraId="4AA39BD4" w14:textId="43D52E17">
      <w:pPr>
        <w:numPr>
          <w:ilvl w:val="2"/>
          <w:numId w:val="5"/>
        </w:numPr>
        <w:tabs>
          <w:tab w:val="num" w:pos="3063"/>
        </w:tabs>
        <w:suppressAutoHyphens w:val="0"/>
        <w:spacing w:after="240" w:line="360" w:lineRule="auto"/>
        <w:jc w:val="both"/>
        <w:rPr>
          <w:rFonts w:eastAsia="Calibri" w:cs="Arial"/>
          <w:sz w:val="20"/>
          <w:szCs w:val="20"/>
          <w:lang w:val="en-ZA" w:eastAsia="en-US"/>
        </w:rPr>
      </w:pPr>
      <w:r w:rsidRPr="00F7059B" w:rsidR="1E2FB060">
        <w:rPr>
          <w:rFonts w:eastAsia="Calibri" w:cs="Arial"/>
          <w:sz w:val="20"/>
          <w:szCs w:val="20"/>
          <w:lang w:val="en-ZA" w:eastAsia="en-US"/>
        </w:rPr>
        <w:t>[COMPANY NAME]</w:t>
      </w:r>
      <w:r w:rsidRPr="1C25632A" w:rsidR="000B2876">
        <w:rPr>
          <w:rFonts w:eastAsia="Calibri" w:cs="Arial"/>
          <w:sz w:val="20"/>
          <w:szCs w:val="20"/>
          <w:lang w:val="en-ZA" w:eastAsia="en-US"/>
        </w:rPr>
        <w:t xml:space="preserve"> has a reasonable suspicion that the </w:t>
      </w:r>
      <w:r w:rsidRPr="1C25632A" w:rsidR="00495165">
        <w:rPr>
          <w:rFonts w:eastAsia="Calibri" w:cs="Arial"/>
          <w:sz w:val="20"/>
          <w:szCs w:val="20"/>
          <w:lang w:val="en-ZA" w:eastAsia="en-US"/>
        </w:rPr>
        <w:t>Consultant</w:t>
      </w:r>
      <w:r w:rsidRPr="1C25632A" w:rsidR="000B2876">
        <w:rPr>
          <w:rFonts w:eastAsia="Calibri" w:cs="Arial"/>
          <w:sz w:val="20"/>
          <w:szCs w:val="20"/>
          <w:lang w:val="en-ZA" w:eastAsia="en-US"/>
        </w:rPr>
        <w:t xml:space="preserve"> has, in respect of the Services or any matter covered by this Agreement, directly or indirectly, promised or offered donations, gifts or other benefits whatsoever to the persons and for the purposes contemplated in clause </w:t>
      </w:r>
      <w:r w:rsidRPr="00F7059B">
        <w:rPr>
          <w:rFonts w:eastAsia="Calibri" w:cs="Arial"/>
          <w:sz w:val="20"/>
          <w:szCs w:val="20"/>
          <w:lang w:val="en-ZA" w:eastAsia="en-US"/>
        </w:rPr>
        <w:fldChar w:fldCharType="begin"/>
      </w:r>
      <w:r w:rsidRPr="00F7059B">
        <w:rPr>
          <w:rFonts w:eastAsia="Calibri" w:cs="Arial"/>
          <w:sz w:val="20"/>
          <w:szCs w:val="20"/>
          <w:lang w:val="en-ZA" w:eastAsia="en-US"/>
        </w:rPr>
        <w:instrText xml:space="preserve"> REF _Ref460895020 \w \h </w:instrText>
      </w:r>
      <w:r w:rsidRPr="00F7059B" w:rsidR="00B0675F">
        <w:rPr>
          <w:rFonts w:eastAsia="Calibri" w:cs="Arial"/>
          <w:sz w:val="20"/>
          <w:szCs w:val="20"/>
          <w:lang w:val="en-ZA" w:eastAsia="en-US"/>
        </w:rPr>
        <w:instrText xml:space="preserve"> \* MERGEFORMAT </w:instrText>
      </w:r>
      <w:r w:rsidRPr="00F7059B">
        <w:rPr>
          <w:rFonts w:eastAsia="Calibri" w:cs="Arial"/>
          <w:sz w:val="20"/>
          <w:szCs w:val="20"/>
          <w:lang w:val="en-ZA" w:eastAsia="en-US"/>
        </w:rPr>
      </w:r>
      <w:r w:rsidRPr="00F7059B">
        <w:rPr>
          <w:rFonts w:eastAsia="Calibri" w:cs="Arial"/>
          <w:sz w:val="20"/>
          <w:szCs w:val="20"/>
          <w:lang w:val="en-ZA" w:eastAsia="en-US"/>
        </w:rPr>
        <w:fldChar w:fldCharType="separate"/>
      </w:r>
      <w:r w:rsidRPr="1C25632A" w:rsidR="00235B18">
        <w:rPr>
          <w:rFonts w:eastAsia="Calibri" w:cs="Arial"/>
          <w:sz w:val="20"/>
          <w:szCs w:val="20"/>
          <w:lang w:val="en-ZA" w:eastAsia="en-US"/>
        </w:rPr>
        <w:t>19.1</w:t>
      </w:r>
      <w:r w:rsidRPr="00F7059B">
        <w:rPr>
          <w:rFonts w:eastAsia="Calibri" w:cs="Arial"/>
          <w:sz w:val="20"/>
          <w:szCs w:val="20"/>
          <w:lang w:val="en-ZA" w:eastAsia="en-US"/>
        </w:rPr>
        <w:fldChar w:fldCharType="end"/>
      </w:r>
      <w:r w:rsidRPr="1C25632A" w:rsidR="000B2876">
        <w:rPr>
          <w:rFonts w:eastAsia="Calibri" w:cs="Arial"/>
          <w:sz w:val="20"/>
          <w:szCs w:val="20"/>
          <w:lang w:val="en-ZA" w:eastAsia="en-US"/>
        </w:rPr>
        <w:t xml:space="preserve"> above, the </w:t>
      </w:r>
      <w:r w:rsidRPr="1C25632A" w:rsidR="00495165">
        <w:rPr>
          <w:rFonts w:eastAsia="Calibri" w:cs="Arial"/>
          <w:sz w:val="20"/>
          <w:szCs w:val="20"/>
          <w:lang w:val="en-ZA" w:eastAsia="en-US"/>
        </w:rPr>
        <w:t>Consultant</w:t>
      </w:r>
      <w:r w:rsidRPr="1C25632A" w:rsidR="000B2876">
        <w:rPr>
          <w:rFonts w:eastAsia="Calibri" w:cs="Arial"/>
          <w:sz w:val="20"/>
          <w:szCs w:val="20"/>
          <w:lang w:val="en-ZA" w:eastAsia="en-US"/>
        </w:rPr>
        <w:t xml:space="preserve"> shall be in breach of this Agreement and </w:t>
      </w:r>
      <w:r w:rsidRPr="1C25632A" w:rsidR="1E2FB060">
        <w:rPr>
          <w:rFonts w:eastAsia="Calibri" w:cs="Arial"/>
          <w:sz w:val="20"/>
          <w:szCs w:val="20"/>
          <w:lang w:val="en-ZA" w:eastAsia="en-US"/>
        </w:rPr>
        <w:t>[COMPANY NAME]</w:t>
      </w:r>
      <w:r w:rsidRPr="1C25632A" w:rsidR="000B2876">
        <w:rPr>
          <w:rFonts w:eastAsia="Calibri" w:cs="Arial"/>
          <w:sz w:val="20"/>
          <w:szCs w:val="20"/>
          <w:lang w:val="en-ZA" w:eastAsia="en-US"/>
        </w:rPr>
        <w:t xml:space="preserve"> shall be entitled, by written notice to the </w:t>
      </w:r>
      <w:r w:rsidRPr="1C25632A" w:rsidR="00495165">
        <w:rPr>
          <w:rFonts w:eastAsia="Calibri" w:cs="Arial"/>
          <w:sz w:val="20"/>
          <w:szCs w:val="20"/>
          <w:lang w:val="en-ZA" w:eastAsia="en-US"/>
        </w:rPr>
        <w:t>Consultant</w:t>
      </w:r>
      <w:r w:rsidRPr="1C25632A" w:rsidR="000B2876">
        <w:rPr>
          <w:rFonts w:eastAsia="Calibri" w:cs="Arial"/>
          <w:sz w:val="20"/>
          <w:szCs w:val="20"/>
          <w:lang w:val="en-ZA" w:eastAsia="en-US"/>
        </w:rPr>
        <w:t xml:space="preserve">, to forthwith terminate this Agreement without any further liability to the </w:t>
      </w:r>
      <w:r w:rsidRPr="1C25632A" w:rsidR="00495165">
        <w:rPr>
          <w:rFonts w:eastAsia="Calibri" w:cs="Arial"/>
          <w:sz w:val="20"/>
          <w:szCs w:val="20"/>
          <w:lang w:val="en-ZA" w:eastAsia="en-US"/>
        </w:rPr>
        <w:t>Consultant</w:t>
      </w:r>
      <w:r w:rsidRPr="1C25632A" w:rsidR="000B2876">
        <w:rPr>
          <w:rFonts w:eastAsia="Calibri" w:cs="Arial"/>
          <w:sz w:val="20"/>
          <w:szCs w:val="20"/>
          <w:lang w:val="en-ZA" w:eastAsia="en-US"/>
        </w:rPr>
        <w:t xml:space="preserve">, and the </w:t>
      </w:r>
      <w:r w:rsidRPr="1C25632A" w:rsidR="00495165">
        <w:rPr>
          <w:rFonts w:eastAsia="Calibri" w:cs="Arial"/>
          <w:sz w:val="20"/>
          <w:szCs w:val="20"/>
          <w:lang w:val="en-ZA" w:eastAsia="en-US"/>
        </w:rPr>
        <w:t>Consultant</w:t>
      </w:r>
      <w:r w:rsidRPr="1C25632A" w:rsidR="000B2876">
        <w:rPr>
          <w:rFonts w:eastAsia="Calibri" w:cs="Arial"/>
          <w:sz w:val="20"/>
          <w:szCs w:val="20"/>
          <w:lang w:val="en-ZA" w:eastAsia="en-US"/>
        </w:rPr>
        <w:t xml:space="preserve"> shall indemnify </w:t>
      </w:r>
      <w:r w:rsidRPr="1C25632A" w:rsidR="1E2FB060">
        <w:rPr>
          <w:rFonts w:eastAsia="Calibri" w:cs="Arial"/>
          <w:sz w:val="20"/>
          <w:szCs w:val="20"/>
          <w:lang w:val="en-ZA" w:eastAsia="en-US"/>
        </w:rPr>
        <w:t>[COMPANY NAME]</w:t>
      </w:r>
      <w:r w:rsidRPr="1C25632A" w:rsidR="000B2876">
        <w:rPr>
          <w:rFonts w:eastAsia="Calibri" w:cs="Arial"/>
          <w:sz w:val="20"/>
          <w:szCs w:val="20"/>
          <w:lang w:val="en-ZA" w:eastAsia="en-US"/>
        </w:rPr>
        <w:t xml:space="preserve"> against any costs, claims and liabilities arising as a result of such breach; and</w:t>
      </w:r>
    </w:p>
    <w:p w:rsidRPr="00F7059B" w:rsidR="000B2876" w:rsidP="00F7059B" w:rsidRDefault="000B2876" w14:paraId="019DE2FF" w14:textId="0268E2A8">
      <w:pPr>
        <w:numPr>
          <w:ilvl w:val="2"/>
          <w:numId w:val="5"/>
        </w:numPr>
        <w:tabs>
          <w:tab w:val="num" w:pos="3063"/>
        </w:tabs>
        <w:suppressAutoHyphens w:val="0"/>
        <w:spacing w:after="240" w:line="360" w:lineRule="auto"/>
        <w:jc w:val="both"/>
        <w:rPr>
          <w:rFonts w:eastAsia="Calibri" w:cs="Arial"/>
          <w:sz w:val="20"/>
          <w:szCs w:val="20"/>
          <w:lang w:val="en-ZA" w:eastAsia="en-US"/>
        </w:rPr>
      </w:pPr>
      <w:r w:rsidRPr="00F7059B">
        <w:rPr>
          <w:rFonts w:eastAsia="Calibri" w:cs="Arial"/>
          <w:sz w:val="20"/>
          <w:szCs w:val="20"/>
          <w:lang w:val="en-ZA" w:eastAsia="en-US"/>
        </w:rPr>
        <w:t>if a Party breaches its obligations under c</w:t>
      </w:r>
      <w:r w:rsidRPr="00F7059B" w:rsidR="009A5CA1">
        <w:rPr>
          <w:rFonts w:eastAsia="Calibri" w:cs="Arial"/>
          <w:sz w:val="20"/>
          <w:szCs w:val="20"/>
          <w:lang w:val="en-ZA" w:eastAsia="en-US"/>
        </w:rPr>
        <w:t>l</w:t>
      </w:r>
      <w:r w:rsidRPr="00F7059B">
        <w:rPr>
          <w:rFonts w:eastAsia="Calibri" w:cs="Arial"/>
          <w:sz w:val="20"/>
          <w:szCs w:val="20"/>
          <w:lang w:val="en-ZA" w:eastAsia="en-US"/>
        </w:rPr>
        <w:t xml:space="preserve">ause </w:t>
      </w:r>
      <w:r w:rsidRPr="00F7059B" w:rsidR="005D7A1E">
        <w:rPr>
          <w:rFonts w:eastAsia="Calibri" w:cs="Arial"/>
          <w:sz w:val="20"/>
          <w:szCs w:val="20"/>
          <w:lang w:val="en-ZA" w:eastAsia="en-US"/>
        </w:rPr>
        <w:fldChar w:fldCharType="begin"/>
      </w:r>
      <w:r w:rsidRPr="00F7059B" w:rsidR="005D7A1E">
        <w:rPr>
          <w:rFonts w:eastAsia="Calibri" w:cs="Arial"/>
          <w:sz w:val="20"/>
          <w:szCs w:val="20"/>
          <w:lang w:val="en-ZA" w:eastAsia="en-US"/>
        </w:rPr>
        <w:instrText xml:space="preserve"> REF _Ref460895043 \w \h </w:instrText>
      </w:r>
      <w:r w:rsidRPr="00F7059B" w:rsidR="00B0675F">
        <w:rPr>
          <w:rFonts w:eastAsia="Calibri" w:cs="Arial"/>
          <w:sz w:val="20"/>
          <w:szCs w:val="20"/>
          <w:lang w:val="en-ZA" w:eastAsia="en-US"/>
        </w:rPr>
        <w:instrText xml:space="preserve"> \* MERGEFORMAT </w:instrText>
      </w:r>
      <w:r w:rsidRPr="00F7059B" w:rsidR="005D7A1E">
        <w:rPr>
          <w:rFonts w:eastAsia="Calibri" w:cs="Arial"/>
          <w:sz w:val="20"/>
          <w:szCs w:val="20"/>
          <w:lang w:val="en-ZA" w:eastAsia="en-US"/>
        </w:rPr>
      </w:r>
      <w:r w:rsidRPr="00F7059B" w:rsidR="005D7A1E">
        <w:rPr>
          <w:rFonts w:eastAsia="Calibri" w:cs="Arial"/>
          <w:sz w:val="20"/>
          <w:szCs w:val="20"/>
          <w:lang w:val="en-ZA" w:eastAsia="en-US"/>
        </w:rPr>
        <w:fldChar w:fldCharType="separate"/>
      </w:r>
      <w:r w:rsidRPr="00F7059B" w:rsidR="00235B18">
        <w:rPr>
          <w:rFonts w:eastAsia="Calibri" w:cs="Arial"/>
          <w:sz w:val="20"/>
          <w:szCs w:val="20"/>
          <w:lang w:val="en-ZA" w:eastAsia="en-US"/>
        </w:rPr>
        <w:t>19.2</w:t>
      </w:r>
      <w:r w:rsidRPr="00F7059B" w:rsidR="005D7A1E">
        <w:rPr>
          <w:rFonts w:eastAsia="Calibri" w:cs="Arial"/>
          <w:sz w:val="20"/>
          <w:szCs w:val="20"/>
          <w:lang w:val="en-ZA" w:eastAsia="en-US"/>
        </w:rPr>
        <w:fldChar w:fldCharType="end"/>
      </w:r>
      <w:r w:rsidRPr="00F7059B">
        <w:rPr>
          <w:rFonts w:eastAsia="Calibri" w:cs="Arial"/>
          <w:sz w:val="20"/>
          <w:szCs w:val="20"/>
          <w:lang w:val="en-ZA" w:eastAsia="en-US"/>
        </w:rPr>
        <w:t>, the other Party shall be entitled, by written notice to the Party in breach, to forthwith terminate this Agreement without any further liability to the other Party, and the Party in breach shall indemnify the other Party against costs, claims and liabilities arising as a result of the breach.</w:t>
      </w:r>
    </w:p>
    <w:p w:rsidRPr="00F7059B" w:rsidR="000B2876" w:rsidP="00F7059B" w:rsidRDefault="000B2876" w14:paraId="2119EEFC" w14:textId="4767636B">
      <w:pPr>
        <w:keepNext/>
        <w:keepLines/>
        <w:numPr>
          <w:ilvl w:val="0"/>
          <w:numId w:val="5"/>
        </w:numPr>
        <w:tabs>
          <w:tab w:val="num" w:pos="2355"/>
        </w:tabs>
        <w:suppressAutoHyphens w:val="0"/>
        <w:spacing w:after="240" w:line="360" w:lineRule="auto"/>
        <w:jc w:val="both"/>
        <w:rPr>
          <w:rFonts w:eastAsia="Calibri" w:cs="Arial"/>
          <w:b/>
          <w:sz w:val="20"/>
          <w:szCs w:val="20"/>
          <w:lang w:val="en-ZA" w:eastAsia="en-US"/>
        </w:rPr>
      </w:pPr>
      <w:bookmarkStart w:name="_Ref460894792" w:id="70"/>
      <w:bookmarkStart w:name="_Toc460895540" w:id="71"/>
      <w:r w:rsidRPr="00F7059B">
        <w:rPr>
          <w:rFonts w:eastAsia="Calibri" w:cs="Arial"/>
          <w:b/>
          <w:sz w:val="20"/>
          <w:szCs w:val="20"/>
          <w:lang w:val="en-ZA" w:eastAsia="en-US"/>
        </w:rPr>
        <w:t>Warranties</w:t>
      </w:r>
      <w:bookmarkEnd w:id="70"/>
      <w:bookmarkEnd w:id="71"/>
    </w:p>
    <w:p w:rsidRPr="00F7059B" w:rsidR="009A5CA1" w:rsidP="00F7059B" w:rsidRDefault="009A5CA1" w14:paraId="5B2D09B9" w14:textId="123BBA55">
      <w:pPr>
        <w:numPr>
          <w:ilvl w:val="1"/>
          <w:numId w:val="5"/>
        </w:numPr>
        <w:tabs>
          <w:tab w:val="num" w:pos="2496"/>
        </w:tabs>
        <w:suppressAutoHyphens w:val="0"/>
        <w:spacing w:after="240" w:line="360" w:lineRule="auto"/>
        <w:jc w:val="both"/>
        <w:rPr>
          <w:rFonts w:eastAsia="Calibri" w:cs="Arial"/>
          <w:sz w:val="20"/>
          <w:szCs w:val="20"/>
          <w:lang w:val="en-ZA" w:eastAsia="en-US"/>
        </w:rPr>
      </w:pPr>
      <w:bookmarkStart w:name="_Ref460895398" w:id="72"/>
      <w:bookmarkStart w:name="_Toc460895541" w:id="73"/>
      <w:r w:rsidRPr="1C25632A" w:rsidR="009A5CA1">
        <w:rPr>
          <w:rFonts w:eastAsia="Calibri" w:cs="Arial"/>
          <w:sz w:val="20"/>
          <w:szCs w:val="20"/>
          <w:lang w:val="en-ZA" w:eastAsia="en-US"/>
        </w:rPr>
        <w:t xml:space="preserve">The Consultant </w:t>
      </w:r>
      <w:r w:rsidRPr="1C25632A" w:rsidR="009A5CA1">
        <w:rPr>
          <w:rFonts w:eastAsia="Calibri" w:cs="Arial"/>
          <w:sz w:val="20"/>
          <w:szCs w:val="20"/>
          <w:lang w:val="en-ZA" w:eastAsia="en-US"/>
        </w:rPr>
        <w:t>warrants</w:t>
      </w:r>
      <w:r w:rsidRPr="1C25632A" w:rsidR="009A5CA1">
        <w:rPr>
          <w:rFonts w:eastAsia="Calibri" w:cs="Arial"/>
          <w:sz w:val="20"/>
          <w:szCs w:val="20"/>
          <w:lang w:val="en-ZA" w:eastAsia="en-US"/>
        </w:rPr>
        <w:t xml:space="preserve"> in favour of the </w:t>
      </w:r>
      <w:r w:rsidRPr="1C25632A" w:rsidR="1E2FB060">
        <w:rPr>
          <w:rFonts w:eastAsia="Calibri" w:cs="Arial"/>
          <w:sz w:val="20"/>
          <w:szCs w:val="20"/>
          <w:lang w:val="en-ZA" w:eastAsia="en-US"/>
        </w:rPr>
        <w:t>[COMPANY NAME]</w:t>
      </w:r>
      <w:r w:rsidRPr="1C25632A" w:rsidR="009A5CA1">
        <w:rPr>
          <w:rFonts w:eastAsia="Calibri" w:cs="Arial"/>
          <w:sz w:val="20"/>
          <w:szCs w:val="20"/>
          <w:lang w:val="en-ZA" w:eastAsia="en-US"/>
        </w:rPr>
        <w:t xml:space="preserve"> that -</w:t>
      </w:r>
    </w:p>
    <w:p w:rsidRPr="00F7059B" w:rsidR="009A5CA1" w:rsidP="00F7059B" w:rsidRDefault="009A5CA1" w14:paraId="69DAD93C" w14:textId="72D46FD4">
      <w:pPr>
        <w:numPr>
          <w:ilvl w:val="2"/>
          <w:numId w:val="5"/>
        </w:numPr>
        <w:tabs>
          <w:tab w:val="num" w:pos="3063"/>
        </w:tabs>
        <w:suppressAutoHyphens w:val="0"/>
        <w:spacing w:after="240" w:line="360" w:lineRule="auto"/>
        <w:jc w:val="both"/>
        <w:rPr>
          <w:rFonts w:eastAsia="Calibri" w:cs="Arial"/>
          <w:sz w:val="20"/>
          <w:szCs w:val="20"/>
          <w:lang w:val="en-ZA" w:eastAsia="en-US"/>
        </w:rPr>
      </w:pPr>
      <w:r w:rsidRPr="1C25632A" w:rsidR="009A5CA1">
        <w:rPr>
          <w:rFonts w:eastAsia="Calibri" w:cs="Arial"/>
          <w:sz w:val="20"/>
          <w:szCs w:val="20"/>
          <w:lang w:val="en-ZA" w:eastAsia="en-US"/>
        </w:rPr>
        <w:t xml:space="preserve">the Services </w:t>
      </w:r>
      <w:r w:rsidRPr="1C25632A" w:rsidR="009A5CA1">
        <w:rPr>
          <w:rFonts w:eastAsia="Calibri" w:cs="Arial"/>
          <w:sz w:val="20"/>
          <w:szCs w:val="20"/>
          <w:lang w:val="en-ZA" w:eastAsia="en-US"/>
        </w:rPr>
        <w:t>shall at all times</w:t>
      </w:r>
      <w:r w:rsidRPr="1C25632A" w:rsidR="009A5CA1">
        <w:rPr>
          <w:rFonts w:eastAsia="Calibri" w:cs="Arial"/>
          <w:sz w:val="20"/>
          <w:szCs w:val="20"/>
          <w:lang w:val="en-ZA" w:eastAsia="en-US"/>
        </w:rPr>
        <w:t xml:space="preserve"> be </w:t>
      </w:r>
      <w:r w:rsidRPr="1C25632A" w:rsidR="009A5CA1">
        <w:rPr>
          <w:rFonts w:eastAsia="Calibri" w:cs="Arial"/>
          <w:sz w:val="20"/>
          <w:szCs w:val="20"/>
          <w:lang w:val="en-ZA" w:eastAsia="en-US"/>
        </w:rPr>
        <w:t>rendered</w:t>
      </w:r>
      <w:r w:rsidRPr="1C25632A" w:rsidR="009A5CA1">
        <w:rPr>
          <w:rFonts w:eastAsia="Calibri" w:cs="Arial"/>
          <w:sz w:val="20"/>
          <w:szCs w:val="20"/>
          <w:lang w:val="en-ZA" w:eastAsia="en-US"/>
        </w:rPr>
        <w:t xml:space="preserve"> </w:t>
      </w:r>
      <w:r w:rsidRPr="1C25632A" w:rsidR="009A5CA1">
        <w:rPr>
          <w:rFonts w:eastAsia="Calibri" w:cs="Arial"/>
          <w:sz w:val="20"/>
          <w:szCs w:val="20"/>
          <w:lang w:val="en-ZA" w:eastAsia="en-US"/>
        </w:rPr>
        <w:t>in accordance with</w:t>
      </w:r>
      <w:r w:rsidRPr="1C25632A" w:rsidR="009A5CA1">
        <w:rPr>
          <w:rFonts w:eastAsia="Calibri" w:cs="Arial"/>
          <w:sz w:val="20"/>
          <w:szCs w:val="20"/>
          <w:lang w:val="en-ZA" w:eastAsia="en-US"/>
        </w:rPr>
        <w:t xml:space="preserve"> the provisions of this Agreement, the Service Levels and </w:t>
      </w:r>
      <w:r w:rsidRPr="1C25632A" w:rsidR="1E2FB060">
        <w:rPr>
          <w:rFonts w:eastAsia="Calibri" w:cs="Arial"/>
          <w:sz w:val="20"/>
          <w:szCs w:val="20"/>
          <w:lang w:val="en-ZA" w:eastAsia="en-US"/>
        </w:rPr>
        <w:t>[COMPANY NAME]</w:t>
      </w:r>
      <w:r w:rsidRPr="1C25632A" w:rsidR="009A5CA1">
        <w:rPr>
          <w:rFonts w:eastAsia="Calibri" w:cs="Arial"/>
          <w:sz w:val="20"/>
          <w:szCs w:val="20"/>
          <w:lang w:val="en-ZA" w:eastAsia="en-US"/>
        </w:rPr>
        <w:t>'s instructions from time to time;</w:t>
      </w:r>
    </w:p>
    <w:p w:rsidRPr="00F7059B" w:rsidR="009A5CA1" w:rsidP="00F7059B" w:rsidRDefault="009A5CA1" w14:paraId="0BCCB7F4" w14:textId="685115E0">
      <w:pPr>
        <w:numPr>
          <w:ilvl w:val="2"/>
          <w:numId w:val="5"/>
        </w:numPr>
        <w:tabs>
          <w:tab w:val="num" w:pos="3063"/>
        </w:tabs>
        <w:suppressAutoHyphens w:val="0"/>
        <w:spacing w:after="240" w:line="360" w:lineRule="auto"/>
        <w:jc w:val="both"/>
        <w:rPr>
          <w:rFonts w:eastAsia="Calibri" w:cs="Arial"/>
          <w:sz w:val="20"/>
          <w:szCs w:val="20"/>
          <w:lang w:val="en-ZA" w:eastAsia="en-US"/>
        </w:rPr>
      </w:pPr>
      <w:bookmarkStart w:name="_Ref331322269" w:id="74"/>
      <w:r w:rsidRPr="1C25632A" w:rsidR="009A5CA1">
        <w:rPr>
          <w:rFonts w:eastAsia="Calibri" w:cs="Arial"/>
          <w:sz w:val="20"/>
          <w:szCs w:val="20"/>
          <w:lang w:val="en-ZA" w:eastAsia="en-US"/>
        </w:rPr>
        <w:t xml:space="preserve">no legislation or agreements with any other parties prohibit the Consultant from </w:t>
      </w:r>
      <w:r w:rsidRPr="1C25632A" w:rsidR="009A5CA1">
        <w:rPr>
          <w:rFonts w:eastAsia="Calibri" w:cs="Arial"/>
          <w:sz w:val="20"/>
          <w:szCs w:val="20"/>
          <w:lang w:val="en-ZA" w:eastAsia="en-US"/>
        </w:rPr>
        <w:t>complying with</w:t>
      </w:r>
      <w:r w:rsidRPr="1C25632A" w:rsidR="009A5CA1">
        <w:rPr>
          <w:rFonts w:eastAsia="Calibri" w:cs="Arial"/>
          <w:sz w:val="20"/>
          <w:szCs w:val="20"/>
          <w:lang w:val="en-ZA" w:eastAsia="en-US"/>
        </w:rPr>
        <w:t xml:space="preserve"> this Agreement or impose any restrictions on the Consultant’s ability to provide the Services to </w:t>
      </w:r>
      <w:r w:rsidRPr="1C25632A" w:rsidR="00235B18">
        <w:rPr>
          <w:rFonts w:eastAsia="Calibri" w:cs="Arial"/>
          <w:sz w:val="20"/>
          <w:szCs w:val="20"/>
          <w:lang w:val="en-ZA" w:eastAsia="en-US"/>
        </w:rPr>
        <w:t xml:space="preserve">the </w:t>
      </w:r>
      <w:r w:rsidRPr="1C25632A" w:rsidR="1E2FB060">
        <w:rPr>
          <w:rFonts w:eastAsia="Calibri" w:cs="Arial"/>
          <w:sz w:val="20"/>
          <w:szCs w:val="20"/>
          <w:lang w:val="en-ZA" w:eastAsia="en-US"/>
        </w:rPr>
        <w:t>[COMPANY NAME]</w:t>
      </w:r>
      <w:r w:rsidRPr="1C25632A" w:rsidR="009A5CA1">
        <w:rPr>
          <w:rFonts w:eastAsia="Calibri" w:cs="Arial"/>
          <w:sz w:val="20"/>
          <w:szCs w:val="20"/>
          <w:lang w:val="en-ZA" w:eastAsia="en-US"/>
        </w:rPr>
        <w:t>;</w:t>
      </w:r>
    </w:p>
    <w:p w:rsidRPr="00F7059B" w:rsidR="009A5CA1" w:rsidP="00F7059B" w:rsidRDefault="009A5CA1" w14:paraId="47B9C75C" w14:textId="77777777">
      <w:pPr>
        <w:numPr>
          <w:ilvl w:val="2"/>
          <w:numId w:val="5"/>
        </w:numPr>
        <w:tabs>
          <w:tab w:val="num" w:pos="3063"/>
        </w:tabs>
        <w:suppressAutoHyphens w:val="0"/>
        <w:spacing w:after="240" w:line="360" w:lineRule="auto"/>
        <w:jc w:val="both"/>
        <w:rPr>
          <w:rFonts w:eastAsia="Calibri" w:cs="Arial"/>
          <w:sz w:val="20"/>
          <w:szCs w:val="20"/>
          <w:lang w:val="en-ZA" w:eastAsia="en-US"/>
        </w:rPr>
      </w:pPr>
      <w:r w:rsidRPr="00F7059B">
        <w:rPr>
          <w:rFonts w:eastAsia="Calibri" w:cs="Arial"/>
          <w:sz w:val="20"/>
          <w:szCs w:val="20"/>
          <w:lang w:val="en-ZA" w:eastAsia="en-US"/>
        </w:rPr>
        <w:t>he has secured and paid for, and is in good standing with respect to, all permits, licenses and regulatory approvals applicable to, or necessary for, the provision of the Services and all such permits, licenses and regulatory approvals shall remain valid for the duration of this Agreement;</w:t>
      </w:r>
    </w:p>
    <w:p w:rsidRPr="00F7059B" w:rsidR="009A5CA1" w:rsidP="00F7059B" w:rsidRDefault="009A5CA1" w14:paraId="3D21E558" w14:textId="77777777">
      <w:pPr>
        <w:numPr>
          <w:ilvl w:val="2"/>
          <w:numId w:val="5"/>
        </w:numPr>
        <w:tabs>
          <w:tab w:val="num" w:pos="3063"/>
        </w:tabs>
        <w:suppressAutoHyphens w:val="0"/>
        <w:spacing w:after="240" w:line="360" w:lineRule="auto"/>
        <w:jc w:val="both"/>
        <w:rPr>
          <w:rFonts w:eastAsia="Calibri" w:cs="Arial"/>
          <w:sz w:val="20"/>
          <w:szCs w:val="20"/>
          <w:lang w:val="en-ZA" w:eastAsia="en-US"/>
        </w:rPr>
      </w:pPr>
      <w:r w:rsidRPr="00F7059B">
        <w:rPr>
          <w:rFonts w:eastAsia="Calibri" w:cs="Arial"/>
          <w:sz w:val="20"/>
          <w:szCs w:val="20"/>
          <w:lang w:val="en-ZA" w:eastAsia="en-US"/>
        </w:rPr>
        <w:t>the execution and performance of this Agreement by the Consultant does not infringe any of the IPRs or any other rights of any third party or breach any obligation of the Consultant to any third party;</w:t>
      </w:r>
    </w:p>
    <w:p w:rsidRPr="00F7059B" w:rsidR="009A5CA1" w:rsidP="00F7059B" w:rsidRDefault="009A5CA1" w14:paraId="58684166" w14:textId="4EA3FF11">
      <w:pPr>
        <w:numPr>
          <w:ilvl w:val="2"/>
          <w:numId w:val="5"/>
        </w:numPr>
        <w:tabs>
          <w:tab w:val="num" w:pos="3063"/>
        </w:tabs>
        <w:suppressAutoHyphens w:val="0"/>
        <w:spacing w:after="240" w:line="360" w:lineRule="auto"/>
        <w:jc w:val="both"/>
        <w:rPr>
          <w:rFonts w:eastAsia="Calibri" w:cs="Arial"/>
          <w:sz w:val="20"/>
          <w:szCs w:val="20"/>
          <w:lang w:val="en-ZA" w:eastAsia="en-US"/>
        </w:rPr>
      </w:pPr>
      <w:r w:rsidRPr="1C25632A" w:rsidR="009A5CA1">
        <w:rPr>
          <w:rFonts w:eastAsia="Calibri" w:cs="Arial"/>
          <w:sz w:val="20"/>
          <w:szCs w:val="20"/>
          <w:lang w:val="en-ZA" w:eastAsia="en-US"/>
        </w:rPr>
        <w:t xml:space="preserve">he will not, and he will </w:t>
      </w:r>
      <w:r w:rsidRPr="1C25632A" w:rsidR="009A5CA1">
        <w:rPr>
          <w:rFonts w:eastAsia="Calibri" w:cs="Arial"/>
          <w:sz w:val="20"/>
          <w:szCs w:val="20"/>
          <w:lang w:val="en-ZA" w:eastAsia="en-US"/>
        </w:rPr>
        <w:t>procure</w:t>
      </w:r>
      <w:r w:rsidRPr="1C25632A" w:rsidR="009A5CA1">
        <w:rPr>
          <w:rFonts w:eastAsia="Calibri" w:cs="Arial"/>
          <w:sz w:val="20"/>
          <w:szCs w:val="20"/>
          <w:lang w:val="en-ZA" w:eastAsia="en-US"/>
        </w:rPr>
        <w:t xml:space="preserve"> that his representatives and sub</w:t>
      </w:r>
      <w:r>
        <w:noBreakHyphen/>
      </w:r>
      <w:r w:rsidRPr="1C25632A" w:rsidR="009A5CA1">
        <w:rPr>
          <w:rFonts w:eastAsia="Calibri" w:cs="Arial"/>
          <w:sz w:val="20"/>
          <w:szCs w:val="20"/>
          <w:lang w:val="en-ZA" w:eastAsia="en-US"/>
        </w:rPr>
        <w:t xml:space="preserve">contractors will not, intentionally do anything which is calculated to injure the reputation of or goodwill attaching to </w:t>
      </w:r>
      <w:r w:rsidRPr="1C25632A" w:rsidR="00613923">
        <w:rPr>
          <w:rFonts w:eastAsia="Calibri" w:cs="Arial"/>
          <w:sz w:val="20"/>
          <w:szCs w:val="20"/>
          <w:lang w:val="en-ZA" w:eastAsia="en-US"/>
        </w:rPr>
        <w:t xml:space="preserve">the </w:t>
      </w:r>
      <w:r w:rsidRPr="1C25632A" w:rsidR="1E2FB060">
        <w:rPr>
          <w:rFonts w:eastAsia="Calibri" w:cs="Arial"/>
          <w:sz w:val="20"/>
          <w:szCs w:val="20"/>
          <w:lang w:val="en-ZA" w:eastAsia="en-US"/>
        </w:rPr>
        <w:t>[COMPANY NAME]</w:t>
      </w:r>
      <w:r w:rsidRPr="1C25632A" w:rsidR="00613923">
        <w:rPr>
          <w:rFonts w:eastAsia="Calibri" w:cs="Arial"/>
          <w:sz w:val="20"/>
          <w:szCs w:val="20"/>
          <w:lang w:val="en-ZA" w:eastAsia="en-US"/>
        </w:rPr>
        <w:t xml:space="preserve"> (including its Affiliates and/or members)</w:t>
      </w:r>
      <w:r w:rsidRPr="1C25632A" w:rsidR="009A5CA1">
        <w:rPr>
          <w:rFonts w:eastAsia="Calibri" w:cs="Arial"/>
          <w:sz w:val="20"/>
          <w:szCs w:val="20"/>
          <w:lang w:val="en-ZA" w:eastAsia="en-US"/>
        </w:rPr>
        <w:t>; and</w:t>
      </w:r>
    </w:p>
    <w:bookmarkEnd w:id="74"/>
    <w:p w:rsidRPr="00F7059B" w:rsidR="009A5CA1" w:rsidP="00F7059B" w:rsidRDefault="009A5CA1" w14:paraId="32A1DD7E" w14:textId="240F3FB3">
      <w:pPr>
        <w:numPr>
          <w:ilvl w:val="2"/>
          <w:numId w:val="5"/>
        </w:numPr>
        <w:tabs>
          <w:tab w:val="num" w:pos="3063"/>
        </w:tabs>
        <w:suppressAutoHyphens w:val="0"/>
        <w:spacing w:after="240" w:line="360" w:lineRule="auto"/>
        <w:jc w:val="both"/>
        <w:rPr>
          <w:rFonts w:eastAsia="Calibri" w:cs="Arial"/>
          <w:sz w:val="20"/>
          <w:szCs w:val="20"/>
          <w:lang w:val="en-ZA" w:eastAsia="en-US"/>
        </w:rPr>
      </w:pPr>
      <w:r w:rsidRPr="00F7059B">
        <w:rPr>
          <w:rFonts w:eastAsia="Calibri" w:cs="Arial"/>
          <w:sz w:val="20"/>
          <w:szCs w:val="20"/>
          <w:lang w:val="en-ZA" w:eastAsia="en-US"/>
        </w:rPr>
        <w:t>the Consultant</w:t>
      </w:r>
      <w:r w:rsidRPr="00F7059B" w:rsidR="00F9208B">
        <w:rPr>
          <w:rFonts w:eastAsia="Calibri" w:cs="Arial"/>
          <w:sz w:val="20"/>
          <w:szCs w:val="20"/>
          <w:lang w:val="en-ZA" w:eastAsia="en-US"/>
        </w:rPr>
        <w:t xml:space="preserve"> (including </w:t>
      </w:r>
      <w:r w:rsidRPr="00F7059B">
        <w:rPr>
          <w:rFonts w:eastAsia="Calibri" w:cs="Arial"/>
          <w:sz w:val="20"/>
          <w:szCs w:val="20"/>
          <w:lang w:val="en-ZA" w:eastAsia="en-US"/>
        </w:rPr>
        <w:t>his representatives and sub</w:t>
      </w:r>
      <w:r w:rsidRPr="00F7059B">
        <w:rPr>
          <w:rFonts w:eastAsia="Calibri" w:cs="Arial"/>
          <w:sz w:val="20"/>
          <w:szCs w:val="20"/>
          <w:lang w:val="en-ZA" w:eastAsia="en-US"/>
        </w:rPr>
        <w:noBreakHyphen/>
      </w:r>
      <w:r w:rsidRPr="00F7059B">
        <w:rPr>
          <w:rFonts w:eastAsia="Calibri" w:cs="Arial"/>
          <w:sz w:val="20"/>
          <w:szCs w:val="20"/>
          <w:lang w:val="en-ZA" w:eastAsia="en-US"/>
        </w:rPr>
        <w:t>contractors involved in the provision of the Services</w:t>
      </w:r>
      <w:r w:rsidRPr="00F7059B" w:rsidR="00F9208B">
        <w:rPr>
          <w:rFonts w:eastAsia="Calibri" w:cs="Arial"/>
          <w:sz w:val="20"/>
          <w:szCs w:val="20"/>
          <w:lang w:val="en-ZA" w:eastAsia="en-US"/>
        </w:rPr>
        <w:t>)</w:t>
      </w:r>
      <w:r w:rsidRPr="00F7059B">
        <w:rPr>
          <w:rFonts w:eastAsia="Calibri" w:cs="Arial"/>
          <w:sz w:val="20"/>
          <w:szCs w:val="20"/>
          <w:lang w:val="en-ZA" w:eastAsia="en-US"/>
        </w:rPr>
        <w:t xml:space="preserve"> possesses the knowledge, skill, experience and resources necessary for the provision of the Services in accordance with the terms of this Agreement.</w:t>
      </w:r>
    </w:p>
    <w:p w:rsidRPr="00F7059B" w:rsidR="000B2876" w:rsidP="00F7059B" w:rsidRDefault="000B2876" w14:paraId="7965B0F8" w14:textId="7F204493">
      <w:pPr>
        <w:keepNext/>
        <w:keepLines/>
        <w:numPr>
          <w:ilvl w:val="0"/>
          <w:numId w:val="5"/>
        </w:numPr>
        <w:tabs>
          <w:tab w:val="num" w:pos="2355"/>
        </w:tabs>
        <w:suppressAutoHyphens w:val="0"/>
        <w:spacing w:after="240" w:line="360" w:lineRule="auto"/>
        <w:jc w:val="both"/>
        <w:rPr>
          <w:rFonts w:eastAsia="Calibri" w:cs="Arial"/>
          <w:b/>
          <w:sz w:val="20"/>
          <w:szCs w:val="20"/>
          <w:lang w:val="en-ZA" w:eastAsia="en-US"/>
        </w:rPr>
      </w:pPr>
      <w:r w:rsidRPr="00F7059B">
        <w:rPr>
          <w:rFonts w:eastAsia="Calibri" w:cs="Arial"/>
          <w:b/>
          <w:sz w:val="20"/>
          <w:szCs w:val="20"/>
          <w:lang w:val="en-ZA" w:eastAsia="en-US"/>
        </w:rPr>
        <w:t xml:space="preserve">Specific </w:t>
      </w:r>
      <w:r w:rsidRPr="00F7059B" w:rsidR="00495165">
        <w:rPr>
          <w:rFonts w:eastAsia="Calibri" w:cs="Arial"/>
          <w:b/>
          <w:sz w:val="20"/>
          <w:szCs w:val="20"/>
          <w:lang w:val="en-ZA" w:eastAsia="en-US"/>
        </w:rPr>
        <w:t>Consultant</w:t>
      </w:r>
      <w:r w:rsidRPr="00F7059B">
        <w:rPr>
          <w:rFonts w:eastAsia="Calibri" w:cs="Arial"/>
          <w:b/>
          <w:sz w:val="20"/>
          <w:szCs w:val="20"/>
          <w:lang w:val="en-ZA" w:eastAsia="en-US"/>
        </w:rPr>
        <w:t xml:space="preserve"> warranties</w:t>
      </w:r>
      <w:bookmarkEnd w:id="72"/>
      <w:bookmarkEnd w:id="73"/>
    </w:p>
    <w:p w:rsidRPr="00F7059B" w:rsidR="000B2876" w:rsidP="00F7059B" w:rsidRDefault="000B2876" w14:paraId="4D430551" w14:textId="7EBBC420">
      <w:pPr>
        <w:numPr>
          <w:ilvl w:val="1"/>
          <w:numId w:val="5"/>
        </w:numPr>
        <w:tabs>
          <w:tab w:val="num" w:pos="2496"/>
        </w:tabs>
        <w:suppressAutoHyphens w:val="0"/>
        <w:spacing w:after="240" w:line="360" w:lineRule="auto"/>
        <w:jc w:val="both"/>
        <w:rPr>
          <w:rFonts w:eastAsia="Calibri" w:cs="Arial"/>
          <w:sz w:val="20"/>
          <w:szCs w:val="20"/>
          <w:lang w:val="en-ZA" w:eastAsia="en-US"/>
        </w:rPr>
      </w:pPr>
      <w:bookmarkStart w:name="_Ref460895092" w:id="75"/>
      <w:r w:rsidRPr="1C25632A" w:rsidR="000B2876">
        <w:rPr>
          <w:rFonts w:eastAsia="Calibri" w:cs="Arial"/>
          <w:sz w:val="20"/>
          <w:szCs w:val="20"/>
          <w:lang w:val="en-ZA" w:eastAsia="en-US"/>
        </w:rPr>
        <w:t xml:space="preserve">The </w:t>
      </w:r>
      <w:r w:rsidRPr="1C25632A" w:rsidR="00495165">
        <w:rPr>
          <w:rFonts w:eastAsia="Calibri" w:cs="Arial"/>
          <w:sz w:val="20"/>
          <w:szCs w:val="20"/>
          <w:lang w:val="en-ZA" w:eastAsia="en-US"/>
        </w:rPr>
        <w:t>Consultant</w:t>
      </w:r>
      <w:r w:rsidRPr="1C25632A" w:rsidR="000B2876">
        <w:rPr>
          <w:rFonts w:eastAsia="Calibri" w:cs="Arial"/>
          <w:sz w:val="20"/>
          <w:szCs w:val="20"/>
          <w:lang w:val="en-ZA" w:eastAsia="en-US"/>
        </w:rPr>
        <w:t xml:space="preserve"> warrants and undertakes that the Services (including any product of the Services), use of the Services (including the products of the Services) by the </w:t>
      </w:r>
      <w:r w:rsidRPr="1C25632A" w:rsidR="1E2FB060">
        <w:rPr>
          <w:rFonts w:eastAsia="Calibri" w:cs="Arial"/>
          <w:sz w:val="20"/>
          <w:szCs w:val="20"/>
          <w:lang w:val="en-ZA" w:eastAsia="en-US"/>
        </w:rPr>
        <w:t>[COMPANY NAME]</w:t>
      </w:r>
      <w:r w:rsidRPr="1C25632A" w:rsidR="000B2876">
        <w:rPr>
          <w:rFonts w:eastAsia="Calibri" w:cs="Arial"/>
          <w:sz w:val="20"/>
          <w:szCs w:val="20"/>
          <w:lang w:val="en-ZA" w:eastAsia="en-US"/>
        </w:rPr>
        <w:t xml:space="preserve"> Group and the performance by the </w:t>
      </w:r>
      <w:r w:rsidRPr="1C25632A" w:rsidR="00495165">
        <w:rPr>
          <w:rFonts w:eastAsia="Calibri" w:cs="Arial"/>
          <w:sz w:val="20"/>
          <w:szCs w:val="20"/>
          <w:lang w:val="en-ZA" w:eastAsia="en-US"/>
        </w:rPr>
        <w:t>Consultant</w:t>
      </w:r>
      <w:r w:rsidRPr="1C25632A" w:rsidR="000B2876">
        <w:rPr>
          <w:rFonts w:eastAsia="Calibri" w:cs="Arial"/>
          <w:sz w:val="20"/>
          <w:szCs w:val="20"/>
          <w:lang w:val="en-ZA" w:eastAsia="en-US"/>
        </w:rPr>
        <w:t xml:space="preserve"> of its obligations in terms of this Agreement, will not infringe the rights, including without limitation the </w:t>
      </w:r>
      <w:r w:rsidRPr="1C25632A" w:rsidR="00933776">
        <w:rPr>
          <w:rFonts w:eastAsia="Calibri" w:cs="Arial"/>
          <w:sz w:val="20"/>
          <w:szCs w:val="20"/>
          <w:lang w:val="en-ZA" w:eastAsia="en-US"/>
        </w:rPr>
        <w:t>Intellectual Property Rights</w:t>
      </w:r>
      <w:r w:rsidRPr="1C25632A" w:rsidR="000B2876">
        <w:rPr>
          <w:rFonts w:eastAsia="Calibri" w:cs="Arial"/>
          <w:sz w:val="20"/>
          <w:szCs w:val="20"/>
          <w:lang w:val="en-ZA" w:eastAsia="en-US"/>
        </w:rPr>
        <w:t xml:space="preserve"> of any third party or cause any third party to suffer damages.</w:t>
      </w:r>
      <w:bookmarkEnd w:id="75"/>
    </w:p>
    <w:p w:rsidRPr="00F7059B" w:rsidR="000B2876" w:rsidP="00F7059B" w:rsidRDefault="000B2876" w14:paraId="1F2FCB92" w14:textId="51EDC11F">
      <w:pPr>
        <w:numPr>
          <w:ilvl w:val="1"/>
          <w:numId w:val="5"/>
        </w:numPr>
        <w:tabs>
          <w:tab w:val="num" w:pos="2496"/>
        </w:tabs>
        <w:suppressAutoHyphens w:val="0"/>
        <w:spacing w:after="240" w:line="360" w:lineRule="auto"/>
        <w:jc w:val="both"/>
        <w:rPr>
          <w:rFonts w:eastAsia="Calibri" w:cs="Arial"/>
          <w:sz w:val="20"/>
          <w:szCs w:val="20"/>
          <w:lang w:val="en-ZA" w:eastAsia="en-US"/>
        </w:rPr>
      </w:pPr>
      <w:r w:rsidRPr="00F7059B" w:rsidR="000B2876">
        <w:rPr>
          <w:rFonts w:eastAsia="Calibri" w:cs="Arial"/>
          <w:sz w:val="20"/>
          <w:szCs w:val="20"/>
          <w:lang w:val="en-ZA" w:eastAsia="en-US"/>
        </w:rPr>
        <w:t xml:space="preserve">The </w:t>
      </w:r>
      <w:r w:rsidRPr="00F7059B" w:rsidR="00495165">
        <w:rPr>
          <w:rFonts w:eastAsia="Calibri" w:cs="Arial"/>
          <w:sz w:val="20"/>
          <w:szCs w:val="20"/>
          <w:lang w:val="en-ZA" w:eastAsia="en-US"/>
        </w:rPr>
        <w:t>Consultant</w:t>
      </w:r>
      <w:r w:rsidRPr="00F7059B" w:rsidR="000B2876">
        <w:rPr>
          <w:rFonts w:eastAsia="Calibri" w:cs="Arial"/>
          <w:sz w:val="20"/>
          <w:szCs w:val="20"/>
          <w:lang w:val="en-ZA" w:eastAsia="en-US"/>
        </w:rPr>
        <w:t xml:space="preserve"> indemnifies </w:t>
      </w:r>
      <w:r w:rsidRPr="00F7059B" w:rsidR="1E2FB060">
        <w:rPr>
          <w:rFonts w:eastAsia="Calibri" w:cs="Arial"/>
          <w:sz w:val="20"/>
          <w:szCs w:val="20"/>
          <w:lang w:val="en-ZA" w:eastAsia="en-US"/>
        </w:rPr>
        <w:t>[COMPANY NAME]</w:t>
      </w:r>
      <w:r w:rsidRPr="1C25632A" w:rsidR="000B2876">
        <w:rPr>
          <w:rFonts w:eastAsia="Calibri" w:cs="Arial"/>
          <w:sz w:val="20"/>
          <w:szCs w:val="20"/>
          <w:lang w:val="en-ZA" w:eastAsia="en-US"/>
        </w:rPr>
        <w:t xml:space="preserve"> and agrees to keep </w:t>
      </w:r>
      <w:r w:rsidRPr="1C25632A" w:rsidR="1E2FB060">
        <w:rPr>
          <w:rFonts w:eastAsia="Calibri" w:cs="Arial"/>
          <w:sz w:val="20"/>
          <w:szCs w:val="20"/>
          <w:lang w:val="en-ZA" w:eastAsia="en-US"/>
        </w:rPr>
        <w:t>[COMPANY NAME]</w:t>
      </w:r>
      <w:r w:rsidRPr="1C25632A" w:rsidR="000B2876">
        <w:rPr>
          <w:rFonts w:eastAsia="Calibri" w:cs="Arial"/>
          <w:sz w:val="20"/>
          <w:szCs w:val="20"/>
          <w:lang w:val="en-ZA" w:eastAsia="en-US"/>
        </w:rPr>
        <w:t xml:space="preserve"> fully and effectively indemnified on demand against any losses, claims, costs or liability (including, without limitation, legal/attorney fees on an attorney and client scale) incurred by </w:t>
      </w:r>
      <w:r w:rsidRPr="1C25632A" w:rsidR="1E2FB060">
        <w:rPr>
          <w:rFonts w:eastAsia="Calibri" w:cs="Arial"/>
          <w:sz w:val="20"/>
          <w:szCs w:val="20"/>
          <w:lang w:val="en-ZA" w:eastAsia="en-US"/>
        </w:rPr>
        <w:t>[COMPANY NAME]</w:t>
      </w:r>
      <w:r w:rsidRPr="1C25632A" w:rsidR="000B2876">
        <w:rPr>
          <w:rFonts w:eastAsia="Calibri" w:cs="Arial"/>
          <w:sz w:val="20"/>
          <w:szCs w:val="20"/>
          <w:lang w:val="en-ZA" w:eastAsia="en-US"/>
        </w:rPr>
        <w:t xml:space="preserve"> arising out of a breach by </w:t>
      </w:r>
      <w:r w:rsidRPr="1C25632A" w:rsidR="00495165">
        <w:rPr>
          <w:rFonts w:eastAsia="Calibri" w:cs="Arial"/>
          <w:sz w:val="20"/>
          <w:szCs w:val="20"/>
          <w:lang w:val="en-ZA" w:eastAsia="en-US"/>
        </w:rPr>
        <w:t>Consultant</w:t>
      </w:r>
      <w:r w:rsidRPr="1C25632A" w:rsidR="000B2876">
        <w:rPr>
          <w:rFonts w:eastAsia="Calibri" w:cs="Arial"/>
          <w:sz w:val="20"/>
          <w:szCs w:val="20"/>
          <w:lang w:val="en-ZA" w:eastAsia="en-US"/>
        </w:rPr>
        <w:t xml:space="preserve"> of its warranty and undertaking in clause </w:t>
      </w:r>
      <w:r w:rsidRPr="00F7059B" w:rsidR="00933776">
        <w:rPr>
          <w:rFonts w:eastAsia="Calibri" w:cs="Arial"/>
          <w:sz w:val="20"/>
          <w:szCs w:val="20"/>
          <w:lang w:val="en-ZA" w:eastAsia="en-US"/>
        </w:rPr>
        <w:fldChar w:fldCharType="begin"/>
      </w:r>
      <w:r w:rsidRPr="00F7059B" w:rsidR="00933776">
        <w:rPr>
          <w:rFonts w:eastAsia="Calibri" w:cs="Arial"/>
          <w:sz w:val="20"/>
          <w:szCs w:val="20"/>
          <w:lang w:val="en-ZA" w:eastAsia="en-US"/>
        </w:rPr>
        <w:instrText xml:space="preserve"> REF _Ref460895092 \w \h </w:instrText>
      </w:r>
      <w:r w:rsidRPr="00F7059B" w:rsidR="00B0675F">
        <w:rPr>
          <w:rFonts w:eastAsia="Calibri" w:cs="Arial"/>
          <w:sz w:val="20"/>
          <w:szCs w:val="20"/>
          <w:lang w:val="en-ZA" w:eastAsia="en-US"/>
        </w:rPr>
        <w:instrText xml:space="preserve"> \* MERGEFORMAT </w:instrText>
      </w:r>
      <w:r w:rsidRPr="00F7059B" w:rsidR="00933776">
        <w:rPr>
          <w:rFonts w:eastAsia="Calibri" w:cs="Arial"/>
          <w:sz w:val="20"/>
          <w:szCs w:val="20"/>
          <w:lang w:val="en-ZA" w:eastAsia="en-US"/>
        </w:rPr>
      </w:r>
      <w:r w:rsidRPr="00F7059B" w:rsidR="00933776">
        <w:rPr>
          <w:rFonts w:eastAsia="Calibri" w:cs="Arial"/>
          <w:sz w:val="20"/>
          <w:szCs w:val="20"/>
          <w:lang w:val="en-ZA" w:eastAsia="en-US"/>
        </w:rPr>
        <w:fldChar w:fldCharType="separate"/>
      </w:r>
      <w:r w:rsidRPr="1C25632A" w:rsidR="00235B18">
        <w:rPr>
          <w:rFonts w:eastAsia="Calibri" w:cs="Arial"/>
          <w:sz w:val="20"/>
          <w:szCs w:val="20"/>
          <w:lang w:val="en-ZA" w:eastAsia="en-US"/>
        </w:rPr>
        <w:t>21.1</w:t>
      </w:r>
      <w:r w:rsidRPr="00F7059B" w:rsidR="00933776">
        <w:rPr>
          <w:rFonts w:eastAsia="Calibri" w:cs="Arial"/>
          <w:sz w:val="20"/>
          <w:szCs w:val="20"/>
          <w:lang w:val="en-ZA" w:eastAsia="en-US"/>
        </w:rPr>
        <w:fldChar w:fldCharType="end"/>
      </w:r>
      <w:r w:rsidRPr="1C25632A" w:rsidR="000B2876">
        <w:rPr>
          <w:rFonts w:eastAsia="Calibri" w:cs="Arial"/>
          <w:sz w:val="20"/>
          <w:szCs w:val="20"/>
          <w:lang w:val="en-ZA" w:eastAsia="en-US"/>
        </w:rPr>
        <w:t>.</w:t>
      </w:r>
    </w:p>
    <w:p w:rsidRPr="00F7059B" w:rsidR="000B2876" w:rsidP="00F7059B" w:rsidRDefault="000B2876" w14:paraId="07A15D09" w14:textId="47A17B39">
      <w:pPr>
        <w:keepNext/>
        <w:keepLines/>
        <w:numPr>
          <w:ilvl w:val="0"/>
          <w:numId w:val="5"/>
        </w:numPr>
        <w:tabs>
          <w:tab w:val="num" w:pos="2355"/>
        </w:tabs>
        <w:suppressAutoHyphens w:val="0"/>
        <w:spacing w:after="240" w:line="360" w:lineRule="auto"/>
        <w:jc w:val="both"/>
        <w:rPr>
          <w:rFonts w:eastAsia="Calibri" w:cs="Arial"/>
          <w:b/>
          <w:sz w:val="20"/>
          <w:szCs w:val="20"/>
          <w:lang w:val="en-ZA" w:eastAsia="en-US"/>
        </w:rPr>
      </w:pPr>
      <w:bookmarkStart w:name="_Ref460895414" w:id="76"/>
      <w:bookmarkStart w:name="_Toc460895542" w:id="77"/>
      <w:r w:rsidRPr="00F7059B">
        <w:rPr>
          <w:rFonts w:eastAsia="Calibri" w:cs="Arial"/>
          <w:b/>
          <w:sz w:val="20"/>
          <w:szCs w:val="20"/>
          <w:lang w:val="en-ZA" w:eastAsia="en-US"/>
        </w:rPr>
        <w:t>Force Majeure</w:t>
      </w:r>
      <w:bookmarkEnd w:id="76"/>
      <w:bookmarkEnd w:id="77"/>
    </w:p>
    <w:p w:rsidRPr="00F7059B" w:rsidR="000B2876" w:rsidP="00F7059B" w:rsidRDefault="000B2876" w14:paraId="547AD033" w14:textId="77777777">
      <w:pPr>
        <w:numPr>
          <w:ilvl w:val="1"/>
          <w:numId w:val="5"/>
        </w:numPr>
        <w:tabs>
          <w:tab w:val="num" w:pos="2496"/>
        </w:tabs>
        <w:suppressAutoHyphens w:val="0"/>
        <w:spacing w:after="240" w:line="360" w:lineRule="auto"/>
        <w:jc w:val="both"/>
        <w:rPr>
          <w:rFonts w:eastAsia="Calibri" w:cs="Arial"/>
          <w:sz w:val="20"/>
          <w:szCs w:val="20"/>
          <w:lang w:val="en-ZA" w:eastAsia="en-US"/>
        </w:rPr>
      </w:pPr>
      <w:r w:rsidRPr="00F7059B">
        <w:rPr>
          <w:rFonts w:eastAsia="Calibri" w:cs="Arial"/>
          <w:sz w:val="20"/>
          <w:szCs w:val="20"/>
          <w:lang w:val="en-ZA" w:eastAsia="en-US"/>
        </w:rPr>
        <w:t xml:space="preserve">Neither Party will be liable to the other for any delay or non-performance of its obligations under this Agreement to the extent to which such delay or non-performance arises from any: </w:t>
      </w:r>
    </w:p>
    <w:p w:rsidRPr="00F7059B" w:rsidR="000B2876" w:rsidP="00F7059B" w:rsidRDefault="000B2876" w14:paraId="06921BA2" w14:textId="5250F5E5">
      <w:pPr>
        <w:numPr>
          <w:ilvl w:val="2"/>
          <w:numId w:val="5"/>
        </w:numPr>
        <w:tabs>
          <w:tab w:val="num" w:pos="3063"/>
        </w:tabs>
        <w:suppressAutoHyphens w:val="0"/>
        <w:spacing w:after="240" w:line="360" w:lineRule="auto"/>
        <w:jc w:val="both"/>
        <w:rPr>
          <w:rFonts w:eastAsia="Calibri" w:cs="Arial"/>
          <w:sz w:val="20"/>
          <w:szCs w:val="20"/>
          <w:lang w:val="en-ZA" w:eastAsia="en-US"/>
        </w:rPr>
      </w:pPr>
      <w:r w:rsidRPr="00F7059B">
        <w:rPr>
          <w:rFonts w:eastAsia="Calibri" w:cs="Arial"/>
          <w:sz w:val="20"/>
          <w:szCs w:val="20"/>
          <w:lang w:val="en-ZA" w:eastAsia="en-US"/>
        </w:rPr>
        <w:t>act of God, governmental intervention</w:t>
      </w:r>
      <w:r w:rsidRPr="00F7059B" w:rsidR="0088372F">
        <w:rPr>
          <w:rFonts w:eastAsia="Calibri" w:cs="Arial"/>
          <w:sz w:val="20"/>
          <w:szCs w:val="20"/>
          <w:lang w:val="en-ZA" w:eastAsia="en-US"/>
        </w:rPr>
        <w:t xml:space="preserve"> (whether declared or not)</w:t>
      </w:r>
      <w:r w:rsidRPr="00F7059B">
        <w:rPr>
          <w:rFonts w:eastAsia="Calibri" w:cs="Arial"/>
          <w:sz w:val="20"/>
          <w:szCs w:val="20"/>
          <w:lang w:val="en-ZA" w:eastAsia="en-US"/>
        </w:rPr>
        <w:t xml:space="preserve">, </w:t>
      </w:r>
      <w:r w:rsidRPr="00F7059B" w:rsidR="00B36E5C">
        <w:rPr>
          <w:rFonts w:eastAsia="Calibri" w:cs="Arial"/>
          <w:sz w:val="20"/>
          <w:szCs w:val="20"/>
          <w:lang w:val="en-ZA" w:eastAsia="en-US"/>
        </w:rPr>
        <w:t>pandemics or epidemics</w:t>
      </w:r>
      <w:r w:rsidRPr="00F7059B" w:rsidR="0088372F">
        <w:rPr>
          <w:rFonts w:eastAsia="Calibri" w:cs="Arial"/>
          <w:sz w:val="20"/>
          <w:szCs w:val="20"/>
          <w:lang w:val="en-ZA" w:eastAsia="en-US"/>
        </w:rPr>
        <w:t xml:space="preserve"> (whether declared or not)</w:t>
      </w:r>
      <w:r w:rsidRPr="00F7059B" w:rsidR="00B36E5C">
        <w:rPr>
          <w:rFonts w:eastAsia="Calibri" w:cs="Arial"/>
          <w:sz w:val="20"/>
          <w:szCs w:val="20"/>
          <w:lang w:val="en-ZA" w:eastAsia="en-US"/>
        </w:rPr>
        <w:t xml:space="preserve">, </w:t>
      </w:r>
      <w:r w:rsidRPr="00F7059B">
        <w:rPr>
          <w:rFonts w:eastAsia="Calibri" w:cs="Arial"/>
          <w:sz w:val="20"/>
          <w:szCs w:val="20"/>
          <w:lang w:val="en-ZA" w:eastAsia="en-US"/>
        </w:rPr>
        <w:t>war, fire, flood, explosion, civil commotion, armed hostilities, act of terrorism, revolution; or</w:t>
      </w:r>
    </w:p>
    <w:p w:rsidRPr="00F7059B" w:rsidR="000B2876" w:rsidP="00F7059B" w:rsidRDefault="000B2876" w14:paraId="2E3AC6EE" w14:textId="77777777">
      <w:pPr>
        <w:numPr>
          <w:ilvl w:val="2"/>
          <w:numId w:val="5"/>
        </w:numPr>
        <w:tabs>
          <w:tab w:val="num" w:pos="3063"/>
        </w:tabs>
        <w:suppressAutoHyphens w:val="0"/>
        <w:spacing w:after="240" w:line="360" w:lineRule="auto"/>
        <w:jc w:val="both"/>
        <w:rPr>
          <w:rFonts w:eastAsia="Calibri" w:cs="Arial"/>
          <w:sz w:val="20"/>
          <w:szCs w:val="20"/>
          <w:lang w:val="en-ZA" w:eastAsia="en-US"/>
        </w:rPr>
      </w:pPr>
      <w:r w:rsidRPr="00F7059B">
        <w:rPr>
          <w:rFonts w:eastAsia="Calibri" w:cs="Arial"/>
          <w:sz w:val="20"/>
          <w:szCs w:val="20"/>
          <w:lang w:val="en-ZA" w:eastAsia="en-US"/>
        </w:rPr>
        <w:t>blockade, embargo, strike, lock-out, sit-in or industrial or trade dispute; or</w:t>
      </w:r>
    </w:p>
    <w:p w:rsidRPr="00F7059B" w:rsidR="000B2876" w:rsidP="00F7059B" w:rsidRDefault="000B2876" w14:paraId="1FEE7154" w14:textId="77777777">
      <w:pPr>
        <w:numPr>
          <w:ilvl w:val="2"/>
          <w:numId w:val="5"/>
        </w:numPr>
        <w:tabs>
          <w:tab w:val="num" w:pos="3063"/>
        </w:tabs>
        <w:suppressAutoHyphens w:val="0"/>
        <w:spacing w:after="240" w:line="360" w:lineRule="auto"/>
        <w:jc w:val="both"/>
        <w:rPr>
          <w:rFonts w:eastAsia="Calibri" w:cs="Arial"/>
          <w:sz w:val="20"/>
          <w:szCs w:val="20"/>
          <w:lang w:val="en-ZA" w:eastAsia="en-US"/>
        </w:rPr>
      </w:pPr>
      <w:r w:rsidRPr="00F7059B">
        <w:rPr>
          <w:rFonts w:eastAsia="Calibri" w:cs="Arial"/>
          <w:sz w:val="20"/>
          <w:szCs w:val="20"/>
          <w:lang w:val="en-ZA" w:eastAsia="en-US"/>
        </w:rPr>
        <w:t xml:space="preserve">adverse weather or disease; or </w:t>
      </w:r>
    </w:p>
    <w:p w:rsidRPr="00F7059B" w:rsidR="000B2876" w:rsidP="00F7059B" w:rsidRDefault="000B2876" w14:paraId="197E6754" w14:textId="31F4EEF9">
      <w:pPr>
        <w:numPr>
          <w:ilvl w:val="2"/>
          <w:numId w:val="5"/>
        </w:numPr>
        <w:tabs>
          <w:tab w:val="num" w:pos="3063"/>
        </w:tabs>
        <w:suppressAutoHyphens w:val="0"/>
        <w:spacing w:after="240" w:line="360" w:lineRule="auto"/>
        <w:jc w:val="both"/>
        <w:rPr>
          <w:rFonts w:eastAsia="Calibri" w:cs="Arial"/>
          <w:sz w:val="20"/>
          <w:szCs w:val="20"/>
          <w:lang w:val="en-ZA" w:eastAsia="en-US"/>
        </w:rPr>
      </w:pPr>
      <w:r w:rsidRPr="00F7059B">
        <w:rPr>
          <w:rFonts w:eastAsia="Calibri" w:cs="Arial"/>
          <w:sz w:val="20"/>
          <w:szCs w:val="20"/>
          <w:lang w:val="en-ZA" w:eastAsia="en-US"/>
        </w:rPr>
        <w:t xml:space="preserve">act or intervention of a competent Authority, including a change to any </w:t>
      </w:r>
      <w:r w:rsidRPr="00F7059B" w:rsidR="00EE1471">
        <w:rPr>
          <w:rFonts w:eastAsia="Calibri" w:cs="Arial"/>
          <w:sz w:val="20"/>
          <w:szCs w:val="20"/>
          <w:lang w:val="en-ZA" w:eastAsia="en-US"/>
        </w:rPr>
        <w:t xml:space="preserve">Applicable </w:t>
      </w:r>
      <w:r w:rsidRPr="00F7059B">
        <w:rPr>
          <w:rFonts w:eastAsia="Calibri" w:cs="Arial"/>
          <w:sz w:val="20"/>
          <w:szCs w:val="20"/>
          <w:lang w:val="en-ZA" w:eastAsia="en-US"/>
        </w:rPr>
        <w:t>Laws; or</w:t>
      </w:r>
    </w:p>
    <w:p w:rsidRPr="00F7059B" w:rsidR="000B2876" w:rsidP="00F7059B" w:rsidRDefault="000B2876" w14:paraId="214EC3C1" w14:textId="77777777">
      <w:pPr>
        <w:numPr>
          <w:ilvl w:val="2"/>
          <w:numId w:val="5"/>
        </w:numPr>
        <w:tabs>
          <w:tab w:val="num" w:pos="3063"/>
        </w:tabs>
        <w:suppressAutoHyphens w:val="0"/>
        <w:spacing w:after="240" w:line="360" w:lineRule="auto"/>
        <w:jc w:val="both"/>
        <w:rPr>
          <w:rFonts w:eastAsia="Calibri" w:cs="Arial"/>
          <w:sz w:val="20"/>
          <w:szCs w:val="20"/>
          <w:lang w:val="en-ZA" w:eastAsia="en-US"/>
        </w:rPr>
      </w:pPr>
      <w:r w:rsidRPr="00F7059B">
        <w:rPr>
          <w:rFonts w:eastAsia="Calibri" w:cs="Arial"/>
          <w:sz w:val="20"/>
          <w:szCs w:val="20"/>
          <w:lang w:val="en-ZA" w:eastAsia="en-US"/>
        </w:rPr>
        <w:t>failure in public supply of electrical power or public telecommunications equipment; or</w:t>
      </w:r>
    </w:p>
    <w:p w:rsidRPr="00F7059B" w:rsidR="000B2876" w:rsidP="00F7059B" w:rsidRDefault="000B2876" w14:paraId="65B88C77" w14:textId="77777777">
      <w:pPr>
        <w:numPr>
          <w:ilvl w:val="2"/>
          <w:numId w:val="5"/>
        </w:numPr>
        <w:tabs>
          <w:tab w:val="num" w:pos="3063"/>
        </w:tabs>
        <w:suppressAutoHyphens w:val="0"/>
        <w:spacing w:after="240" w:line="360" w:lineRule="auto"/>
        <w:jc w:val="both"/>
        <w:rPr>
          <w:rFonts w:eastAsia="Calibri" w:cs="Arial"/>
          <w:sz w:val="20"/>
          <w:szCs w:val="20"/>
          <w:lang w:val="en-ZA" w:eastAsia="en-US"/>
        </w:rPr>
      </w:pPr>
      <w:r w:rsidRPr="00F7059B">
        <w:rPr>
          <w:rFonts w:eastAsia="Calibri" w:cs="Arial"/>
          <w:sz w:val="20"/>
          <w:szCs w:val="20"/>
          <w:lang w:val="en-ZA" w:eastAsia="en-US"/>
        </w:rPr>
        <w:t>any event beyond its (or its employees) reasonable control which could not reasonably be planned for or avoided,</w:t>
      </w:r>
    </w:p>
    <w:p w:rsidRPr="00F7059B" w:rsidR="000B2876" w:rsidP="00F7059B" w:rsidRDefault="000B2876" w14:paraId="73F1AAC3" w14:textId="77777777">
      <w:pPr>
        <w:suppressAutoHyphens w:val="0"/>
        <w:spacing w:after="240" w:line="360" w:lineRule="auto"/>
        <w:ind w:left="1361"/>
        <w:jc w:val="both"/>
        <w:rPr>
          <w:rFonts w:eastAsia="Calibri" w:cs="Arial"/>
          <w:sz w:val="20"/>
          <w:szCs w:val="20"/>
          <w:lang w:val="en-ZA" w:eastAsia="en-US"/>
        </w:rPr>
      </w:pPr>
      <w:r w:rsidRPr="00F7059B">
        <w:rPr>
          <w:rFonts w:eastAsia="Calibri" w:cs="Arial"/>
          <w:sz w:val="20"/>
          <w:szCs w:val="20"/>
          <w:lang w:val="en-ZA" w:eastAsia="en-US"/>
        </w:rPr>
        <w:t>provided that the event, act or intervention does not result from any act or omission of the party concerned, (each of these events, acts or interventions shall constitute a “</w:t>
      </w:r>
      <w:r w:rsidRPr="00F7059B">
        <w:rPr>
          <w:rFonts w:eastAsia="Calibri" w:cs="Arial"/>
          <w:b/>
          <w:sz w:val="20"/>
          <w:szCs w:val="20"/>
          <w:lang w:val="en-ZA" w:eastAsia="en-US"/>
        </w:rPr>
        <w:t>Force Majeure Event</w:t>
      </w:r>
      <w:r w:rsidRPr="00F7059B">
        <w:rPr>
          <w:rFonts w:eastAsia="Calibri" w:cs="Arial"/>
          <w:sz w:val="20"/>
          <w:szCs w:val="20"/>
          <w:lang w:val="en-ZA" w:eastAsia="en-US"/>
        </w:rPr>
        <w:t>”).</w:t>
      </w:r>
    </w:p>
    <w:p w:rsidRPr="00F7059B" w:rsidR="000B2876" w:rsidP="00F7059B" w:rsidRDefault="000B2876" w14:paraId="1930EC82" w14:textId="77777777">
      <w:pPr>
        <w:numPr>
          <w:ilvl w:val="1"/>
          <w:numId w:val="5"/>
        </w:numPr>
        <w:tabs>
          <w:tab w:val="num" w:pos="2496"/>
        </w:tabs>
        <w:suppressAutoHyphens w:val="0"/>
        <w:spacing w:after="240" w:line="360" w:lineRule="auto"/>
        <w:jc w:val="both"/>
        <w:rPr>
          <w:rFonts w:eastAsia="Calibri" w:cs="Arial"/>
          <w:sz w:val="20"/>
          <w:szCs w:val="20"/>
          <w:lang w:val="en-ZA" w:eastAsia="en-US"/>
        </w:rPr>
      </w:pPr>
      <w:bookmarkStart w:name="_Ref460895123" w:id="78"/>
      <w:r w:rsidRPr="00F7059B">
        <w:rPr>
          <w:rFonts w:eastAsia="Calibri" w:cs="Arial"/>
          <w:sz w:val="20"/>
          <w:szCs w:val="20"/>
          <w:lang w:val="en-ZA" w:eastAsia="en-US"/>
        </w:rPr>
        <w:t>A Party whose performance is affected by a Force Majeure Event (the “</w:t>
      </w:r>
      <w:r w:rsidRPr="00F7059B">
        <w:rPr>
          <w:rFonts w:eastAsia="Calibri" w:cs="Arial"/>
          <w:b/>
          <w:sz w:val="20"/>
          <w:szCs w:val="20"/>
          <w:lang w:val="en-ZA" w:eastAsia="en-US"/>
        </w:rPr>
        <w:t>Affected Party</w:t>
      </w:r>
      <w:r w:rsidRPr="00F7059B">
        <w:rPr>
          <w:rFonts w:eastAsia="Calibri" w:cs="Arial"/>
          <w:sz w:val="20"/>
          <w:szCs w:val="20"/>
          <w:lang w:val="en-ZA" w:eastAsia="en-US"/>
        </w:rPr>
        <w:t>”) will:</w:t>
      </w:r>
      <w:bookmarkEnd w:id="78"/>
    </w:p>
    <w:p w:rsidRPr="00F7059B" w:rsidR="000B2876" w:rsidP="00F7059B" w:rsidRDefault="000B2876" w14:paraId="04EDFFD6" w14:textId="77777777">
      <w:pPr>
        <w:numPr>
          <w:ilvl w:val="2"/>
          <w:numId w:val="5"/>
        </w:numPr>
        <w:tabs>
          <w:tab w:val="num" w:pos="3063"/>
        </w:tabs>
        <w:suppressAutoHyphens w:val="0"/>
        <w:spacing w:after="240" w:line="360" w:lineRule="auto"/>
        <w:jc w:val="both"/>
        <w:rPr>
          <w:rFonts w:eastAsia="Calibri" w:cs="Arial"/>
          <w:sz w:val="20"/>
          <w:szCs w:val="20"/>
          <w:lang w:val="en-ZA" w:eastAsia="en-US"/>
        </w:rPr>
      </w:pPr>
      <w:r w:rsidRPr="00F7059B">
        <w:rPr>
          <w:rFonts w:eastAsia="Calibri" w:cs="Arial"/>
          <w:sz w:val="20"/>
          <w:szCs w:val="20"/>
          <w:lang w:val="en-ZA" w:eastAsia="en-US"/>
        </w:rPr>
        <w:t>promptly notify the other Party in writing of the Force Majeure Event and the cause and the likely duration of any consequential delay or non-performance of the Affected Party's obligations; and</w:t>
      </w:r>
    </w:p>
    <w:p w:rsidRPr="00F7059B" w:rsidR="000B2876" w:rsidP="00F7059B" w:rsidRDefault="000B2876" w14:paraId="397C6898" w14:textId="77777777">
      <w:pPr>
        <w:numPr>
          <w:ilvl w:val="2"/>
          <w:numId w:val="5"/>
        </w:numPr>
        <w:tabs>
          <w:tab w:val="num" w:pos="3063"/>
        </w:tabs>
        <w:suppressAutoHyphens w:val="0"/>
        <w:spacing w:after="240" w:line="360" w:lineRule="auto"/>
        <w:jc w:val="both"/>
        <w:rPr>
          <w:rFonts w:eastAsia="Calibri" w:cs="Arial"/>
          <w:sz w:val="20"/>
          <w:szCs w:val="20"/>
          <w:lang w:val="en-ZA" w:eastAsia="en-US"/>
        </w:rPr>
      </w:pPr>
      <w:r w:rsidRPr="00F7059B">
        <w:rPr>
          <w:rFonts w:eastAsia="Calibri" w:cs="Arial"/>
          <w:sz w:val="20"/>
          <w:szCs w:val="20"/>
          <w:lang w:val="en-ZA" w:eastAsia="en-US"/>
        </w:rPr>
        <w:t>promptly use reasonable endeavours to avoid or mitigate the effect of such event on the other Party and the performance of the Affected Party's obligations and resume full performance of the Affected Party's obligations as soon as reasonably possible.</w:t>
      </w:r>
    </w:p>
    <w:p w:rsidRPr="00F7059B" w:rsidR="000B2876" w:rsidP="00F7059B" w:rsidRDefault="000B2876" w14:paraId="74C55D5E" w14:textId="74B8CB9F">
      <w:pPr>
        <w:numPr>
          <w:ilvl w:val="1"/>
          <w:numId w:val="5"/>
        </w:numPr>
        <w:tabs>
          <w:tab w:val="num" w:pos="2496"/>
        </w:tabs>
        <w:suppressAutoHyphens w:val="0"/>
        <w:spacing w:after="240" w:line="360" w:lineRule="auto"/>
        <w:jc w:val="both"/>
        <w:rPr>
          <w:rFonts w:eastAsia="Calibri" w:cs="Arial"/>
          <w:sz w:val="20"/>
          <w:szCs w:val="20"/>
          <w:lang w:val="en-ZA" w:eastAsia="en-US"/>
        </w:rPr>
      </w:pPr>
      <w:r w:rsidRPr="00F7059B">
        <w:rPr>
          <w:rFonts w:eastAsia="Calibri" w:cs="Arial"/>
          <w:sz w:val="20"/>
          <w:szCs w:val="20"/>
          <w:lang w:val="en-ZA" w:eastAsia="en-US"/>
        </w:rPr>
        <w:t xml:space="preserve">If the Affected Party has complied with clause </w:t>
      </w:r>
      <w:r w:rsidRPr="00F7059B" w:rsidR="00EE1471">
        <w:rPr>
          <w:rFonts w:eastAsia="Calibri" w:cs="Arial"/>
          <w:sz w:val="20"/>
          <w:szCs w:val="20"/>
          <w:lang w:val="en-ZA" w:eastAsia="en-US"/>
        </w:rPr>
        <w:fldChar w:fldCharType="begin"/>
      </w:r>
      <w:r w:rsidRPr="00F7059B" w:rsidR="00EE1471">
        <w:rPr>
          <w:rFonts w:eastAsia="Calibri" w:cs="Arial"/>
          <w:sz w:val="20"/>
          <w:szCs w:val="20"/>
          <w:lang w:val="en-ZA" w:eastAsia="en-US"/>
        </w:rPr>
        <w:instrText xml:space="preserve"> REF _Ref460895123 \w \h </w:instrText>
      </w:r>
      <w:r w:rsidRPr="00F7059B" w:rsidR="00B0675F">
        <w:rPr>
          <w:rFonts w:eastAsia="Calibri" w:cs="Arial"/>
          <w:sz w:val="20"/>
          <w:szCs w:val="20"/>
          <w:lang w:val="en-ZA" w:eastAsia="en-US"/>
        </w:rPr>
        <w:instrText xml:space="preserve"> \* MERGEFORMAT </w:instrText>
      </w:r>
      <w:r w:rsidRPr="00F7059B" w:rsidR="00EE1471">
        <w:rPr>
          <w:rFonts w:eastAsia="Calibri" w:cs="Arial"/>
          <w:sz w:val="20"/>
          <w:szCs w:val="20"/>
          <w:lang w:val="en-ZA" w:eastAsia="en-US"/>
        </w:rPr>
      </w:r>
      <w:r w:rsidRPr="00F7059B" w:rsidR="00EE1471">
        <w:rPr>
          <w:rFonts w:eastAsia="Calibri" w:cs="Arial"/>
          <w:sz w:val="20"/>
          <w:szCs w:val="20"/>
          <w:lang w:val="en-ZA" w:eastAsia="en-US"/>
        </w:rPr>
        <w:fldChar w:fldCharType="separate"/>
      </w:r>
      <w:r w:rsidRPr="00F7059B" w:rsidR="00235B18">
        <w:rPr>
          <w:rFonts w:eastAsia="Calibri" w:cs="Arial"/>
          <w:sz w:val="20"/>
          <w:szCs w:val="20"/>
          <w:lang w:val="en-ZA" w:eastAsia="en-US"/>
        </w:rPr>
        <w:t>22.2</w:t>
      </w:r>
      <w:r w:rsidRPr="00F7059B" w:rsidR="00EE1471">
        <w:rPr>
          <w:rFonts w:eastAsia="Calibri" w:cs="Arial"/>
          <w:sz w:val="20"/>
          <w:szCs w:val="20"/>
          <w:lang w:val="en-ZA" w:eastAsia="en-US"/>
        </w:rPr>
        <w:fldChar w:fldCharType="end"/>
      </w:r>
      <w:r w:rsidRPr="00F7059B">
        <w:rPr>
          <w:rFonts w:eastAsia="Calibri" w:cs="Arial"/>
          <w:sz w:val="20"/>
          <w:szCs w:val="20"/>
          <w:lang w:val="en-ZA" w:eastAsia="en-US"/>
        </w:rPr>
        <w:t>, its performance of any affected obligation under this Agreement will be suspended for the period that the Force Majeure Event continues and the Affected Party will have an extension of time for performance equal to the period of delay or failure, but the Affected Party will continue to perform all other obligations that are not prevented by the Force Majeure Event.  If performance of any material part of the Services is not resumed within 30 (thirty) calendar days after the notice from the Affected Party to the other Party, the other Party may terminate this Agreement or the affected Service immediately by giving written notice to the Affected Party without incurring any liability.</w:t>
      </w:r>
    </w:p>
    <w:p w:rsidRPr="00F7059B" w:rsidR="000B2876" w:rsidP="00F7059B" w:rsidRDefault="000B2876" w14:paraId="529BCA4C" w14:textId="4DA0FD34">
      <w:pPr>
        <w:keepNext/>
        <w:keepLines/>
        <w:numPr>
          <w:ilvl w:val="0"/>
          <w:numId w:val="5"/>
        </w:numPr>
        <w:tabs>
          <w:tab w:val="num" w:pos="2355"/>
        </w:tabs>
        <w:suppressAutoHyphens w:val="0"/>
        <w:spacing w:after="240" w:line="360" w:lineRule="auto"/>
        <w:jc w:val="both"/>
        <w:rPr>
          <w:rFonts w:eastAsia="Calibri" w:cs="Arial"/>
          <w:b/>
          <w:sz w:val="20"/>
          <w:szCs w:val="20"/>
          <w:lang w:val="en-ZA" w:eastAsia="en-US"/>
        </w:rPr>
      </w:pPr>
      <w:bookmarkStart w:name="_Ref460895432" w:id="79"/>
      <w:bookmarkStart w:name="_Toc460895543" w:id="80"/>
      <w:r w:rsidRPr="00F7059B">
        <w:rPr>
          <w:rFonts w:eastAsia="Calibri" w:cs="Arial"/>
          <w:b/>
          <w:sz w:val="20"/>
          <w:szCs w:val="20"/>
          <w:lang w:val="en-ZA" w:eastAsia="en-US"/>
        </w:rPr>
        <w:t>Miscellaneous</w:t>
      </w:r>
      <w:bookmarkEnd w:id="79"/>
      <w:bookmarkEnd w:id="80"/>
    </w:p>
    <w:p w:rsidRPr="00F7059B" w:rsidR="00CB0F31" w:rsidP="00F7059B" w:rsidRDefault="00CB0F31" w14:paraId="3D6ED84A" w14:textId="5311A387">
      <w:pPr>
        <w:numPr>
          <w:ilvl w:val="1"/>
          <w:numId w:val="5"/>
        </w:numPr>
        <w:tabs>
          <w:tab w:val="num" w:pos="2496"/>
        </w:tabs>
        <w:spacing w:after="240" w:line="360" w:lineRule="auto"/>
        <w:jc w:val="both"/>
        <w:rPr>
          <w:rFonts w:eastAsia="Calibri" w:cs="Arial"/>
          <w:b/>
          <w:sz w:val="20"/>
          <w:szCs w:val="20"/>
        </w:rPr>
      </w:pPr>
      <w:bookmarkStart w:name="_Toc299542185" w:id="81"/>
      <w:bookmarkStart w:name="_Toc362422922" w:id="82"/>
      <w:bookmarkStart w:name="_Ref364352551" w:id="83"/>
      <w:bookmarkStart w:name="_Toc18574332" w:id="84"/>
      <w:r w:rsidRPr="00F7059B">
        <w:rPr>
          <w:rFonts w:eastAsia="Calibri" w:cs="Arial"/>
          <w:b/>
          <w:sz w:val="20"/>
          <w:szCs w:val="20"/>
        </w:rPr>
        <w:t xml:space="preserve">Notices and </w:t>
      </w:r>
      <w:proofErr w:type="spellStart"/>
      <w:r w:rsidRPr="00F7059B">
        <w:rPr>
          <w:rFonts w:eastAsia="Calibri" w:cs="Arial"/>
          <w:b/>
          <w:i/>
          <w:iCs/>
          <w:sz w:val="20"/>
          <w:szCs w:val="20"/>
        </w:rPr>
        <w:t>domicilium</w:t>
      </w:r>
      <w:bookmarkEnd w:id="81"/>
      <w:bookmarkEnd w:id="82"/>
      <w:bookmarkEnd w:id="83"/>
      <w:bookmarkEnd w:id="84"/>
      <w:proofErr w:type="spellEnd"/>
    </w:p>
    <w:p w:rsidRPr="00F7059B" w:rsidR="00FA73A3" w:rsidP="1C25632A" w:rsidRDefault="00FA73A3" w14:paraId="56637152" w14:textId="7379A67A">
      <w:pPr>
        <w:pStyle w:val="MCAHeading3"/>
        <w:jc w:val="both"/>
        <w:rPr>
          <w:rFonts w:cs="Arial"/>
          <w:sz w:val="20"/>
          <w:szCs w:val="20"/>
          <w:lang w:val="en-GB"/>
        </w:rPr>
      </w:pPr>
      <w:bookmarkStart w:name="_Ref290465145" w:id="85"/>
      <w:r w:rsidRPr="1C25632A" w:rsidR="00FA73A3">
        <w:rPr>
          <w:rFonts w:cs="Arial"/>
          <w:sz w:val="20"/>
          <w:szCs w:val="20"/>
          <w:lang w:val="en-GB"/>
        </w:rPr>
        <w:t xml:space="preserve">The Parties choose as their </w:t>
      </w:r>
      <w:r w:rsidRPr="1C25632A" w:rsidR="00FA73A3">
        <w:rPr>
          <w:rFonts w:cs="Arial"/>
          <w:i w:val="1"/>
          <w:iCs w:val="1"/>
          <w:sz w:val="20"/>
          <w:szCs w:val="20"/>
          <w:lang w:val="en-GB"/>
        </w:rPr>
        <w:t>domicilium</w:t>
      </w:r>
      <w:r w:rsidRPr="1C25632A" w:rsidR="00FA73A3">
        <w:rPr>
          <w:rFonts w:cs="Arial"/>
          <w:i w:val="1"/>
          <w:iCs w:val="1"/>
          <w:sz w:val="20"/>
          <w:szCs w:val="20"/>
          <w:lang w:val="en-GB"/>
        </w:rPr>
        <w:t xml:space="preserve"> </w:t>
      </w:r>
      <w:r w:rsidRPr="1C25632A" w:rsidR="00FA73A3">
        <w:rPr>
          <w:rFonts w:cs="Arial"/>
          <w:i w:val="1"/>
          <w:iCs w:val="1"/>
          <w:sz w:val="20"/>
          <w:szCs w:val="20"/>
          <w:lang w:val="en-GB"/>
        </w:rPr>
        <w:t>citandi</w:t>
      </w:r>
      <w:r w:rsidRPr="1C25632A" w:rsidR="00FA73A3">
        <w:rPr>
          <w:rFonts w:cs="Arial"/>
          <w:i w:val="1"/>
          <w:iCs w:val="1"/>
          <w:sz w:val="20"/>
          <w:szCs w:val="20"/>
          <w:lang w:val="en-GB"/>
        </w:rPr>
        <w:t xml:space="preserve"> et </w:t>
      </w:r>
      <w:r w:rsidRPr="1C25632A" w:rsidR="00FA73A3">
        <w:rPr>
          <w:rFonts w:cs="Arial"/>
          <w:i w:val="1"/>
          <w:iCs w:val="1"/>
          <w:sz w:val="20"/>
          <w:szCs w:val="20"/>
          <w:lang w:val="en-GB"/>
        </w:rPr>
        <w:t>executandi</w:t>
      </w:r>
      <w:r w:rsidRPr="1C25632A" w:rsidR="00FA73A3">
        <w:rPr>
          <w:rFonts w:cs="Arial"/>
          <w:sz w:val="20"/>
          <w:szCs w:val="20"/>
          <w:lang w:val="en-GB"/>
        </w:rPr>
        <w:t xml:space="preserve"> (address for purpose of legal proceedings), their respective addresses set out in clause </w:t>
      </w:r>
      <w:r w:rsidRPr="00F7059B" w:rsidR="008D132C">
        <w:rPr>
          <w:rFonts w:cs="Arial"/>
          <w:sz w:val="20"/>
          <w:szCs w:val="20"/>
        </w:rPr>
        <w:fldChar w:fldCharType="begin"/>
      </w:r>
      <w:r w:rsidRPr="00F7059B" w:rsidR="008D132C">
        <w:rPr>
          <w:rFonts w:cs="Arial"/>
          <w:sz w:val="20"/>
          <w:szCs w:val="20"/>
        </w:rPr>
        <w:instrText xml:space="preserve"> REF _Ref290465109 \w \h </w:instrText>
      </w:r>
      <w:r w:rsidRPr="00F7059B" w:rsidR="00B0675F">
        <w:rPr>
          <w:rFonts w:cs="Arial"/>
          <w:sz w:val="20"/>
          <w:szCs w:val="20"/>
        </w:rPr>
        <w:instrText xml:space="preserve"> \* MERGEFORMAT </w:instrText>
      </w:r>
      <w:r w:rsidRPr="00F7059B" w:rsidR="008D132C">
        <w:rPr>
          <w:rFonts w:cs="Arial"/>
          <w:sz w:val="20"/>
          <w:szCs w:val="20"/>
        </w:rPr>
      </w:r>
      <w:r w:rsidRPr="00F7059B" w:rsidR="008D132C">
        <w:rPr>
          <w:rFonts w:cs="Arial"/>
          <w:sz w:val="20"/>
          <w:szCs w:val="20"/>
        </w:rPr>
        <w:fldChar w:fldCharType="separate"/>
      </w:r>
      <w:r w:rsidRPr="1C25632A" w:rsidR="00235B18">
        <w:rPr>
          <w:rFonts w:cs="Arial"/>
          <w:sz w:val="20"/>
          <w:szCs w:val="20"/>
          <w:lang w:val="en-GB"/>
        </w:rPr>
        <w:t>23.1.2</w:t>
      </w:r>
      <w:r w:rsidRPr="00F7059B" w:rsidR="008D132C">
        <w:rPr>
          <w:rFonts w:cs="Arial"/>
          <w:sz w:val="20"/>
          <w:szCs w:val="20"/>
        </w:rPr>
        <w:fldChar w:fldCharType="end"/>
      </w:r>
      <w:r w:rsidRPr="1C25632A" w:rsidR="00FA73A3">
        <w:rPr>
          <w:rFonts w:cs="Arial"/>
          <w:sz w:val="20"/>
          <w:szCs w:val="20"/>
          <w:lang w:val="en-GB"/>
        </w:rPr>
        <w:t>, at which addresses all processes and notices arising out of or in connection with this Agreement, its breach or termination may validly be served upon or delivered to the Parties.</w:t>
      </w:r>
      <w:bookmarkEnd w:id="85"/>
    </w:p>
    <w:p w:rsidRPr="00F7059B" w:rsidR="008D132C" w:rsidP="1C25632A" w:rsidRDefault="008D132C" w14:paraId="2F1B8DC6" w14:textId="77777777">
      <w:pPr>
        <w:pStyle w:val="MCAHeading3"/>
        <w:jc w:val="both"/>
        <w:rPr>
          <w:rFonts w:cs="Arial"/>
          <w:sz w:val="20"/>
          <w:szCs w:val="20"/>
          <w:lang w:val="en-GB"/>
        </w:rPr>
      </w:pPr>
      <w:bookmarkStart w:name="_Ref290465109" w:id="86"/>
      <w:r w:rsidRPr="1C25632A" w:rsidR="008D132C">
        <w:rPr>
          <w:rFonts w:cs="Arial"/>
          <w:sz w:val="20"/>
          <w:szCs w:val="20"/>
          <w:lang w:val="en-GB"/>
        </w:rPr>
        <w:t xml:space="preserve">For the purposes of this Agreement the Parties' </w:t>
      </w:r>
      <w:r w:rsidRPr="1C25632A" w:rsidR="008D132C">
        <w:rPr>
          <w:rFonts w:cs="Arial"/>
          <w:i w:val="1"/>
          <w:iCs w:val="1"/>
          <w:sz w:val="20"/>
          <w:szCs w:val="20"/>
          <w:lang w:val="en-GB"/>
        </w:rPr>
        <w:t>domicilia</w:t>
      </w:r>
      <w:r w:rsidRPr="1C25632A" w:rsidR="008D132C">
        <w:rPr>
          <w:rFonts w:cs="Arial"/>
          <w:i w:val="1"/>
          <w:iCs w:val="1"/>
          <w:sz w:val="20"/>
          <w:szCs w:val="20"/>
          <w:lang w:val="en-GB"/>
        </w:rPr>
        <w:t xml:space="preserve"> </w:t>
      </w:r>
      <w:r w:rsidRPr="1C25632A" w:rsidR="008D132C">
        <w:rPr>
          <w:rFonts w:cs="Arial"/>
          <w:i w:val="1"/>
          <w:iCs w:val="1"/>
          <w:sz w:val="20"/>
          <w:szCs w:val="20"/>
          <w:lang w:val="en-GB"/>
        </w:rPr>
        <w:t>citandi</w:t>
      </w:r>
      <w:r w:rsidRPr="1C25632A" w:rsidR="008D132C">
        <w:rPr>
          <w:rFonts w:cs="Arial"/>
          <w:i w:val="1"/>
          <w:iCs w:val="1"/>
          <w:sz w:val="20"/>
          <w:szCs w:val="20"/>
          <w:lang w:val="en-GB"/>
        </w:rPr>
        <w:t xml:space="preserve"> et </w:t>
      </w:r>
      <w:r w:rsidRPr="1C25632A" w:rsidR="008D132C">
        <w:rPr>
          <w:rFonts w:cs="Arial"/>
          <w:i w:val="1"/>
          <w:iCs w:val="1"/>
          <w:sz w:val="20"/>
          <w:szCs w:val="20"/>
          <w:lang w:val="en-GB"/>
        </w:rPr>
        <w:t>executandi</w:t>
      </w:r>
      <w:r w:rsidRPr="1C25632A" w:rsidR="008D132C">
        <w:rPr>
          <w:rFonts w:cs="Arial"/>
          <w:sz w:val="20"/>
          <w:szCs w:val="20"/>
          <w:lang w:val="en-GB"/>
        </w:rPr>
        <w:t xml:space="preserve"> are as follows:</w:t>
      </w:r>
      <w:bookmarkEnd w:id="86"/>
    </w:p>
    <w:p w:rsidRPr="00F7059B" w:rsidR="00996D56" w:rsidP="00F7059B" w:rsidRDefault="00996D56" w14:paraId="1957AD78" w14:textId="0DC91636">
      <w:pPr>
        <w:pStyle w:val="MCAHeading4"/>
        <w:jc w:val="both"/>
        <w:rPr>
          <w:rFonts w:cs="Arial"/>
          <w:sz w:val="20"/>
          <w:szCs w:val="20"/>
        </w:rPr>
      </w:pPr>
      <w:r w:rsidRPr="1C25632A" w:rsidR="00996D56">
        <w:rPr>
          <w:rFonts w:cs="Arial"/>
          <w:sz w:val="20"/>
          <w:szCs w:val="20"/>
        </w:rPr>
        <w:t xml:space="preserve">as regards </w:t>
      </w:r>
      <w:r w:rsidRPr="1C25632A" w:rsidR="1E2FB060">
        <w:rPr>
          <w:rFonts w:cs="Arial"/>
          <w:sz w:val="20"/>
          <w:szCs w:val="20"/>
        </w:rPr>
        <w:t>[COMPANY NAME]</w:t>
      </w:r>
      <w:r w:rsidRPr="1C25632A" w:rsidR="00996D56">
        <w:rPr>
          <w:rFonts w:cs="Arial"/>
          <w:sz w:val="20"/>
          <w:szCs w:val="20"/>
        </w:rPr>
        <w:t xml:space="preserve"> at:  </w:t>
      </w:r>
    </w:p>
    <w:p w:rsidRPr="00F7059B" w:rsidR="002B7649" w:rsidP="00F7059B" w:rsidRDefault="002B7649" w14:paraId="61356F1B" w14:textId="22BBAA74">
      <w:pPr>
        <w:suppressAutoHyphens w:val="0"/>
        <w:spacing w:after="240" w:line="360" w:lineRule="auto"/>
        <w:ind w:left="2160"/>
        <w:jc w:val="both"/>
        <w:rPr>
          <w:rFonts w:eastAsia="Calibri" w:cs="Arial"/>
          <w:sz w:val="20"/>
          <w:szCs w:val="20"/>
          <w:lang w:val="en-ZA" w:eastAsia="en-US"/>
        </w:rPr>
      </w:pPr>
      <w:r w:rsidRPr="00F7059B">
        <w:rPr>
          <w:rFonts w:eastAsia="Calibri" w:cs="Arial"/>
          <w:sz w:val="20"/>
          <w:szCs w:val="20"/>
          <w:lang w:eastAsia="en-US"/>
        </w:rPr>
        <w:t xml:space="preserve">Unit 305 Waterfall Point, </w:t>
      </w:r>
      <w:proofErr w:type="spellStart"/>
      <w:r w:rsidRPr="00F7059B">
        <w:rPr>
          <w:rFonts w:eastAsia="Calibri" w:cs="Arial"/>
          <w:sz w:val="20"/>
          <w:szCs w:val="20"/>
          <w:lang w:eastAsia="en-US"/>
        </w:rPr>
        <w:t>Cnr</w:t>
      </w:r>
      <w:proofErr w:type="spellEnd"/>
      <w:r w:rsidRPr="00F7059B">
        <w:rPr>
          <w:rFonts w:eastAsia="Calibri" w:cs="Arial"/>
          <w:sz w:val="20"/>
          <w:szCs w:val="20"/>
          <w:lang w:eastAsia="en-US"/>
        </w:rPr>
        <w:t xml:space="preserve"> Waterfall &amp; Woodmead Drive, Waterfall, 1685</w:t>
      </w:r>
    </w:p>
    <w:p w:rsidRPr="00F7059B" w:rsidR="00F168AB" w:rsidP="00F7059B" w:rsidRDefault="002B7649" w14:paraId="160C5A8E" w14:textId="7C632F64">
      <w:pPr>
        <w:suppressAutoHyphens w:val="0"/>
        <w:spacing w:after="240" w:line="360" w:lineRule="auto"/>
        <w:ind w:left="2160"/>
        <w:jc w:val="both"/>
        <w:rPr>
          <w:rFonts w:eastAsia="Calibri" w:cs="Arial"/>
          <w:sz w:val="20"/>
          <w:szCs w:val="20"/>
          <w:lang w:val="en-ZA" w:eastAsia="en-US"/>
        </w:rPr>
      </w:pPr>
      <w:r w:rsidRPr="00F7059B">
        <w:rPr>
          <w:rFonts w:eastAsia="Calibri" w:cs="Arial"/>
          <w:sz w:val="20"/>
          <w:szCs w:val="20"/>
          <w:lang w:val="en-ZA" w:eastAsia="en-US"/>
        </w:rPr>
        <w:t xml:space="preserve">Attention: </w:t>
      </w:r>
      <w:r w:rsidRPr="00F7059B" w:rsidR="00285777">
        <w:rPr>
          <w:rFonts w:eastAsia="Calibri" w:cs="Arial"/>
          <w:sz w:val="20"/>
          <w:szCs w:val="20"/>
          <w:lang w:val="en-ZA" w:eastAsia="en-US"/>
        </w:rPr>
        <w:t>[</w:t>
      </w:r>
      <w:r w:rsidRPr="00F7059B" w:rsidR="00285777">
        <w:rPr>
          <w:rFonts w:eastAsia="Calibri" w:cs="Arial"/>
          <w:sz w:val="20"/>
          <w:szCs w:val="20"/>
          <w:highlight w:val="yellow"/>
          <w:lang w:val="en-ZA" w:eastAsia="en-US"/>
        </w:rPr>
        <w:t xml:space="preserve">Insert </w:t>
      </w:r>
      <w:r w:rsidRPr="00F7059B" w:rsidR="00342A61">
        <w:rPr>
          <w:rFonts w:eastAsia="Calibri" w:cs="Arial"/>
          <w:sz w:val="20"/>
          <w:szCs w:val="20"/>
          <w:highlight w:val="yellow"/>
          <w:lang w:val="en-ZA" w:eastAsia="en-US"/>
        </w:rPr>
        <w:t xml:space="preserve">Name of the </w:t>
      </w:r>
      <w:r w:rsidRPr="00F7059B" w:rsidR="00285777">
        <w:rPr>
          <w:rFonts w:eastAsia="Calibri" w:cs="Arial"/>
          <w:sz w:val="20"/>
          <w:szCs w:val="20"/>
          <w:highlight w:val="yellow"/>
          <w:lang w:val="en-ZA" w:eastAsia="en-US"/>
        </w:rPr>
        <w:t>Business Contact</w:t>
      </w:r>
      <w:r w:rsidRPr="00F7059B" w:rsidR="00F168AB">
        <w:rPr>
          <w:rFonts w:eastAsia="Calibri" w:cs="Arial"/>
          <w:sz w:val="20"/>
          <w:szCs w:val="20"/>
          <w:highlight w:val="yellow"/>
          <w:lang w:val="en-ZA" w:eastAsia="en-US"/>
        </w:rPr>
        <w:t xml:space="preserve"> Person]</w:t>
      </w:r>
    </w:p>
    <w:p w:rsidRPr="00F7059B" w:rsidR="002B7649" w:rsidP="00F7059B" w:rsidRDefault="00F168AB" w14:paraId="59F450D9" w14:textId="3BDE208A">
      <w:pPr>
        <w:suppressAutoHyphens w:val="0"/>
        <w:spacing w:after="240" w:line="360" w:lineRule="auto"/>
        <w:ind w:left="2160"/>
        <w:jc w:val="both"/>
        <w:rPr>
          <w:rFonts w:eastAsia="Calibri" w:cs="Arial"/>
          <w:sz w:val="20"/>
          <w:szCs w:val="20"/>
          <w:lang w:val="en-ZA" w:eastAsia="en-US"/>
        </w:rPr>
      </w:pPr>
      <w:bookmarkStart w:name="_Hlk69214933" w:id="87"/>
      <w:r w:rsidRPr="00F7059B">
        <w:rPr>
          <w:rFonts w:eastAsia="Calibri" w:cs="Arial"/>
          <w:sz w:val="20"/>
          <w:szCs w:val="20"/>
          <w:lang w:val="en-ZA" w:eastAsia="en-US"/>
        </w:rPr>
        <w:t>Email:</w:t>
      </w:r>
      <w:r w:rsidRPr="00F7059B">
        <w:rPr>
          <w:rFonts w:eastAsia="Calibri" w:cs="Arial"/>
          <w:sz w:val="20"/>
          <w:szCs w:val="20"/>
          <w:lang w:val="en-ZA" w:eastAsia="en-US"/>
        </w:rPr>
        <w:tab/>
      </w:r>
      <w:r w:rsidRPr="00F7059B" w:rsidR="002B7649">
        <w:rPr>
          <w:rFonts w:eastAsia="Calibri" w:cs="Arial"/>
          <w:sz w:val="20"/>
          <w:szCs w:val="20"/>
          <w:lang w:val="en-ZA" w:eastAsia="en-US"/>
        </w:rPr>
        <w:t xml:space="preserve"> </w:t>
      </w:r>
      <w:r w:rsidRPr="00F7059B" w:rsidR="00342A61">
        <w:rPr>
          <w:rFonts w:eastAsia="Calibri" w:cs="Arial"/>
          <w:sz w:val="20"/>
          <w:szCs w:val="20"/>
          <w:highlight w:val="yellow"/>
          <w:lang w:val="en-ZA" w:eastAsia="en-US"/>
        </w:rPr>
        <w:t>[Insert email address of the Business Contact Person]</w:t>
      </w:r>
    </w:p>
    <w:bookmarkEnd w:id="87"/>
    <w:p w:rsidRPr="00F7059B" w:rsidR="000B2876" w:rsidP="00F7059B" w:rsidRDefault="003D4928" w14:paraId="4AF748AF" w14:textId="493C8377">
      <w:pPr>
        <w:suppressAutoHyphens w:val="0"/>
        <w:spacing w:after="240" w:line="360" w:lineRule="auto"/>
        <w:ind w:left="1814"/>
        <w:jc w:val="both"/>
        <w:rPr>
          <w:rFonts w:eastAsia="Calibri" w:cs="Arial"/>
          <w:sz w:val="20"/>
          <w:szCs w:val="20"/>
          <w:lang w:val="en-ZA" w:eastAsia="en-US"/>
        </w:rPr>
      </w:pPr>
      <w:r w:rsidRPr="1C25632A" w:rsidR="003D4928">
        <w:rPr>
          <w:rFonts w:eastAsia="Calibri" w:cs="Arial"/>
          <w:sz w:val="20"/>
          <w:szCs w:val="20"/>
          <w:lang w:val="en-ZA" w:eastAsia="en-US"/>
        </w:rPr>
        <w:t>With a copy</w:t>
      </w:r>
      <w:r w:rsidRPr="1C25632A" w:rsidR="00342A61">
        <w:rPr>
          <w:rFonts w:eastAsia="Calibri" w:cs="Arial"/>
          <w:sz w:val="20"/>
          <w:szCs w:val="20"/>
          <w:lang w:val="en-ZA" w:eastAsia="en-US"/>
        </w:rPr>
        <w:t xml:space="preserve"> of all legal notices</w:t>
      </w:r>
      <w:r w:rsidRPr="1C25632A" w:rsidR="003D4928">
        <w:rPr>
          <w:rFonts w:eastAsia="Calibri" w:cs="Arial"/>
          <w:sz w:val="20"/>
          <w:szCs w:val="20"/>
          <w:lang w:val="en-ZA" w:eastAsia="en-US"/>
        </w:rPr>
        <w:t xml:space="preserve"> sent </w:t>
      </w:r>
      <w:r w:rsidRPr="1C25632A" w:rsidR="003D4928">
        <w:rPr>
          <w:rFonts w:eastAsia="Calibri" w:cs="Arial"/>
          <w:sz w:val="20"/>
          <w:szCs w:val="20"/>
          <w:lang w:val="en-ZA" w:eastAsia="en-US"/>
        </w:rPr>
        <w:t>to</w:t>
      </w:r>
      <w:r w:rsidRPr="1C25632A" w:rsidR="000B2876">
        <w:rPr>
          <w:rFonts w:eastAsia="Calibri" w:cs="Arial"/>
          <w:sz w:val="20"/>
          <w:szCs w:val="20"/>
          <w:lang w:val="en-ZA" w:eastAsia="en-US"/>
        </w:rPr>
        <w:t>:</w:t>
      </w:r>
      <w:r w:rsidRPr="1C25632A" w:rsidR="000B2876">
        <w:rPr>
          <w:rFonts w:eastAsia="Calibri" w:cs="Arial"/>
          <w:sz w:val="20"/>
          <w:szCs w:val="20"/>
          <w:lang w:val="en-ZA" w:eastAsia="en-US"/>
        </w:rPr>
        <w:t xml:space="preserve"> legal</w:t>
      </w:r>
      <w:r w:rsidRPr="1C25632A" w:rsidR="000B2876">
        <w:rPr>
          <w:rFonts w:eastAsia="Calibri" w:cs="Arial"/>
          <w:sz w:val="20"/>
          <w:szCs w:val="20"/>
          <w:lang w:val="en-ZA" w:eastAsia="en-US"/>
        </w:rPr>
        <w:t>@</w:t>
      </w:r>
      <w:r w:rsidRPr="1C25632A" w:rsidR="179FDE2A">
        <w:rPr>
          <w:rFonts w:eastAsia="Calibri" w:cs="Arial"/>
          <w:sz w:val="20"/>
          <w:szCs w:val="20"/>
          <w:lang w:val="en-ZA" w:eastAsia="en-US"/>
        </w:rPr>
        <w:t>[</w:t>
      </w:r>
      <w:r w:rsidRPr="1C25632A" w:rsidR="179FDE2A">
        <w:rPr>
          <w:rFonts w:eastAsia="Calibri" w:cs="Arial"/>
          <w:sz w:val="20"/>
          <w:szCs w:val="20"/>
          <w:lang w:val="en-ZA" w:eastAsia="en-US"/>
        </w:rPr>
        <w:t>COMPANY NAME]</w:t>
      </w:r>
      <w:r w:rsidRPr="1C25632A" w:rsidR="003D4928">
        <w:rPr>
          <w:rFonts w:eastAsia="Calibri" w:cs="Arial"/>
          <w:sz w:val="20"/>
          <w:szCs w:val="20"/>
          <w:lang w:val="en-ZA" w:eastAsia="en-US"/>
        </w:rPr>
        <w:t>.co.za</w:t>
      </w:r>
    </w:p>
    <w:p w:rsidRPr="00F7059B" w:rsidR="000B2876" w:rsidP="00F7059B" w:rsidRDefault="00E24227" w14:paraId="0BAC2DA1" w14:textId="5E9FC2DB">
      <w:pPr>
        <w:numPr>
          <w:ilvl w:val="3"/>
          <w:numId w:val="5"/>
        </w:numPr>
        <w:tabs>
          <w:tab w:val="num" w:pos="3630"/>
        </w:tabs>
        <w:suppressAutoHyphens w:val="0"/>
        <w:spacing w:after="240" w:line="360" w:lineRule="auto"/>
        <w:jc w:val="both"/>
        <w:rPr>
          <w:rFonts w:eastAsia="Calibri" w:cs="Arial"/>
          <w:sz w:val="20"/>
          <w:szCs w:val="20"/>
          <w:lang w:val="en-ZA" w:eastAsia="en-US"/>
        </w:rPr>
      </w:pPr>
      <w:r w:rsidRPr="00F7059B">
        <w:rPr>
          <w:rFonts w:eastAsia="Calibri" w:cs="Arial"/>
          <w:sz w:val="20"/>
          <w:szCs w:val="20"/>
          <w:lang w:val="en-ZA" w:eastAsia="en-US"/>
        </w:rPr>
        <w:t xml:space="preserve">as regards the </w:t>
      </w:r>
      <w:r w:rsidRPr="00F7059B" w:rsidR="00495165">
        <w:rPr>
          <w:rFonts w:eastAsia="Calibri" w:cs="Arial"/>
          <w:sz w:val="20"/>
          <w:szCs w:val="20"/>
          <w:lang w:val="en-ZA" w:eastAsia="en-US"/>
        </w:rPr>
        <w:t>Consultant</w:t>
      </w:r>
      <w:r w:rsidRPr="00F7059B" w:rsidR="000B2876">
        <w:rPr>
          <w:rFonts w:eastAsia="Calibri" w:cs="Arial"/>
          <w:sz w:val="20"/>
          <w:szCs w:val="20"/>
          <w:lang w:val="en-ZA" w:eastAsia="en-US"/>
        </w:rPr>
        <w:t>:</w:t>
      </w:r>
    </w:p>
    <w:p w:rsidRPr="00F7059B" w:rsidR="000B2876" w:rsidP="00F7059B" w:rsidRDefault="000B2876" w14:paraId="675F3AF9" w14:textId="7EDDC5B4">
      <w:pPr>
        <w:suppressAutoHyphens w:val="0"/>
        <w:spacing w:after="240" w:line="360" w:lineRule="auto"/>
        <w:ind w:left="2160"/>
        <w:jc w:val="both"/>
        <w:rPr>
          <w:rFonts w:eastAsia="Calibri" w:cs="Arial"/>
          <w:b/>
          <w:bCs/>
          <w:sz w:val="20"/>
          <w:szCs w:val="20"/>
          <w:highlight w:val="yellow"/>
          <w:lang w:val="en-ZA" w:eastAsia="en-US"/>
        </w:rPr>
      </w:pPr>
      <w:r w:rsidRPr="00F7059B">
        <w:rPr>
          <w:rFonts w:eastAsia="Calibri" w:cs="Arial"/>
          <w:b/>
          <w:bCs/>
          <w:sz w:val="20"/>
          <w:szCs w:val="20"/>
          <w:highlight w:val="yellow"/>
          <w:lang w:val="en-ZA" w:eastAsia="en-US"/>
        </w:rPr>
        <w:t>[Insert</w:t>
      </w:r>
      <w:r w:rsidRPr="00F7059B" w:rsidR="008B4022">
        <w:rPr>
          <w:rFonts w:eastAsia="Calibri" w:cs="Arial"/>
          <w:b/>
          <w:bCs/>
          <w:sz w:val="20"/>
          <w:szCs w:val="20"/>
          <w:highlight w:val="yellow"/>
          <w:lang w:val="en-ZA" w:eastAsia="en-US"/>
        </w:rPr>
        <w:t xml:space="preserve"> physical address</w:t>
      </w:r>
      <w:r w:rsidRPr="00F7059B">
        <w:rPr>
          <w:rFonts w:eastAsia="Calibri" w:cs="Arial"/>
          <w:b/>
          <w:bCs/>
          <w:sz w:val="20"/>
          <w:szCs w:val="20"/>
          <w:highlight w:val="yellow"/>
          <w:lang w:val="en-ZA" w:eastAsia="en-US"/>
        </w:rPr>
        <w:t>]</w:t>
      </w:r>
    </w:p>
    <w:p w:rsidRPr="00F7059B" w:rsidR="00F0101B" w:rsidP="00F7059B" w:rsidRDefault="00F0101B" w14:paraId="36473C63" w14:textId="1D296361">
      <w:pPr>
        <w:suppressAutoHyphens w:val="0"/>
        <w:spacing w:after="240" w:line="360" w:lineRule="auto"/>
        <w:ind w:left="2160" w:hanging="33"/>
        <w:jc w:val="both"/>
        <w:rPr>
          <w:rFonts w:eastAsia="Calibri" w:cs="Arial"/>
          <w:sz w:val="20"/>
          <w:szCs w:val="20"/>
          <w:lang w:val="en-ZA" w:eastAsia="en-US"/>
        </w:rPr>
      </w:pPr>
      <w:r w:rsidRPr="00F7059B">
        <w:rPr>
          <w:rFonts w:eastAsia="Calibri" w:cs="Arial"/>
          <w:sz w:val="20"/>
          <w:szCs w:val="20"/>
          <w:lang w:val="en-ZA" w:eastAsia="en-US"/>
        </w:rPr>
        <w:t>Email:</w:t>
      </w:r>
      <w:r w:rsidRPr="00F7059B">
        <w:rPr>
          <w:rFonts w:eastAsia="Calibri" w:cs="Arial"/>
          <w:sz w:val="20"/>
          <w:szCs w:val="20"/>
          <w:lang w:val="en-ZA" w:eastAsia="en-US"/>
        </w:rPr>
        <w:tab/>
      </w:r>
      <w:r w:rsidRPr="00F7059B">
        <w:rPr>
          <w:rFonts w:eastAsia="Calibri" w:cs="Arial"/>
          <w:sz w:val="20"/>
          <w:szCs w:val="20"/>
          <w:lang w:val="en-ZA" w:eastAsia="en-US"/>
        </w:rPr>
        <w:t xml:space="preserve"> </w:t>
      </w:r>
      <w:r w:rsidRPr="00F7059B">
        <w:rPr>
          <w:rFonts w:eastAsia="Calibri" w:cs="Arial"/>
          <w:sz w:val="20"/>
          <w:szCs w:val="20"/>
          <w:highlight w:val="yellow"/>
          <w:lang w:val="en-ZA" w:eastAsia="en-US"/>
        </w:rPr>
        <w:t>[Insert email address of the relevant Contact Person]</w:t>
      </w:r>
    </w:p>
    <w:p w:rsidRPr="00F7059B" w:rsidR="000B2876" w:rsidP="00F7059B" w:rsidRDefault="000B2876" w14:paraId="30798F5D" w14:textId="603B9574">
      <w:pPr>
        <w:suppressAutoHyphens w:val="0"/>
        <w:spacing w:after="240" w:line="360" w:lineRule="auto"/>
        <w:ind w:left="1814"/>
        <w:jc w:val="both"/>
        <w:rPr>
          <w:rFonts w:eastAsia="Calibri" w:cs="Arial"/>
          <w:sz w:val="20"/>
          <w:szCs w:val="20"/>
          <w:lang w:val="en-ZA" w:eastAsia="en-US"/>
        </w:rPr>
      </w:pPr>
      <w:r w:rsidRPr="00F7059B">
        <w:rPr>
          <w:rFonts w:eastAsia="Calibri" w:cs="Arial"/>
          <w:sz w:val="20"/>
          <w:szCs w:val="20"/>
          <w:lang w:val="en-ZA" w:eastAsia="en-US"/>
        </w:rPr>
        <w:t xml:space="preserve">and shall be marked for the attention of </w:t>
      </w:r>
      <w:r w:rsidRPr="00F7059B">
        <w:rPr>
          <w:rFonts w:eastAsia="Calibri" w:cs="Arial"/>
          <w:sz w:val="20"/>
          <w:szCs w:val="20"/>
          <w:highlight w:val="yellow"/>
          <w:lang w:val="en-ZA" w:eastAsia="en-US"/>
        </w:rPr>
        <w:t>[insert</w:t>
      </w:r>
      <w:r w:rsidRPr="00F7059B" w:rsidR="003A068C">
        <w:rPr>
          <w:rFonts w:eastAsia="Calibri" w:cs="Arial"/>
          <w:sz w:val="20"/>
          <w:szCs w:val="20"/>
          <w:highlight w:val="yellow"/>
          <w:lang w:val="en-ZA" w:eastAsia="en-US"/>
        </w:rPr>
        <w:t xml:space="preserve"> relevant Contact Person’s name</w:t>
      </w:r>
      <w:r w:rsidRPr="00F7059B">
        <w:rPr>
          <w:rFonts w:eastAsia="Calibri" w:cs="Arial"/>
          <w:sz w:val="20"/>
          <w:szCs w:val="20"/>
          <w:highlight w:val="yellow"/>
          <w:lang w:val="en-ZA" w:eastAsia="en-US"/>
        </w:rPr>
        <w:t>];</w:t>
      </w:r>
    </w:p>
    <w:p w:rsidRPr="00F7059B" w:rsidR="000B2876" w:rsidP="00F7059B" w:rsidRDefault="000B2876" w14:paraId="427DAA58" w14:textId="77777777">
      <w:pPr>
        <w:numPr>
          <w:ilvl w:val="2"/>
          <w:numId w:val="5"/>
        </w:numPr>
        <w:tabs>
          <w:tab w:val="num" w:pos="3063"/>
        </w:tabs>
        <w:suppressAutoHyphens w:val="0"/>
        <w:spacing w:after="240" w:line="360" w:lineRule="auto"/>
        <w:jc w:val="both"/>
        <w:rPr>
          <w:rFonts w:eastAsia="Calibri" w:cs="Arial"/>
          <w:sz w:val="20"/>
          <w:szCs w:val="20"/>
          <w:lang w:val="en-ZA" w:eastAsia="en-US"/>
        </w:rPr>
      </w:pPr>
      <w:r w:rsidRPr="00F7059B">
        <w:rPr>
          <w:rFonts w:eastAsia="Calibri" w:cs="Arial"/>
          <w:sz w:val="20"/>
          <w:szCs w:val="20"/>
          <w:lang w:val="en-ZA" w:eastAsia="en-US"/>
        </w:rPr>
        <w:t>The notice shall be deemed to have been duly given:</w:t>
      </w:r>
    </w:p>
    <w:p w:rsidRPr="00F7059B" w:rsidR="000B2876" w:rsidP="00F7059B" w:rsidRDefault="000B2876" w14:paraId="69FCB75A" w14:textId="77777777">
      <w:pPr>
        <w:numPr>
          <w:ilvl w:val="3"/>
          <w:numId w:val="5"/>
        </w:numPr>
        <w:tabs>
          <w:tab w:val="num" w:pos="3630"/>
        </w:tabs>
        <w:suppressAutoHyphens w:val="0"/>
        <w:spacing w:after="240" w:line="360" w:lineRule="auto"/>
        <w:jc w:val="both"/>
        <w:rPr>
          <w:rFonts w:eastAsia="Calibri" w:cs="Arial"/>
          <w:sz w:val="20"/>
          <w:szCs w:val="20"/>
          <w:lang w:val="en-ZA" w:eastAsia="en-US"/>
        </w:rPr>
      </w:pPr>
      <w:r w:rsidRPr="00F7059B">
        <w:rPr>
          <w:rFonts w:eastAsia="Calibri" w:cs="Arial"/>
          <w:sz w:val="20"/>
          <w:szCs w:val="20"/>
          <w:lang w:val="en-ZA" w:eastAsia="en-US"/>
        </w:rPr>
        <w:t>7 (seven) days after posting, if posted by registered post to the Party's postal address in terms of this sub-clause;</w:t>
      </w:r>
    </w:p>
    <w:p w:rsidRPr="00F7059B" w:rsidR="000B2876" w:rsidP="00F7059B" w:rsidRDefault="000B2876" w14:paraId="1F12D92E" w14:textId="7D4172D8">
      <w:pPr>
        <w:numPr>
          <w:ilvl w:val="3"/>
          <w:numId w:val="5"/>
        </w:numPr>
        <w:tabs>
          <w:tab w:val="num" w:pos="3630"/>
        </w:tabs>
        <w:suppressAutoHyphens w:val="0"/>
        <w:spacing w:after="240" w:line="360" w:lineRule="auto"/>
        <w:jc w:val="both"/>
        <w:rPr>
          <w:rFonts w:eastAsia="Calibri" w:cs="Arial"/>
          <w:sz w:val="20"/>
          <w:szCs w:val="20"/>
          <w:lang w:val="en-ZA" w:eastAsia="en-US"/>
        </w:rPr>
      </w:pPr>
      <w:r w:rsidRPr="00F7059B">
        <w:rPr>
          <w:rFonts w:eastAsia="Calibri" w:cs="Arial"/>
          <w:sz w:val="20"/>
          <w:szCs w:val="20"/>
          <w:lang w:val="en-ZA" w:eastAsia="en-US"/>
        </w:rPr>
        <w:t>on delivery, if delivered to the Party's physical address in terms of the next sub-clause dealing with service of legal documents</w:t>
      </w:r>
      <w:r w:rsidRPr="00F7059B" w:rsidR="002208FD">
        <w:rPr>
          <w:rFonts w:eastAsia="Calibri" w:cs="Arial"/>
          <w:sz w:val="20"/>
          <w:szCs w:val="20"/>
          <w:lang w:val="en-ZA" w:eastAsia="en-US"/>
        </w:rPr>
        <w:t>,</w:t>
      </w:r>
    </w:p>
    <w:p w:rsidRPr="00F7059B" w:rsidR="000B2876" w:rsidP="00F7059B" w:rsidRDefault="000B2876" w14:paraId="31227940" w14:textId="77777777">
      <w:pPr>
        <w:suppressAutoHyphens w:val="0"/>
        <w:spacing w:after="240" w:line="360" w:lineRule="auto"/>
        <w:ind w:left="1418"/>
        <w:jc w:val="both"/>
        <w:rPr>
          <w:rFonts w:eastAsia="Calibri" w:cs="Arial"/>
          <w:sz w:val="20"/>
          <w:szCs w:val="20"/>
          <w:lang w:val="en-ZA" w:eastAsia="en-US"/>
        </w:rPr>
      </w:pPr>
      <w:r w:rsidRPr="00F7059B">
        <w:rPr>
          <w:rFonts w:eastAsia="Calibri" w:cs="Arial"/>
          <w:sz w:val="20"/>
          <w:szCs w:val="20"/>
          <w:lang w:val="en-ZA" w:eastAsia="en-US"/>
        </w:rPr>
        <w:t>unless the addressor is aware, at the time the notice would otherwise be deemed to have been given, that the notice is unlikely to have been received by the addressee through no act or omission of the addressee.</w:t>
      </w:r>
    </w:p>
    <w:p w:rsidRPr="00F7059B" w:rsidR="000B2876" w:rsidP="00F7059B" w:rsidRDefault="000B2876" w14:paraId="1292674A" w14:textId="77777777">
      <w:pPr>
        <w:numPr>
          <w:ilvl w:val="2"/>
          <w:numId w:val="5"/>
        </w:numPr>
        <w:tabs>
          <w:tab w:val="num" w:pos="3063"/>
        </w:tabs>
        <w:suppressAutoHyphens w:val="0"/>
        <w:spacing w:after="240" w:line="360" w:lineRule="auto"/>
        <w:jc w:val="both"/>
        <w:rPr>
          <w:rFonts w:eastAsia="Calibri" w:cs="Arial"/>
          <w:sz w:val="20"/>
          <w:szCs w:val="20"/>
          <w:lang w:val="en-ZA" w:eastAsia="en-US"/>
        </w:rPr>
      </w:pPr>
      <w:r w:rsidRPr="00F7059B">
        <w:rPr>
          <w:rFonts w:eastAsia="Calibri" w:cs="Arial"/>
          <w:sz w:val="20"/>
          <w:szCs w:val="20"/>
          <w:lang w:val="en-ZA" w:eastAsia="en-US"/>
        </w:rPr>
        <w:t>A Party may change that party's address for this purpose, by notice in writing to the other Party.  No notice shall be necessary in respect of a new or changed fax number.</w:t>
      </w:r>
    </w:p>
    <w:p w:rsidRPr="00F7059B" w:rsidR="000B2876" w:rsidP="00F7059B" w:rsidRDefault="000B2876" w14:paraId="15914FF6" w14:textId="79BAFC4B">
      <w:pPr>
        <w:numPr>
          <w:ilvl w:val="2"/>
          <w:numId w:val="5"/>
        </w:numPr>
        <w:tabs>
          <w:tab w:val="num" w:pos="3063"/>
        </w:tabs>
        <w:suppressAutoHyphens w:val="0"/>
        <w:spacing w:after="240" w:line="360" w:lineRule="auto"/>
        <w:jc w:val="both"/>
        <w:rPr>
          <w:rFonts w:eastAsia="Calibri" w:cs="Arial"/>
          <w:sz w:val="20"/>
          <w:szCs w:val="20"/>
          <w:lang w:val="en-ZA" w:eastAsia="en-US"/>
        </w:rPr>
      </w:pPr>
      <w:r w:rsidRPr="00F7059B">
        <w:rPr>
          <w:rFonts w:eastAsia="Calibri" w:cs="Arial"/>
          <w:sz w:val="20"/>
          <w:szCs w:val="20"/>
          <w:lang w:val="en-ZA" w:eastAsia="en-US"/>
        </w:rPr>
        <w:t>A Party may change that Party's address for this purpose to another physical address in South Africa, by notice in writing to the other Party.</w:t>
      </w:r>
    </w:p>
    <w:p w:rsidRPr="00F7059B" w:rsidR="00FC2A33" w:rsidP="00F7059B" w:rsidRDefault="00FC2A33" w14:paraId="2BF65F38" w14:textId="71AB621A">
      <w:pPr>
        <w:numPr>
          <w:ilvl w:val="2"/>
          <w:numId w:val="5"/>
        </w:numPr>
        <w:tabs>
          <w:tab w:val="num" w:pos="3063"/>
        </w:tabs>
        <w:suppressAutoHyphens w:val="0"/>
        <w:spacing w:after="240" w:line="360" w:lineRule="auto"/>
        <w:jc w:val="both"/>
        <w:rPr>
          <w:rFonts w:eastAsia="Calibri" w:cs="Arial"/>
          <w:sz w:val="20"/>
          <w:szCs w:val="20"/>
          <w:lang w:val="en-ZA" w:eastAsia="en-US"/>
        </w:rPr>
      </w:pPr>
      <w:r w:rsidRPr="00F7059B">
        <w:rPr>
          <w:rFonts w:eastAsia="Calibri" w:cs="Arial"/>
          <w:sz w:val="20"/>
          <w:szCs w:val="20"/>
          <w:lang w:val="en-ZA" w:eastAsia="en-US"/>
        </w:rPr>
        <w:t xml:space="preserve">The Parties agree that operational notices and communications may be sent and received via email. In this regards the provisions of the Electronic Communications and Transactions Act, </w:t>
      </w:r>
      <w:r w:rsidRPr="00F7059B" w:rsidR="00425280">
        <w:rPr>
          <w:rFonts w:eastAsia="Calibri" w:cs="Arial"/>
          <w:sz w:val="20"/>
          <w:szCs w:val="20"/>
          <w:lang w:val="en-ZA" w:eastAsia="en-US"/>
        </w:rPr>
        <w:t>N</w:t>
      </w:r>
      <w:r w:rsidRPr="00F7059B">
        <w:rPr>
          <w:rFonts w:eastAsia="Calibri" w:cs="Arial"/>
          <w:sz w:val="20"/>
          <w:szCs w:val="20"/>
          <w:lang w:val="en-ZA" w:eastAsia="en-US"/>
        </w:rPr>
        <w:t>o. 25 of 2002 (</w:t>
      </w:r>
      <w:r w:rsidRPr="00F7059B" w:rsidR="000436E5">
        <w:rPr>
          <w:rFonts w:eastAsia="Calibri" w:cs="Arial"/>
          <w:sz w:val="20"/>
          <w:szCs w:val="20"/>
          <w:lang w:val="en-ZA" w:eastAsia="en-US"/>
        </w:rPr>
        <w:t>“</w:t>
      </w:r>
      <w:r w:rsidRPr="00F7059B" w:rsidR="000436E5">
        <w:rPr>
          <w:rFonts w:eastAsia="Calibri" w:cs="Arial"/>
          <w:b/>
          <w:bCs/>
          <w:sz w:val="20"/>
          <w:szCs w:val="20"/>
          <w:lang w:val="en-ZA" w:eastAsia="en-US"/>
        </w:rPr>
        <w:t>Act</w:t>
      </w:r>
      <w:r w:rsidRPr="00F7059B" w:rsidR="000436E5">
        <w:rPr>
          <w:rFonts w:eastAsia="Calibri" w:cs="Arial"/>
          <w:sz w:val="20"/>
          <w:szCs w:val="20"/>
          <w:lang w:val="en-ZA" w:eastAsia="en-US"/>
        </w:rPr>
        <w:t>”)</w:t>
      </w:r>
      <w:r w:rsidRPr="00F7059B">
        <w:rPr>
          <w:rFonts w:eastAsia="Calibri" w:cs="Arial"/>
          <w:sz w:val="20"/>
          <w:szCs w:val="20"/>
          <w:lang w:val="en-ZA" w:eastAsia="en-US"/>
        </w:rPr>
        <w:t xml:space="preserve">, shall apply.  For the purposes of clarity, the provisions of the </w:t>
      </w:r>
      <w:proofErr w:type="gramStart"/>
      <w:r w:rsidRPr="00F7059B">
        <w:rPr>
          <w:rFonts w:eastAsia="Calibri" w:cs="Arial"/>
          <w:sz w:val="20"/>
          <w:szCs w:val="20"/>
          <w:lang w:val="en-ZA" w:eastAsia="en-US"/>
        </w:rPr>
        <w:t>aforementioned Act</w:t>
      </w:r>
      <w:proofErr w:type="gramEnd"/>
      <w:r w:rsidRPr="00F7059B">
        <w:rPr>
          <w:rFonts w:eastAsia="Calibri" w:cs="Arial"/>
          <w:sz w:val="20"/>
          <w:szCs w:val="20"/>
          <w:lang w:val="en-ZA" w:eastAsia="en-US"/>
        </w:rPr>
        <w:t xml:space="preserve"> shall not apply in respect of service of legal notices, legal processes and amendments to the Agreement.</w:t>
      </w:r>
    </w:p>
    <w:p w:rsidRPr="00F7059B" w:rsidR="000B2876" w:rsidP="00F7059B" w:rsidRDefault="000B2876" w14:paraId="02B54E30" w14:textId="77777777">
      <w:pPr>
        <w:numPr>
          <w:ilvl w:val="1"/>
          <w:numId w:val="5"/>
        </w:numPr>
        <w:tabs>
          <w:tab w:val="num" w:pos="2496"/>
        </w:tabs>
        <w:suppressAutoHyphens w:val="0"/>
        <w:spacing w:after="240" w:line="360" w:lineRule="auto"/>
        <w:jc w:val="both"/>
        <w:rPr>
          <w:rFonts w:eastAsia="Calibri" w:cs="Arial"/>
          <w:b/>
          <w:bCs/>
          <w:sz w:val="20"/>
          <w:szCs w:val="20"/>
          <w:lang w:val="en-ZA" w:eastAsia="en-US"/>
        </w:rPr>
      </w:pPr>
      <w:r w:rsidRPr="00F7059B">
        <w:rPr>
          <w:rFonts w:eastAsia="Calibri" w:cs="Arial"/>
          <w:b/>
          <w:bCs/>
          <w:sz w:val="20"/>
          <w:szCs w:val="20"/>
          <w:lang w:val="en-ZA" w:eastAsia="en-US"/>
        </w:rPr>
        <w:t>Validity</w:t>
      </w:r>
    </w:p>
    <w:p w:rsidRPr="00F7059B" w:rsidR="000B2876" w:rsidP="00F7059B" w:rsidRDefault="000B2876" w14:paraId="0085354C" w14:textId="77777777">
      <w:pPr>
        <w:suppressAutoHyphens w:val="0"/>
        <w:spacing w:after="240" w:line="360" w:lineRule="auto"/>
        <w:ind w:left="720"/>
        <w:jc w:val="both"/>
        <w:rPr>
          <w:rFonts w:eastAsia="Calibri" w:cs="Arial"/>
          <w:sz w:val="20"/>
          <w:szCs w:val="20"/>
          <w:lang w:val="en-ZA" w:eastAsia="en-US"/>
        </w:rPr>
      </w:pPr>
      <w:r w:rsidRPr="00F7059B">
        <w:rPr>
          <w:rFonts w:eastAsia="Calibri" w:cs="Arial"/>
          <w:sz w:val="20"/>
          <w:szCs w:val="20"/>
          <w:lang w:val="en-ZA" w:eastAsia="en-US"/>
        </w:rPr>
        <w:t>If any provision of this Agreement is found or held to be invalid or unenforceable, the validity of all the other provisions hereof will not be affected thereby and the Parties agree to meet and review the matter and if any valid and enforceable means are reasonably available to achieve the same object as the invalid or unenforceable provision, to adopt such means by way of variation or this Agreement.</w:t>
      </w:r>
    </w:p>
    <w:p w:rsidRPr="00F7059B" w:rsidR="000B2876" w:rsidP="00F7059B" w:rsidRDefault="000B2876" w14:paraId="115A5E62" w14:textId="77777777">
      <w:pPr>
        <w:numPr>
          <w:ilvl w:val="1"/>
          <w:numId w:val="5"/>
        </w:numPr>
        <w:tabs>
          <w:tab w:val="num" w:pos="2496"/>
        </w:tabs>
        <w:suppressAutoHyphens w:val="0"/>
        <w:spacing w:after="240" w:line="360" w:lineRule="auto"/>
        <w:jc w:val="both"/>
        <w:rPr>
          <w:rFonts w:eastAsia="Calibri" w:cs="Arial"/>
          <w:b/>
          <w:bCs/>
          <w:sz w:val="20"/>
          <w:szCs w:val="20"/>
          <w:lang w:val="en-ZA" w:eastAsia="en-US"/>
        </w:rPr>
      </w:pPr>
      <w:r w:rsidRPr="00F7059B">
        <w:rPr>
          <w:rFonts w:eastAsia="Calibri" w:cs="Arial"/>
          <w:b/>
          <w:bCs/>
          <w:sz w:val="20"/>
          <w:szCs w:val="20"/>
          <w:lang w:val="en-ZA" w:eastAsia="en-US"/>
        </w:rPr>
        <w:t>Severability</w:t>
      </w:r>
    </w:p>
    <w:p w:rsidRPr="00F7059B" w:rsidR="000B2876" w:rsidP="00F7059B" w:rsidRDefault="000B2876" w14:paraId="52E3A1CC" w14:textId="77777777">
      <w:pPr>
        <w:suppressAutoHyphens w:val="0"/>
        <w:spacing w:after="240" w:line="360" w:lineRule="auto"/>
        <w:ind w:left="720"/>
        <w:jc w:val="both"/>
        <w:rPr>
          <w:rFonts w:eastAsia="Calibri" w:cs="Arial"/>
          <w:sz w:val="20"/>
          <w:szCs w:val="20"/>
          <w:lang w:val="en-ZA" w:eastAsia="en-US"/>
        </w:rPr>
      </w:pPr>
      <w:proofErr w:type="gramStart"/>
      <w:r w:rsidRPr="00F7059B">
        <w:rPr>
          <w:rFonts w:eastAsia="Calibri" w:cs="Arial"/>
          <w:sz w:val="20"/>
          <w:szCs w:val="20"/>
          <w:lang w:val="en-ZA" w:eastAsia="en-US"/>
        </w:rPr>
        <w:t>In the event that</w:t>
      </w:r>
      <w:proofErr w:type="gramEnd"/>
      <w:r w:rsidRPr="00F7059B">
        <w:rPr>
          <w:rFonts w:eastAsia="Calibri" w:cs="Arial"/>
          <w:sz w:val="20"/>
          <w:szCs w:val="20"/>
          <w:lang w:val="en-ZA" w:eastAsia="en-US"/>
        </w:rPr>
        <w:t xml:space="preserve"> any of the terms of this Agreement are found to be invalid, unlawful or unenforceable, such terms will be severable from the remaining terms, which will continue to be valid and enforceable. If any invalid, unlawful or unenforceable term is capable of amendment to render it valid, lawful or enforceable, the Parties agree to negotiate and agree such an amendment in good faith.</w:t>
      </w:r>
    </w:p>
    <w:p w:rsidRPr="00F7059B" w:rsidR="000B2876" w:rsidP="00F7059B" w:rsidRDefault="000B2876" w14:paraId="01C2F1C6" w14:textId="77777777">
      <w:pPr>
        <w:numPr>
          <w:ilvl w:val="1"/>
          <w:numId w:val="5"/>
        </w:numPr>
        <w:tabs>
          <w:tab w:val="num" w:pos="2496"/>
        </w:tabs>
        <w:suppressAutoHyphens w:val="0"/>
        <w:spacing w:after="240" w:line="360" w:lineRule="auto"/>
        <w:jc w:val="both"/>
        <w:rPr>
          <w:rFonts w:eastAsia="Calibri" w:cs="Arial"/>
          <w:b/>
          <w:bCs/>
          <w:sz w:val="20"/>
          <w:szCs w:val="20"/>
          <w:lang w:val="en-ZA" w:eastAsia="en-US"/>
        </w:rPr>
      </w:pPr>
      <w:bookmarkStart w:name="_Ref56525440" w:id="88"/>
      <w:r w:rsidRPr="00F7059B">
        <w:rPr>
          <w:rFonts w:eastAsia="Calibri" w:cs="Arial"/>
          <w:b/>
          <w:bCs/>
          <w:sz w:val="20"/>
          <w:szCs w:val="20"/>
          <w:lang w:val="en-ZA" w:eastAsia="en-US"/>
        </w:rPr>
        <w:t>Variation</w:t>
      </w:r>
      <w:bookmarkEnd w:id="88"/>
    </w:p>
    <w:p w:rsidRPr="00F7059B" w:rsidR="00DD5BFC" w:rsidP="00F7059B" w:rsidRDefault="000B2876" w14:paraId="7C7B0CE5" w14:textId="40229BFE">
      <w:pPr>
        <w:suppressAutoHyphens w:val="0"/>
        <w:spacing w:after="240" w:line="360" w:lineRule="auto"/>
        <w:ind w:left="720"/>
        <w:jc w:val="both"/>
        <w:rPr>
          <w:rFonts w:eastAsia="Calibri" w:cs="Arial"/>
          <w:sz w:val="20"/>
          <w:szCs w:val="20"/>
          <w:lang w:val="en-ZA" w:eastAsia="en-US"/>
        </w:rPr>
      </w:pPr>
      <w:r w:rsidRPr="00F7059B">
        <w:rPr>
          <w:rFonts w:eastAsia="Calibri" w:cs="Arial"/>
          <w:sz w:val="20"/>
          <w:szCs w:val="20"/>
          <w:lang w:val="en-ZA" w:eastAsia="en-US"/>
        </w:rPr>
        <w:t>No variation of or addition to or consensual cancellation of this Agreement will be or any force or effect unless reduced to writing and signed by or on behalf of the Parties.</w:t>
      </w:r>
      <w:r w:rsidRPr="00F7059B" w:rsidR="00DD5BFC">
        <w:rPr>
          <w:rFonts w:eastAsia="SimSun" w:cs="Arial"/>
          <w:sz w:val="20"/>
          <w:szCs w:val="20"/>
          <w:lang w:val="en-ZA" w:eastAsia="en-US"/>
        </w:rPr>
        <w:t xml:space="preserve"> </w:t>
      </w:r>
      <w:r w:rsidRPr="00F7059B" w:rsidR="00DD5BFC">
        <w:rPr>
          <w:rFonts w:eastAsia="Calibri" w:cs="Arial"/>
          <w:sz w:val="20"/>
          <w:szCs w:val="20"/>
          <w:lang w:val="en-ZA" w:eastAsia="en-US"/>
        </w:rPr>
        <w:t xml:space="preserve">This requirement shall only be satisfied if such variation is made in a written, </w:t>
      </w:r>
      <w:r w:rsidRPr="00F7059B" w:rsidR="00E93EEE">
        <w:rPr>
          <w:rFonts w:eastAsia="Calibri" w:cs="Arial"/>
          <w:sz w:val="20"/>
          <w:szCs w:val="20"/>
          <w:lang w:val="en-ZA" w:eastAsia="en-US"/>
        </w:rPr>
        <w:t>paper-based</w:t>
      </w:r>
      <w:r w:rsidRPr="00F7059B" w:rsidR="00DD5BFC">
        <w:rPr>
          <w:rFonts w:eastAsia="Calibri" w:cs="Arial"/>
          <w:sz w:val="20"/>
          <w:szCs w:val="20"/>
          <w:lang w:val="en-ZA" w:eastAsia="en-US"/>
        </w:rPr>
        <w:t xml:space="preserve"> form.  </w:t>
      </w:r>
      <w:r w:rsidRPr="00B01BC7" w:rsidR="00B01BC7">
        <w:rPr>
          <w:rFonts w:eastAsia="Calibri" w:cs="Arial"/>
          <w:sz w:val="20"/>
          <w:szCs w:val="20"/>
          <w:lang w:val="en-US" w:eastAsia="en-US"/>
        </w:rPr>
        <w:t>Any communication by the Parties via email, short message service, WhatsApp, or any written communication on any social media platform shall not be construed as an amendment and/or addition to this Agreement unless the Parties specifically agree that such communication shall be incorporated into this Agreement and signed by both Parties</w:t>
      </w:r>
      <w:r w:rsidRPr="00F7059B" w:rsidR="00425280">
        <w:rPr>
          <w:rFonts w:eastAsia="Calibri" w:cs="Arial"/>
          <w:sz w:val="20"/>
          <w:szCs w:val="20"/>
          <w:lang w:val="en-ZA" w:eastAsia="en-US"/>
        </w:rPr>
        <w:t xml:space="preserve">. </w:t>
      </w:r>
    </w:p>
    <w:p w:rsidRPr="00F7059B" w:rsidR="000B2876" w:rsidP="00F7059B" w:rsidRDefault="000B2876" w14:paraId="6309C743" w14:textId="77777777">
      <w:pPr>
        <w:keepNext/>
        <w:numPr>
          <w:ilvl w:val="1"/>
          <w:numId w:val="5"/>
        </w:numPr>
        <w:tabs>
          <w:tab w:val="num" w:pos="2496"/>
        </w:tabs>
        <w:suppressAutoHyphens w:val="0"/>
        <w:spacing w:after="240" w:line="360" w:lineRule="auto"/>
        <w:jc w:val="both"/>
        <w:rPr>
          <w:rFonts w:eastAsia="Calibri" w:cs="Arial"/>
          <w:b/>
          <w:bCs/>
          <w:sz w:val="20"/>
          <w:szCs w:val="20"/>
          <w:lang w:val="en-ZA" w:eastAsia="en-US"/>
        </w:rPr>
      </w:pPr>
      <w:r w:rsidRPr="00F7059B">
        <w:rPr>
          <w:rFonts w:eastAsia="Calibri" w:cs="Arial"/>
          <w:b/>
          <w:bCs/>
          <w:sz w:val="20"/>
          <w:szCs w:val="20"/>
          <w:lang w:val="en-ZA" w:eastAsia="en-US"/>
        </w:rPr>
        <w:t>Waiver</w:t>
      </w:r>
    </w:p>
    <w:p w:rsidRPr="00F7059B" w:rsidR="000B2876" w:rsidP="00F7059B" w:rsidRDefault="000B2876" w14:paraId="092E35B4" w14:textId="77777777">
      <w:pPr>
        <w:keepNext/>
        <w:suppressAutoHyphens w:val="0"/>
        <w:spacing w:after="240" w:line="360" w:lineRule="auto"/>
        <w:ind w:left="720"/>
        <w:jc w:val="both"/>
        <w:rPr>
          <w:rFonts w:eastAsia="Calibri" w:cs="Arial"/>
          <w:sz w:val="20"/>
          <w:szCs w:val="20"/>
          <w:lang w:val="en-ZA" w:eastAsia="en-US"/>
        </w:rPr>
      </w:pPr>
      <w:r w:rsidRPr="00F7059B">
        <w:rPr>
          <w:rFonts w:eastAsia="Calibri" w:cs="Arial"/>
          <w:sz w:val="20"/>
          <w:szCs w:val="20"/>
          <w:lang w:val="en-ZA" w:eastAsia="en-US"/>
        </w:rPr>
        <w:t xml:space="preserve">No waiver on the part of either Party of any rights arising from a breach of any provision of this Agreement will constitute a waiver of rights in respect of any subsequent breach of the same or any other provision. A Party shall not be deemed to have waived any of its rights which may </w:t>
      </w:r>
      <w:proofErr w:type="gramStart"/>
      <w:r w:rsidRPr="00F7059B">
        <w:rPr>
          <w:rFonts w:eastAsia="Calibri" w:cs="Arial"/>
          <w:sz w:val="20"/>
          <w:szCs w:val="20"/>
          <w:lang w:val="en-ZA" w:eastAsia="en-US"/>
        </w:rPr>
        <w:t>exist</w:t>
      </w:r>
      <w:proofErr w:type="gramEnd"/>
      <w:r w:rsidRPr="00F7059B">
        <w:rPr>
          <w:rFonts w:eastAsia="Calibri" w:cs="Arial"/>
          <w:sz w:val="20"/>
          <w:szCs w:val="20"/>
          <w:lang w:val="en-ZA" w:eastAsia="en-US"/>
        </w:rPr>
        <w:t xml:space="preserve"> or which may have arisen prior to signature of this Agreement </w:t>
      </w:r>
      <w:proofErr w:type="gramStart"/>
      <w:r w:rsidRPr="00F7059B">
        <w:rPr>
          <w:rFonts w:eastAsia="Calibri" w:cs="Arial"/>
          <w:sz w:val="20"/>
          <w:szCs w:val="20"/>
          <w:lang w:val="en-ZA" w:eastAsia="en-US"/>
        </w:rPr>
        <w:t>as a result of</w:t>
      </w:r>
      <w:proofErr w:type="gramEnd"/>
      <w:r w:rsidRPr="00F7059B">
        <w:rPr>
          <w:rFonts w:eastAsia="Calibri" w:cs="Arial"/>
          <w:sz w:val="20"/>
          <w:szCs w:val="20"/>
          <w:lang w:val="en-ZA" w:eastAsia="en-US"/>
        </w:rPr>
        <w:t xml:space="preserve"> any other agreements or arrangements </w:t>
      </w:r>
      <w:proofErr w:type="gramStart"/>
      <w:r w:rsidRPr="00F7059B">
        <w:rPr>
          <w:rFonts w:eastAsia="Calibri" w:cs="Arial"/>
          <w:sz w:val="20"/>
          <w:szCs w:val="20"/>
          <w:lang w:val="en-ZA" w:eastAsia="en-US"/>
        </w:rPr>
        <w:t>entered into</w:t>
      </w:r>
      <w:proofErr w:type="gramEnd"/>
      <w:r w:rsidRPr="00F7059B">
        <w:rPr>
          <w:rFonts w:eastAsia="Calibri" w:cs="Arial"/>
          <w:sz w:val="20"/>
          <w:szCs w:val="20"/>
          <w:lang w:val="en-ZA" w:eastAsia="en-US"/>
        </w:rPr>
        <w:t xml:space="preserve"> with the other Party </w:t>
      </w:r>
      <w:proofErr w:type="gramStart"/>
      <w:r w:rsidRPr="00F7059B">
        <w:rPr>
          <w:rFonts w:eastAsia="Calibri" w:cs="Arial"/>
          <w:sz w:val="20"/>
          <w:szCs w:val="20"/>
          <w:lang w:val="en-ZA" w:eastAsia="en-US"/>
        </w:rPr>
        <w:t>as a result of</w:t>
      </w:r>
      <w:proofErr w:type="gramEnd"/>
      <w:r w:rsidRPr="00F7059B">
        <w:rPr>
          <w:rFonts w:eastAsia="Calibri" w:cs="Arial"/>
          <w:sz w:val="20"/>
          <w:szCs w:val="20"/>
          <w:lang w:val="en-ZA" w:eastAsia="en-US"/>
        </w:rPr>
        <w:t xml:space="preserve"> the actions of the other Party. Any failure or delay by a Party to enforce any of its rights under this Agreement shall not be deemed to be a waiver of such rights and such rights shall remain in existence and enforceable unless a Party expressly records such waiver in writing.</w:t>
      </w:r>
    </w:p>
    <w:p w:rsidRPr="00F7059B" w:rsidR="000B2876" w:rsidP="00F7059B" w:rsidRDefault="000B2876" w14:paraId="4CCEDE22" w14:textId="77777777">
      <w:pPr>
        <w:keepNext/>
        <w:numPr>
          <w:ilvl w:val="1"/>
          <w:numId w:val="5"/>
        </w:numPr>
        <w:tabs>
          <w:tab w:val="num" w:pos="2496"/>
        </w:tabs>
        <w:suppressAutoHyphens w:val="0"/>
        <w:spacing w:after="240" w:line="360" w:lineRule="auto"/>
        <w:jc w:val="both"/>
        <w:rPr>
          <w:rFonts w:eastAsia="Calibri" w:cs="Arial"/>
          <w:b/>
          <w:bCs/>
          <w:sz w:val="20"/>
          <w:szCs w:val="20"/>
          <w:lang w:val="en-ZA" w:eastAsia="en-US"/>
        </w:rPr>
      </w:pPr>
      <w:bookmarkStart w:name="_Ref460894832" w:id="89"/>
      <w:r w:rsidRPr="00F7059B">
        <w:rPr>
          <w:rFonts w:eastAsia="Calibri" w:cs="Arial"/>
          <w:b/>
          <w:bCs/>
          <w:sz w:val="20"/>
          <w:szCs w:val="20"/>
          <w:lang w:val="en-ZA" w:eastAsia="en-US"/>
        </w:rPr>
        <w:t>Assignment</w:t>
      </w:r>
      <w:bookmarkEnd w:id="89"/>
    </w:p>
    <w:p w:rsidRPr="00F7059B" w:rsidR="000B2876" w:rsidP="00F7059B" w:rsidRDefault="000B2876" w14:paraId="372C8A7B" w14:textId="05D1D4D1">
      <w:pPr>
        <w:keepNext w:val="1"/>
        <w:numPr>
          <w:ilvl w:val="2"/>
          <w:numId w:val="5"/>
        </w:numPr>
        <w:tabs>
          <w:tab w:val="num" w:pos="3063"/>
        </w:tabs>
        <w:suppressAutoHyphens w:val="0"/>
        <w:spacing w:after="240" w:line="360" w:lineRule="auto"/>
        <w:jc w:val="both"/>
        <w:rPr>
          <w:rFonts w:eastAsia="Calibri" w:cs="Arial"/>
          <w:sz w:val="20"/>
          <w:szCs w:val="20"/>
          <w:lang w:val="en-ZA" w:eastAsia="en-US"/>
        </w:rPr>
      </w:pPr>
      <w:r w:rsidRPr="1C25632A" w:rsidR="000B2876">
        <w:rPr>
          <w:rFonts w:eastAsia="Calibri" w:cs="Arial"/>
          <w:sz w:val="20"/>
          <w:szCs w:val="20"/>
          <w:lang w:val="en-ZA" w:eastAsia="en-US"/>
        </w:rPr>
        <w:t xml:space="preserve">The </w:t>
      </w:r>
      <w:r w:rsidRPr="1C25632A" w:rsidR="00495165">
        <w:rPr>
          <w:rFonts w:eastAsia="Calibri" w:cs="Arial"/>
          <w:sz w:val="20"/>
          <w:szCs w:val="20"/>
          <w:lang w:val="en-ZA" w:eastAsia="en-US"/>
        </w:rPr>
        <w:t>Consultant</w:t>
      </w:r>
      <w:r w:rsidRPr="1C25632A" w:rsidR="000B2876">
        <w:rPr>
          <w:rFonts w:eastAsia="Calibri" w:cs="Arial"/>
          <w:sz w:val="20"/>
          <w:szCs w:val="20"/>
          <w:lang w:val="en-ZA" w:eastAsia="en-US"/>
        </w:rPr>
        <w:t xml:space="preserve"> may not cede, assign, delegate, transfer or in any manner whatsoever deal with its rights or obligations in terms of this Agreement without </w:t>
      </w:r>
      <w:r w:rsidRPr="1C25632A" w:rsidR="1E2FB060">
        <w:rPr>
          <w:rFonts w:eastAsia="Calibri" w:cs="Arial"/>
          <w:sz w:val="20"/>
          <w:szCs w:val="20"/>
          <w:lang w:val="en-ZA" w:eastAsia="en-US"/>
        </w:rPr>
        <w:t>[COMPANY NAME]</w:t>
      </w:r>
      <w:r w:rsidRPr="1C25632A" w:rsidR="000B2876">
        <w:rPr>
          <w:rFonts w:eastAsia="Calibri" w:cs="Arial"/>
          <w:sz w:val="20"/>
          <w:szCs w:val="20"/>
          <w:lang w:val="en-ZA" w:eastAsia="en-US"/>
        </w:rPr>
        <w:t>’s prior written consent.</w:t>
      </w:r>
    </w:p>
    <w:p w:rsidRPr="00F7059B" w:rsidR="000B2876" w:rsidP="00F7059B" w:rsidRDefault="00AE45BE" w14:paraId="42C95924" w14:textId="08EFEC3D">
      <w:pPr>
        <w:numPr>
          <w:ilvl w:val="2"/>
          <w:numId w:val="5"/>
        </w:numPr>
        <w:tabs>
          <w:tab w:val="num" w:pos="3063"/>
        </w:tabs>
        <w:suppressAutoHyphens w:val="0"/>
        <w:spacing w:after="240" w:line="360" w:lineRule="auto"/>
        <w:jc w:val="both"/>
        <w:rPr>
          <w:rFonts w:eastAsia="Calibri" w:cs="Arial"/>
          <w:sz w:val="20"/>
          <w:szCs w:val="20"/>
          <w:lang w:val="en-ZA" w:eastAsia="en-US"/>
        </w:rPr>
      </w:pPr>
      <w:r w:rsidRPr="1C25632A" w:rsidR="1E2FB060">
        <w:rPr>
          <w:rFonts w:eastAsia="Calibri" w:cs="Arial"/>
          <w:sz w:val="20"/>
          <w:szCs w:val="20"/>
          <w:lang w:val="en-ZA" w:eastAsia="en-US"/>
        </w:rPr>
        <w:t>[COMPANY NAME]</w:t>
      </w:r>
      <w:r w:rsidRPr="1C25632A" w:rsidR="000B2876">
        <w:rPr>
          <w:rFonts w:eastAsia="Calibri" w:cs="Arial"/>
          <w:sz w:val="20"/>
          <w:szCs w:val="20"/>
          <w:lang w:val="en-ZA" w:eastAsia="en-US"/>
        </w:rPr>
        <w:t xml:space="preserve"> may cede, assign, delegate, transfer or in any other manner, deal with its rights or obligations under this Agreement to any of its Affiliates without the Service Provider’s consent.</w:t>
      </w:r>
    </w:p>
    <w:p w:rsidRPr="00F7059B" w:rsidR="000B2876" w:rsidP="00F7059B" w:rsidRDefault="000B2876" w14:paraId="416D865B" w14:textId="77777777">
      <w:pPr>
        <w:numPr>
          <w:ilvl w:val="1"/>
          <w:numId w:val="5"/>
        </w:numPr>
        <w:tabs>
          <w:tab w:val="num" w:pos="2496"/>
        </w:tabs>
        <w:suppressAutoHyphens w:val="0"/>
        <w:spacing w:after="240" w:line="360" w:lineRule="auto"/>
        <w:jc w:val="both"/>
        <w:rPr>
          <w:rFonts w:eastAsia="Calibri" w:cs="Arial"/>
          <w:b/>
          <w:bCs/>
          <w:sz w:val="20"/>
          <w:szCs w:val="20"/>
          <w:lang w:val="en-ZA" w:eastAsia="en-US"/>
        </w:rPr>
      </w:pPr>
      <w:r w:rsidRPr="00F7059B">
        <w:rPr>
          <w:rFonts w:eastAsia="Calibri" w:cs="Arial"/>
          <w:b/>
          <w:bCs/>
          <w:sz w:val="20"/>
          <w:szCs w:val="20"/>
          <w:lang w:val="en-ZA" w:eastAsia="en-US"/>
        </w:rPr>
        <w:t>Warranties</w:t>
      </w:r>
    </w:p>
    <w:p w:rsidRPr="00F7059B" w:rsidR="000B2876" w:rsidP="00F7059B" w:rsidRDefault="000B2876" w14:paraId="21C82774" w14:textId="77777777">
      <w:pPr>
        <w:suppressAutoHyphens w:val="0"/>
        <w:spacing w:after="240" w:line="360" w:lineRule="auto"/>
        <w:ind w:left="720"/>
        <w:jc w:val="both"/>
        <w:rPr>
          <w:rFonts w:eastAsia="Calibri" w:cs="Arial"/>
          <w:sz w:val="20"/>
          <w:szCs w:val="20"/>
          <w:lang w:val="en-ZA" w:eastAsia="en-US"/>
        </w:rPr>
      </w:pPr>
      <w:r w:rsidRPr="00F7059B">
        <w:rPr>
          <w:rFonts w:eastAsia="Calibri" w:cs="Arial"/>
          <w:sz w:val="20"/>
          <w:szCs w:val="20"/>
          <w:lang w:val="en-ZA" w:eastAsia="en-US"/>
        </w:rPr>
        <w:t>Neither of the Parties has given any warranty or made any representation to the other Party, other than any warranty or representation which may be expressly set out in this Agreement.</w:t>
      </w:r>
    </w:p>
    <w:p w:rsidRPr="00F7059B" w:rsidR="000B2876" w:rsidP="00F7059B" w:rsidRDefault="000B2876" w14:paraId="169E512E" w14:textId="77777777">
      <w:pPr>
        <w:numPr>
          <w:ilvl w:val="1"/>
          <w:numId w:val="5"/>
        </w:numPr>
        <w:tabs>
          <w:tab w:val="num" w:pos="2496"/>
        </w:tabs>
        <w:suppressAutoHyphens w:val="0"/>
        <w:spacing w:after="240" w:line="360" w:lineRule="auto"/>
        <w:jc w:val="both"/>
        <w:rPr>
          <w:rFonts w:eastAsia="Calibri" w:cs="Arial"/>
          <w:b/>
          <w:bCs/>
          <w:sz w:val="20"/>
          <w:szCs w:val="20"/>
          <w:lang w:val="en-ZA" w:eastAsia="en-US"/>
        </w:rPr>
      </w:pPr>
      <w:r w:rsidRPr="00F7059B">
        <w:rPr>
          <w:rFonts w:eastAsia="Calibri" w:cs="Arial"/>
          <w:b/>
          <w:bCs/>
          <w:sz w:val="20"/>
          <w:szCs w:val="20"/>
          <w:lang w:val="en-ZA" w:eastAsia="en-US"/>
        </w:rPr>
        <w:t>Costs</w:t>
      </w:r>
    </w:p>
    <w:p w:rsidRPr="00F7059B" w:rsidR="000B2876" w:rsidP="00F7059B" w:rsidRDefault="000B2876" w14:paraId="529D027D" w14:textId="77777777">
      <w:pPr>
        <w:suppressAutoHyphens w:val="0"/>
        <w:spacing w:after="240" w:line="360" w:lineRule="auto"/>
        <w:ind w:left="720"/>
        <w:jc w:val="both"/>
        <w:rPr>
          <w:rFonts w:eastAsia="Calibri" w:cs="Arial"/>
          <w:sz w:val="20"/>
          <w:szCs w:val="20"/>
          <w:lang w:val="en-ZA" w:eastAsia="en-US"/>
        </w:rPr>
      </w:pPr>
      <w:r w:rsidRPr="00F7059B">
        <w:rPr>
          <w:rFonts w:eastAsia="Calibri" w:cs="Arial"/>
          <w:sz w:val="20"/>
          <w:szCs w:val="20"/>
          <w:lang w:val="en-ZA" w:eastAsia="en-US"/>
        </w:rPr>
        <w:t xml:space="preserve">Each Party hereto shall pay their own costs in respect of the drafting of this Agreement and all negotiations relating to the same. </w:t>
      </w:r>
    </w:p>
    <w:p w:rsidRPr="00F7059B" w:rsidR="000B2876" w:rsidP="00F7059B" w:rsidRDefault="000B2876" w14:paraId="6C7558C3" w14:textId="77777777">
      <w:pPr>
        <w:keepNext/>
        <w:numPr>
          <w:ilvl w:val="1"/>
          <w:numId w:val="5"/>
        </w:numPr>
        <w:tabs>
          <w:tab w:val="num" w:pos="2496"/>
        </w:tabs>
        <w:suppressAutoHyphens w:val="0"/>
        <w:spacing w:after="240" w:line="360" w:lineRule="auto"/>
        <w:jc w:val="both"/>
        <w:rPr>
          <w:rFonts w:eastAsia="Calibri" w:cs="Arial"/>
          <w:b/>
          <w:bCs/>
          <w:sz w:val="20"/>
          <w:szCs w:val="20"/>
          <w:lang w:val="en-ZA" w:eastAsia="en-US"/>
        </w:rPr>
      </w:pPr>
      <w:r w:rsidRPr="00F7059B">
        <w:rPr>
          <w:rFonts w:eastAsia="Calibri" w:cs="Arial"/>
          <w:b/>
          <w:bCs/>
          <w:sz w:val="20"/>
          <w:szCs w:val="20"/>
          <w:lang w:val="en-ZA" w:eastAsia="en-US"/>
        </w:rPr>
        <w:t>Jurisdiction</w:t>
      </w:r>
    </w:p>
    <w:p w:rsidRPr="00F7059B" w:rsidR="000B2876" w:rsidP="00F7059B" w:rsidRDefault="000B2876" w14:paraId="6CDB2B7F" w14:textId="7F2DC7DD">
      <w:pPr>
        <w:keepNext/>
        <w:suppressAutoHyphens w:val="0"/>
        <w:spacing w:after="240" w:line="360" w:lineRule="auto"/>
        <w:ind w:left="720"/>
        <w:jc w:val="both"/>
        <w:rPr>
          <w:rFonts w:eastAsia="Calibri" w:cs="Arial"/>
          <w:sz w:val="20"/>
          <w:szCs w:val="20"/>
          <w:lang w:val="en-ZA" w:eastAsia="en-US"/>
        </w:rPr>
      </w:pPr>
      <w:r w:rsidRPr="00F7059B">
        <w:rPr>
          <w:rFonts w:eastAsia="Calibri" w:cs="Arial"/>
          <w:sz w:val="20"/>
          <w:szCs w:val="20"/>
          <w:lang w:val="en-ZA" w:eastAsia="en-US"/>
        </w:rPr>
        <w:t xml:space="preserve">This Agreement shall in all respects (including its existence, validity, interpretation, implementation, termination and enforcement) be governed by the laws of </w:t>
      </w:r>
      <w:r w:rsidRPr="00F7059B" w:rsidR="00E93EEE">
        <w:rPr>
          <w:rFonts w:eastAsia="Calibri" w:cs="Arial"/>
          <w:sz w:val="20"/>
          <w:szCs w:val="20"/>
          <w:lang w:val="en-ZA" w:eastAsia="en-US"/>
        </w:rPr>
        <w:t>the Republic of South Africa</w:t>
      </w:r>
      <w:r w:rsidRPr="00F7059B">
        <w:rPr>
          <w:rFonts w:eastAsia="Calibri" w:cs="Arial"/>
          <w:sz w:val="20"/>
          <w:szCs w:val="20"/>
          <w:lang w:val="en-ZA" w:eastAsia="en-US"/>
        </w:rPr>
        <w:t>.</w:t>
      </w:r>
    </w:p>
    <w:p w:rsidRPr="00F7059B" w:rsidR="000B2876" w:rsidP="00F7059B" w:rsidRDefault="000B2876" w14:paraId="2F208E50" w14:textId="77777777">
      <w:pPr>
        <w:numPr>
          <w:ilvl w:val="1"/>
          <w:numId w:val="5"/>
        </w:numPr>
        <w:tabs>
          <w:tab w:val="num" w:pos="2496"/>
        </w:tabs>
        <w:suppressAutoHyphens w:val="0"/>
        <w:spacing w:after="240" w:line="360" w:lineRule="auto"/>
        <w:jc w:val="both"/>
        <w:rPr>
          <w:rFonts w:eastAsia="Calibri" w:cs="Arial"/>
          <w:b/>
          <w:bCs/>
          <w:sz w:val="20"/>
          <w:szCs w:val="20"/>
          <w:lang w:val="en-ZA" w:eastAsia="en-US"/>
        </w:rPr>
      </w:pPr>
      <w:bookmarkStart w:name="_Ref460895221" w:id="90"/>
      <w:r w:rsidRPr="00F7059B">
        <w:rPr>
          <w:rFonts w:eastAsia="Calibri" w:cs="Arial"/>
          <w:b/>
          <w:bCs/>
          <w:sz w:val="20"/>
          <w:szCs w:val="20"/>
          <w:lang w:val="en-ZA" w:eastAsia="en-US"/>
        </w:rPr>
        <w:t>Survival</w:t>
      </w:r>
      <w:bookmarkEnd w:id="90"/>
    </w:p>
    <w:p w:rsidRPr="00F7059B" w:rsidR="000B2876" w:rsidP="00F7059B" w:rsidRDefault="000B2876" w14:paraId="0F00718D" w14:textId="0AC691D3">
      <w:pPr>
        <w:suppressAutoHyphens w:val="0"/>
        <w:spacing w:after="240" w:line="360" w:lineRule="auto"/>
        <w:ind w:left="720"/>
        <w:jc w:val="both"/>
        <w:rPr>
          <w:rFonts w:eastAsia="Calibri" w:cs="Arial"/>
          <w:sz w:val="20"/>
          <w:szCs w:val="20"/>
          <w:lang w:val="en-ZA" w:eastAsia="en-US"/>
        </w:rPr>
      </w:pPr>
      <w:r w:rsidRPr="00F7059B">
        <w:rPr>
          <w:rFonts w:eastAsia="Calibri" w:cs="Arial"/>
          <w:sz w:val="20"/>
          <w:szCs w:val="20"/>
          <w:lang w:val="en-ZA" w:eastAsia="en-US"/>
        </w:rPr>
        <w:t xml:space="preserve">The provisions of this clause </w:t>
      </w:r>
      <w:r w:rsidRPr="00F7059B" w:rsidR="00AE45BE">
        <w:rPr>
          <w:rFonts w:eastAsia="Calibri" w:cs="Arial"/>
          <w:sz w:val="20"/>
          <w:szCs w:val="20"/>
          <w:lang w:val="en-ZA" w:eastAsia="en-US"/>
        </w:rPr>
        <w:fldChar w:fldCharType="begin"/>
      </w:r>
      <w:r w:rsidRPr="00F7059B" w:rsidR="00AE45BE">
        <w:rPr>
          <w:rFonts w:eastAsia="Calibri" w:cs="Arial"/>
          <w:sz w:val="20"/>
          <w:szCs w:val="20"/>
          <w:lang w:val="en-ZA" w:eastAsia="en-US"/>
        </w:rPr>
        <w:instrText xml:space="preserve"> REF _Ref460895221 \w \h </w:instrText>
      </w:r>
      <w:r w:rsidRPr="00F7059B" w:rsidR="00B0675F">
        <w:rPr>
          <w:rFonts w:eastAsia="Calibri" w:cs="Arial"/>
          <w:sz w:val="20"/>
          <w:szCs w:val="20"/>
          <w:lang w:val="en-ZA" w:eastAsia="en-US"/>
        </w:rPr>
        <w:instrText xml:space="preserve"> \* MERGEFORMAT </w:instrText>
      </w:r>
      <w:r w:rsidRPr="00F7059B" w:rsidR="00AE45BE">
        <w:rPr>
          <w:rFonts w:eastAsia="Calibri" w:cs="Arial"/>
          <w:sz w:val="20"/>
          <w:szCs w:val="20"/>
          <w:lang w:val="en-ZA" w:eastAsia="en-US"/>
        </w:rPr>
      </w:r>
      <w:r w:rsidRPr="00F7059B" w:rsidR="00AE45BE">
        <w:rPr>
          <w:rFonts w:eastAsia="Calibri" w:cs="Arial"/>
          <w:sz w:val="20"/>
          <w:szCs w:val="20"/>
          <w:lang w:val="en-ZA" w:eastAsia="en-US"/>
        </w:rPr>
        <w:fldChar w:fldCharType="separate"/>
      </w:r>
      <w:r w:rsidRPr="00F7059B" w:rsidR="00235B18">
        <w:rPr>
          <w:rFonts w:eastAsia="Calibri" w:cs="Arial"/>
          <w:sz w:val="20"/>
          <w:szCs w:val="20"/>
          <w:lang w:val="en-ZA" w:eastAsia="en-US"/>
        </w:rPr>
        <w:t>23.10</w:t>
      </w:r>
      <w:r w:rsidRPr="00F7059B" w:rsidR="00AE45BE">
        <w:rPr>
          <w:rFonts w:eastAsia="Calibri" w:cs="Arial"/>
          <w:sz w:val="20"/>
          <w:szCs w:val="20"/>
          <w:lang w:val="en-ZA" w:eastAsia="en-US"/>
        </w:rPr>
        <w:fldChar w:fldCharType="end"/>
      </w:r>
      <w:r w:rsidRPr="00F7059B">
        <w:rPr>
          <w:rFonts w:eastAsia="Calibri" w:cs="Arial"/>
          <w:sz w:val="20"/>
          <w:szCs w:val="20"/>
          <w:lang w:val="en-ZA" w:eastAsia="en-US"/>
        </w:rPr>
        <w:t xml:space="preserve"> and the provisions of clauses </w:t>
      </w:r>
      <w:r w:rsidRPr="00F7059B">
        <w:rPr>
          <w:rFonts w:eastAsia="Calibri" w:cs="Arial"/>
          <w:sz w:val="20"/>
          <w:szCs w:val="20"/>
          <w:lang w:val="en-ZA" w:eastAsia="en-US"/>
        </w:rPr>
        <w:fldChar w:fldCharType="begin"/>
      </w:r>
      <w:r w:rsidRPr="00F7059B">
        <w:rPr>
          <w:rFonts w:eastAsia="Calibri" w:cs="Arial"/>
          <w:sz w:val="20"/>
          <w:szCs w:val="20"/>
          <w:lang w:val="en-ZA" w:eastAsia="en-US"/>
        </w:rPr>
        <w:instrText xml:space="preserve"> REF _Ref460895234 \r \h </w:instrText>
      </w:r>
      <w:r w:rsidRPr="00F7059B" w:rsidR="00B0675F">
        <w:rPr>
          <w:rFonts w:eastAsia="Calibri" w:cs="Arial"/>
          <w:sz w:val="20"/>
          <w:szCs w:val="20"/>
          <w:lang w:val="en-ZA" w:eastAsia="en-US"/>
        </w:rPr>
        <w:instrText xml:space="preserve"> \* MERGEFORMAT </w:instrText>
      </w:r>
      <w:r w:rsidRPr="00F7059B">
        <w:rPr>
          <w:rFonts w:eastAsia="Calibri" w:cs="Arial"/>
          <w:sz w:val="20"/>
          <w:szCs w:val="20"/>
          <w:lang w:val="en-ZA" w:eastAsia="en-US"/>
        </w:rPr>
      </w:r>
      <w:r w:rsidRPr="00F7059B">
        <w:rPr>
          <w:rFonts w:eastAsia="Calibri" w:cs="Arial"/>
          <w:sz w:val="20"/>
          <w:szCs w:val="20"/>
          <w:lang w:val="en-ZA" w:eastAsia="en-US"/>
        </w:rPr>
        <w:fldChar w:fldCharType="separate"/>
      </w:r>
      <w:r w:rsidRPr="00F7059B" w:rsidR="00235B18">
        <w:rPr>
          <w:rFonts w:eastAsia="Calibri" w:cs="Arial"/>
          <w:sz w:val="20"/>
          <w:szCs w:val="20"/>
          <w:lang w:val="en-ZA" w:eastAsia="en-US"/>
        </w:rPr>
        <w:t>1</w:t>
      </w:r>
      <w:r w:rsidRPr="00F7059B">
        <w:rPr>
          <w:rFonts w:eastAsia="Calibri" w:cs="Arial"/>
          <w:sz w:val="20"/>
          <w:szCs w:val="20"/>
          <w:lang w:val="en-ZA" w:eastAsia="en-US"/>
        </w:rPr>
        <w:fldChar w:fldCharType="end"/>
      </w:r>
      <w:r w:rsidRPr="00F7059B">
        <w:rPr>
          <w:rFonts w:eastAsia="Calibri" w:cs="Arial"/>
          <w:sz w:val="20"/>
          <w:szCs w:val="20"/>
          <w:lang w:val="en-ZA" w:eastAsia="en-US"/>
        </w:rPr>
        <w:t xml:space="preserve">, </w:t>
      </w:r>
      <w:r w:rsidRPr="00F7059B" w:rsidR="00AE45BE">
        <w:rPr>
          <w:rFonts w:eastAsia="Calibri" w:cs="Arial"/>
          <w:sz w:val="20"/>
          <w:szCs w:val="20"/>
          <w:lang w:val="en-ZA" w:eastAsia="en-US"/>
        </w:rPr>
        <w:fldChar w:fldCharType="begin"/>
      </w:r>
      <w:r w:rsidRPr="00F7059B" w:rsidR="00AE45BE">
        <w:rPr>
          <w:rFonts w:eastAsia="Calibri" w:cs="Arial"/>
          <w:sz w:val="20"/>
          <w:szCs w:val="20"/>
          <w:lang w:val="en-ZA" w:eastAsia="en-US"/>
        </w:rPr>
        <w:instrText xml:space="preserve"> REF _Ref460894583 \w \h </w:instrText>
      </w:r>
      <w:r w:rsidRPr="00F7059B" w:rsidR="00B0675F">
        <w:rPr>
          <w:rFonts w:eastAsia="Calibri" w:cs="Arial"/>
          <w:sz w:val="20"/>
          <w:szCs w:val="20"/>
          <w:lang w:val="en-ZA" w:eastAsia="en-US"/>
        </w:rPr>
        <w:instrText xml:space="preserve"> \* MERGEFORMAT </w:instrText>
      </w:r>
      <w:r w:rsidRPr="00F7059B" w:rsidR="00AE45BE">
        <w:rPr>
          <w:rFonts w:eastAsia="Calibri" w:cs="Arial"/>
          <w:sz w:val="20"/>
          <w:szCs w:val="20"/>
          <w:lang w:val="en-ZA" w:eastAsia="en-US"/>
        </w:rPr>
      </w:r>
      <w:r w:rsidRPr="00F7059B" w:rsidR="00AE45BE">
        <w:rPr>
          <w:rFonts w:eastAsia="Calibri" w:cs="Arial"/>
          <w:sz w:val="20"/>
          <w:szCs w:val="20"/>
          <w:lang w:val="en-ZA" w:eastAsia="en-US"/>
        </w:rPr>
        <w:fldChar w:fldCharType="separate"/>
      </w:r>
      <w:r w:rsidRPr="00F7059B" w:rsidR="00235B18">
        <w:rPr>
          <w:rFonts w:eastAsia="Calibri" w:cs="Arial"/>
          <w:sz w:val="20"/>
          <w:szCs w:val="20"/>
          <w:lang w:val="en-ZA" w:eastAsia="en-US"/>
        </w:rPr>
        <w:t>10</w:t>
      </w:r>
      <w:r w:rsidRPr="00F7059B" w:rsidR="00AE45BE">
        <w:rPr>
          <w:rFonts w:eastAsia="Calibri" w:cs="Arial"/>
          <w:sz w:val="20"/>
          <w:szCs w:val="20"/>
          <w:lang w:val="en-ZA" w:eastAsia="en-US"/>
        </w:rPr>
        <w:fldChar w:fldCharType="end"/>
      </w:r>
      <w:r w:rsidRPr="00F7059B">
        <w:rPr>
          <w:rFonts w:eastAsia="Calibri" w:cs="Arial"/>
          <w:sz w:val="20"/>
          <w:szCs w:val="20"/>
          <w:lang w:val="en-ZA" w:eastAsia="en-US"/>
        </w:rPr>
        <w:t xml:space="preserve">, </w:t>
      </w:r>
      <w:r w:rsidRPr="00F7059B" w:rsidR="00AE45BE">
        <w:rPr>
          <w:rFonts w:eastAsia="Calibri" w:cs="Arial"/>
          <w:sz w:val="20"/>
          <w:szCs w:val="20"/>
          <w:lang w:val="en-ZA" w:eastAsia="en-US"/>
        </w:rPr>
        <w:fldChar w:fldCharType="begin"/>
      </w:r>
      <w:r w:rsidRPr="00F7059B" w:rsidR="00AE45BE">
        <w:rPr>
          <w:rFonts w:eastAsia="Calibri" w:cs="Arial"/>
          <w:sz w:val="20"/>
          <w:szCs w:val="20"/>
          <w:lang w:val="en-ZA" w:eastAsia="en-US"/>
        </w:rPr>
        <w:instrText xml:space="preserve"> REF _Ref460895286 \w \h </w:instrText>
      </w:r>
      <w:r w:rsidRPr="00F7059B" w:rsidR="00B0675F">
        <w:rPr>
          <w:rFonts w:eastAsia="Calibri" w:cs="Arial"/>
          <w:sz w:val="20"/>
          <w:szCs w:val="20"/>
          <w:lang w:val="en-ZA" w:eastAsia="en-US"/>
        </w:rPr>
        <w:instrText xml:space="preserve"> \* MERGEFORMAT </w:instrText>
      </w:r>
      <w:r w:rsidRPr="00F7059B" w:rsidR="00AE45BE">
        <w:rPr>
          <w:rFonts w:eastAsia="Calibri" w:cs="Arial"/>
          <w:sz w:val="20"/>
          <w:szCs w:val="20"/>
          <w:lang w:val="en-ZA" w:eastAsia="en-US"/>
        </w:rPr>
      </w:r>
      <w:r w:rsidRPr="00F7059B" w:rsidR="00AE45BE">
        <w:rPr>
          <w:rFonts w:eastAsia="Calibri" w:cs="Arial"/>
          <w:sz w:val="20"/>
          <w:szCs w:val="20"/>
          <w:lang w:val="en-ZA" w:eastAsia="en-US"/>
        </w:rPr>
        <w:fldChar w:fldCharType="separate"/>
      </w:r>
      <w:r w:rsidRPr="00F7059B" w:rsidR="00235B18">
        <w:rPr>
          <w:rFonts w:eastAsia="Calibri" w:cs="Arial"/>
          <w:sz w:val="20"/>
          <w:szCs w:val="20"/>
          <w:lang w:val="en-ZA" w:eastAsia="en-US"/>
        </w:rPr>
        <w:t>12</w:t>
      </w:r>
      <w:r w:rsidRPr="00F7059B" w:rsidR="00AE45BE">
        <w:rPr>
          <w:rFonts w:eastAsia="Calibri" w:cs="Arial"/>
          <w:sz w:val="20"/>
          <w:szCs w:val="20"/>
          <w:lang w:val="en-ZA" w:eastAsia="en-US"/>
        </w:rPr>
        <w:fldChar w:fldCharType="end"/>
      </w:r>
      <w:r w:rsidRPr="00F7059B">
        <w:rPr>
          <w:rFonts w:eastAsia="Calibri" w:cs="Arial"/>
          <w:sz w:val="20"/>
          <w:szCs w:val="20"/>
          <w:lang w:val="en-ZA" w:eastAsia="en-US"/>
        </w:rPr>
        <w:t xml:space="preserve">, </w:t>
      </w:r>
      <w:r w:rsidRPr="00F7059B" w:rsidR="003318B9">
        <w:rPr>
          <w:rFonts w:eastAsia="Calibri" w:cs="Arial"/>
          <w:sz w:val="20"/>
          <w:szCs w:val="20"/>
          <w:lang w:val="en-ZA" w:eastAsia="en-US"/>
        </w:rPr>
        <w:fldChar w:fldCharType="begin"/>
      </w:r>
      <w:r w:rsidRPr="00F7059B" w:rsidR="003318B9">
        <w:rPr>
          <w:rFonts w:eastAsia="Calibri" w:cs="Arial"/>
          <w:sz w:val="20"/>
          <w:szCs w:val="20"/>
          <w:lang w:val="en-ZA" w:eastAsia="en-US"/>
        </w:rPr>
        <w:instrText xml:space="preserve"> REF _Ref56523456 \w \h </w:instrText>
      </w:r>
      <w:r w:rsidRPr="00F7059B" w:rsidR="00B0675F">
        <w:rPr>
          <w:rFonts w:eastAsia="Calibri" w:cs="Arial"/>
          <w:sz w:val="20"/>
          <w:szCs w:val="20"/>
          <w:lang w:val="en-ZA" w:eastAsia="en-US"/>
        </w:rPr>
        <w:instrText xml:space="preserve"> \* MERGEFORMAT </w:instrText>
      </w:r>
      <w:r w:rsidRPr="00F7059B" w:rsidR="003318B9">
        <w:rPr>
          <w:rFonts w:eastAsia="Calibri" w:cs="Arial"/>
          <w:sz w:val="20"/>
          <w:szCs w:val="20"/>
          <w:lang w:val="en-ZA" w:eastAsia="en-US"/>
        </w:rPr>
      </w:r>
      <w:r w:rsidRPr="00F7059B" w:rsidR="003318B9">
        <w:rPr>
          <w:rFonts w:eastAsia="Calibri" w:cs="Arial"/>
          <w:sz w:val="20"/>
          <w:szCs w:val="20"/>
          <w:lang w:val="en-ZA" w:eastAsia="en-US"/>
        </w:rPr>
        <w:fldChar w:fldCharType="separate"/>
      </w:r>
      <w:r w:rsidRPr="00F7059B" w:rsidR="00235B18">
        <w:rPr>
          <w:rFonts w:eastAsia="Calibri" w:cs="Arial"/>
          <w:sz w:val="20"/>
          <w:szCs w:val="20"/>
          <w:lang w:val="en-ZA" w:eastAsia="en-US"/>
        </w:rPr>
        <w:t>15</w:t>
      </w:r>
      <w:r w:rsidRPr="00F7059B" w:rsidR="003318B9">
        <w:rPr>
          <w:rFonts w:eastAsia="Calibri" w:cs="Arial"/>
          <w:sz w:val="20"/>
          <w:szCs w:val="20"/>
          <w:lang w:val="en-ZA" w:eastAsia="en-US"/>
        </w:rPr>
        <w:fldChar w:fldCharType="end"/>
      </w:r>
      <w:r w:rsidRPr="00F7059B">
        <w:rPr>
          <w:rFonts w:eastAsia="Calibri" w:cs="Arial"/>
          <w:sz w:val="20"/>
          <w:szCs w:val="20"/>
          <w:lang w:val="en-ZA" w:eastAsia="en-US"/>
        </w:rPr>
        <w:t xml:space="preserve">, </w:t>
      </w:r>
      <w:r w:rsidRPr="00F7059B" w:rsidR="003318B9">
        <w:rPr>
          <w:rFonts w:eastAsia="Calibri" w:cs="Arial"/>
          <w:sz w:val="20"/>
          <w:szCs w:val="20"/>
          <w:lang w:val="en-ZA" w:eastAsia="en-US"/>
        </w:rPr>
        <w:fldChar w:fldCharType="begin"/>
      </w:r>
      <w:r w:rsidRPr="00F7059B" w:rsidR="003318B9">
        <w:rPr>
          <w:rFonts w:eastAsia="Calibri" w:cs="Arial"/>
          <w:sz w:val="20"/>
          <w:szCs w:val="20"/>
          <w:lang w:val="en-ZA" w:eastAsia="en-US"/>
        </w:rPr>
        <w:instrText xml:space="preserve"> REF _Ref460895319 \w \h </w:instrText>
      </w:r>
      <w:r w:rsidRPr="00F7059B" w:rsidR="00B0675F">
        <w:rPr>
          <w:rFonts w:eastAsia="Calibri" w:cs="Arial"/>
          <w:sz w:val="20"/>
          <w:szCs w:val="20"/>
          <w:lang w:val="en-ZA" w:eastAsia="en-US"/>
        </w:rPr>
        <w:instrText xml:space="preserve"> \* MERGEFORMAT </w:instrText>
      </w:r>
      <w:r w:rsidRPr="00F7059B" w:rsidR="003318B9">
        <w:rPr>
          <w:rFonts w:eastAsia="Calibri" w:cs="Arial"/>
          <w:sz w:val="20"/>
          <w:szCs w:val="20"/>
          <w:lang w:val="en-ZA" w:eastAsia="en-US"/>
        </w:rPr>
      </w:r>
      <w:r w:rsidRPr="00F7059B" w:rsidR="003318B9">
        <w:rPr>
          <w:rFonts w:eastAsia="Calibri" w:cs="Arial"/>
          <w:sz w:val="20"/>
          <w:szCs w:val="20"/>
          <w:lang w:val="en-ZA" w:eastAsia="en-US"/>
        </w:rPr>
        <w:fldChar w:fldCharType="separate"/>
      </w:r>
      <w:r w:rsidRPr="00F7059B" w:rsidR="00235B18">
        <w:rPr>
          <w:rFonts w:eastAsia="Calibri" w:cs="Arial"/>
          <w:sz w:val="20"/>
          <w:szCs w:val="20"/>
          <w:lang w:val="en-ZA" w:eastAsia="en-US"/>
        </w:rPr>
        <w:t>16</w:t>
      </w:r>
      <w:r w:rsidRPr="00F7059B" w:rsidR="003318B9">
        <w:rPr>
          <w:rFonts w:eastAsia="Calibri" w:cs="Arial"/>
          <w:sz w:val="20"/>
          <w:szCs w:val="20"/>
          <w:lang w:val="en-ZA" w:eastAsia="en-US"/>
        </w:rPr>
        <w:fldChar w:fldCharType="end"/>
      </w:r>
      <w:r w:rsidRPr="00F7059B">
        <w:rPr>
          <w:rFonts w:eastAsia="Calibri" w:cs="Arial"/>
          <w:sz w:val="20"/>
          <w:szCs w:val="20"/>
          <w:lang w:val="en-ZA" w:eastAsia="en-US"/>
        </w:rPr>
        <w:t xml:space="preserve">, </w:t>
      </w:r>
      <w:r w:rsidRPr="00F7059B" w:rsidR="00020FFE">
        <w:rPr>
          <w:rFonts w:eastAsia="Calibri" w:cs="Arial"/>
          <w:sz w:val="20"/>
          <w:szCs w:val="20"/>
          <w:lang w:val="en-ZA" w:eastAsia="en-US"/>
        </w:rPr>
        <w:fldChar w:fldCharType="begin"/>
      </w:r>
      <w:r w:rsidRPr="00F7059B" w:rsidR="00020FFE">
        <w:rPr>
          <w:rFonts w:eastAsia="Calibri" w:cs="Arial"/>
          <w:sz w:val="20"/>
          <w:szCs w:val="20"/>
          <w:lang w:val="en-ZA" w:eastAsia="en-US"/>
        </w:rPr>
        <w:instrText xml:space="preserve"> REF _Ref460895398 \w \h </w:instrText>
      </w:r>
      <w:r w:rsidRPr="00F7059B" w:rsidR="00B0675F">
        <w:rPr>
          <w:rFonts w:eastAsia="Calibri" w:cs="Arial"/>
          <w:sz w:val="20"/>
          <w:szCs w:val="20"/>
          <w:lang w:val="en-ZA" w:eastAsia="en-US"/>
        </w:rPr>
        <w:instrText xml:space="preserve"> \* MERGEFORMAT </w:instrText>
      </w:r>
      <w:r w:rsidRPr="00F7059B" w:rsidR="00020FFE">
        <w:rPr>
          <w:rFonts w:eastAsia="Calibri" w:cs="Arial"/>
          <w:sz w:val="20"/>
          <w:szCs w:val="20"/>
          <w:lang w:val="en-ZA" w:eastAsia="en-US"/>
        </w:rPr>
      </w:r>
      <w:r w:rsidRPr="00F7059B" w:rsidR="00020FFE">
        <w:rPr>
          <w:rFonts w:eastAsia="Calibri" w:cs="Arial"/>
          <w:sz w:val="20"/>
          <w:szCs w:val="20"/>
          <w:lang w:val="en-ZA" w:eastAsia="en-US"/>
        </w:rPr>
        <w:fldChar w:fldCharType="separate"/>
      </w:r>
      <w:r w:rsidRPr="00F7059B" w:rsidR="00235B18">
        <w:rPr>
          <w:rFonts w:eastAsia="Calibri" w:cs="Arial"/>
          <w:sz w:val="20"/>
          <w:szCs w:val="20"/>
          <w:lang w:val="en-ZA" w:eastAsia="en-US"/>
        </w:rPr>
        <w:t>20.1</w:t>
      </w:r>
      <w:r w:rsidRPr="00F7059B" w:rsidR="00020FFE">
        <w:rPr>
          <w:rFonts w:eastAsia="Calibri" w:cs="Arial"/>
          <w:sz w:val="20"/>
          <w:szCs w:val="20"/>
          <w:lang w:val="en-ZA" w:eastAsia="en-US"/>
        </w:rPr>
        <w:fldChar w:fldCharType="end"/>
      </w:r>
      <w:r w:rsidRPr="00F7059B" w:rsidR="00020FFE">
        <w:rPr>
          <w:rFonts w:eastAsia="Calibri" w:cs="Arial"/>
          <w:sz w:val="20"/>
          <w:szCs w:val="20"/>
          <w:lang w:val="en-ZA" w:eastAsia="en-US"/>
        </w:rPr>
        <w:t xml:space="preserve"> and </w:t>
      </w:r>
      <w:r w:rsidRPr="00F7059B" w:rsidR="00020FFE">
        <w:rPr>
          <w:rFonts w:eastAsia="Calibri" w:cs="Arial"/>
          <w:sz w:val="20"/>
          <w:szCs w:val="20"/>
          <w:lang w:val="en-ZA" w:eastAsia="en-US"/>
        </w:rPr>
        <w:fldChar w:fldCharType="begin"/>
      </w:r>
      <w:r w:rsidRPr="00F7059B" w:rsidR="00020FFE">
        <w:rPr>
          <w:rFonts w:eastAsia="Calibri" w:cs="Arial"/>
          <w:sz w:val="20"/>
          <w:szCs w:val="20"/>
          <w:lang w:val="en-ZA" w:eastAsia="en-US"/>
        </w:rPr>
        <w:instrText xml:space="preserve"> REF _Ref460895432 \w \h </w:instrText>
      </w:r>
      <w:r w:rsidRPr="00F7059B" w:rsidR="00B0675F">
        <w:rPr>
          <w:rFonts w:eastAsia="Calibri" w:cs="Arial"/>
          <w:sz w:val="20"/>
          <w:szCs w:val="20"/>
          <w:lang w:val="en-ZA" w:eastAsia="en-US"/>
        </w:rPr>
        <w:instrText xml:space="preserve"> \* MERGEFORMAT </w:instrText>
      </w:r>
      <w:r w:rsidRPr="00F7059B" w:rsidR="00020FFE">
        <w:rPr>
          <w:rFonts w:eastAsia="Calibri" w:cs="Arial"/>
          <w:sz w:val="20"/>
          <w:szCs w:val="20"/>
          <w:lang w:val="en-ZA" w:eastAsia="en-US"/>
        </w:rPr>
      </w:r>
      <w:r w:rsidRPr="00F7059B" w:rsidR="00020FFE">
        <w:rPr>
          <w:rFonts w:eastAsia="Calibri" w:cs="Arial"/>
          <w:sz w:val="20"/>
          <w:szCs w:val="20"/>
          <w:lang w:val="en-ZA" w:eastAsia="en-US"/>
        </w:rPr>
        <w:fldChar w:fldCharType="separate"/>
      </w:r>
      <w:r w:rsidRPr="00F7059B" w:rsidR="00235B18">
        <w:rPr>
          <w:rFonts w:eastAsia="Calibri" w:cs="Arial"/>
          <w:sz w:val="20"/>
          <w:szCs w:val="20"/>
          <w:lang w:val="en-ZA" w:eastAsia="en-US"/>
        </w:rPr>
        <w:t>23</w:t>
      </w:r>
      <w:r w:rsidRPr="00F7059B" w:rsidR="00020FFE">
        <w:rPr>
          <w:rFonts w:eastAsia="Calibri" w:cs="Arial"/>
          <w:sz w:val="20"/>
          <w:szCs w:val="20"/>
          <w:lang w:val="en-ZA" w:eastAsia="en-US"/>
        </w:rPr>
        <w:fldChar w:fldCharType="end"/>
      </w:r>
      <w:r w:rsidRPr="00F7059B">
        <w:rPr>
          <w:rFonts w:eastAsia="Calibri" w:cs="Arial"/>
          <w:sz w:val="20"/>
          <w:szCs w:val="20"/>
          <w:lang w:val="en-ZA" w:eastAsia="en-US"/>
        </w:rPr>
        <w:t xml:space="preserve"> shall survive the termination of this Agreement for any reason.</w:t>
      </w:r>
    </w:p>
    <w:tbl>
      <w:tblPr>
        <w:tblW w:w="6550" w:type="dxa"/>
        <w:tblInd w:w="-459" w:type="dxa"/>
        <w:tblLayout w:type="fixed"/>
        <w:tblLook w:val="0000" w:firstRow="0" w:lastRow="0" w:firstColumn="0" w:lastColumn="0" w:noHBand="0" w:noVBand="0"/>
      </w:tblPr>
      <w:tblGrid>
        <w:gridCol w:w="1569"/>
        <w:gridCol w:w="4981"/>
      </w:tblGrid>
      <w:tr w:rsidRPr="00B0675F" w:rsidR="00464F3C" w:rsidTr="1C25632A" w14:paraId="684255C3" w14:textId="77777777">
        <w:trPr>
          <w:cantSplit/>
          <w:trHeight w:val="141"/>
        </w:trPr>
        <w:tc>
          <w:tcPr>
            <w:tcW w:w="1569" w:type="dxa"/>
            <w:tcBorders>
              <w:top w:val="single" w:color="auto" w:sz="4" w:space="0"/>
              <w:left w:val="single" w:color="auto" w:sz="4" w:space="0"/>
              <w:bottom w:val="single" w:color="auto" w:sz="4" w:space="0"/>
              <w:right w:val="single" w:color="auto" w:sz="4" w:space="0"/>
            </w:tcBorders>
            <w:shd w:val="clear" w:color="auto" w:fill="CCCCCC"/>
            <w:tcMar/>
            <w:vAlign w:val="center"/>
          </w:tcPr>
          <w:p w:rsidRPr="00B0675F" w:rsidR="00464F3C" w:rsidP="00284621" w:rsidRDefault="00464F3C" w14:paraId="18E47089" w14:textId="77777777">
            <w:pPr>
              <w:pStyle w:val="StdLetLevel1"/>
              <w:keepNext/>
              <w:numPr>
                <w:ilvl w:val="0"/>
                <w:numId w:val="0"/>
              </w:numPr>
              <w:spacing w:after="120"/>
              <w:rPr>
                <w:rFonts w:cs="Arial"/>
                <w:b/>
                <w:sz w:val="20"/>
              </w:rPr>
            </w:pPr>
            <w:bookmarkStart w:name="_Toc460895544" w:id="91"/>
            <w:r w:rsidRPr="00B0675F">
              <w:rPr>
                <w:rFonts w:cs="Arial"/>
                <w:b/>
                <w:sz w:val="20"/>
              </w:rPr>
              <w:t xml:space="preserve">Signed </w:t>
            </w:r>
            <w:proofErr w:type="gramStart"/>
            <w:r w:rsidRPr="00B0675F">
              <w:rPr>
                <w:rFonts w:cs="Arial"/>
                <w:b/>
                <w:sz w:val="20"/>
              </w:rPr>
              <w:t>at:-</w:t>
            </w:r>
            <w:proofErr w:type="gramEnd"/>
          </w:p>
        </w:tc>
        <w:tc>
          <w:tcPr>
            <w:tcW w:w="4981" w:type="dxa"/>
            <w:tcBorders>
              <w:top w:val="single" w:color="auto" w:sz="4" w:space="0"/>
              <w:left w:val="single" w:color="auto" w:sz="4" w:space="0"/>
              <w:bottom w:val="single" w:color="auto" w:sz="4" w:space="0"/>
              <w:right w:val="single" w:color="auto" w:sz="4" w:space="0"/>
            </w:tcBorders>
            <w:tcMar/>
            <w:vAlign w:val="center"/>
          </w:tcPr>
          <w:p w:rsidRPr="00B0675F" w:rsidR="00464F3C" w:rsidP="00284621" w:rsidRDefault="00464F3C" w14:paraId="284132B0" w14:textId="77777777">
            <w:pPr>
              <w:keepNext/>
              <w:spacing w:after="120"/>
              <w:rPr>
                <w:rFonts w:cs="Arial"/>
                <w:sz w:val="20"/>
                <w:szCs w:val="20"/>
              </w:rPr>
            </w:pPr>
          </w:p>
        </w:tc>
      </w:tr>
      <w:tr w:rsidRPr="00B0675F" w:rsidR="00464F3C" w:rsidTr="1C25632A" w14:paraId="78DCD1B1" w14:textId="77777777">
        <w:trPr>
          <w:cantSplit/>
          <w:trHeight w:val="141"/>
        </w:trPr>
        <w:tc>
          <w:tcPr>
            <w:tcW w:w="1569" w:type="dxa"/>
            <w:tcBorders>
              <w:top w:val="single" w:color="auto" w:sz="4" w:space="0"/>
              <w:left w:val="single" w:color="auto" w:sz="4" w:space="0"/>
              <w:bottom w:val="single" w:color="auto" w:sz="4" w:space="0"/>
              <w:right w:val="single" w:color="auto" w:sz="4" w:space="0"/>
            </w:tcBorders>
            <w:shd w:val="clear" w:color="auto" w:fill="CCCCCC"/>
            <w:tcMar/>
            <w:vAlign w:val="center"/>
          </w:tcPr>
          <w:p w:rsidRPr="00B0675F" w:rsidR="00464F3C" w:rsidP="00284621" w:rsidRDefault="00464F3C" w14:paraId="6262676A" w14:textId="1D2545D1">
            <w:pPr>
              <w:pStyle w:val="StdLetLevel1"/>
              <w:keepNext/>
              <w:numPr>
                <w:ilvl w:val="0"/>
                <w:numId w:val="0"/>
              </w:numPr>
              <w:spacing w:after="120"/>
              <w:rPr>
                <w:rFonts w:cs="Arial"/>
                <w:b/>
                <w:sz w:val="20"/>
              </w:rPr>
            </w:pPr>
            <w:proofErr w:type="gramStart"/>
            <w:r w:rsidRPr="00B0675F">
              <w:rPr>
                <w:rFonts w:cs="Arial"/>
                <w:b/>
                <w:sz w:val="20"/>
              </w:rPr>
              <w:t>Date:-</w:t>
            </w:r>
            <w:proofErr w:type="gramEnd"/>
          </w:p>
        </w:tc>
        <w:tc>
          <w:tcPr>
            <w:tcW w:w="4981" w:type="dxa"/>
            <w:tcBorders>
              <w:top w:val="single" w:color="auto" w:sz="4" w:space="0"/>
              <w:left w:val="single" w:color="auto" w:sz="4" w:space="0"/>
              <w:bottom w:val="single" w:color="auto" w:sz="4" w:space="0"/>
              <w:right w:val="single" w:color="auto" w:sz="4" w:space="0"/>
            </w:tcBorders>
            <w:tcMar/>
            <w:vAlign w:val="center"/>
          </w:tcPr>
          <w:p w:rsidRPr="00B0675F" w:rsidR="00464F3C" w:rsidP="00284621" w:rsidRDefault="00464F3C" w14:paraId="7426356F" w14:textId="77777777">
            <w:pPr>
              <w:keepNext/>
              <w:spacing w:after="120"/>
              <w:rPr>
                <w:rFonts w:cs="Arial"/>
                <w:sz w:val="20"/>
                <w:szCs w:val="20"/>
              </w:rPr>
            </w:pPr>
          </w:p>
        </w:tc>
      </w:tr>
      <w:tr w:rsidRPr="00B0675F" w:rsidR="00464F3C" w:rsidTr="1C25632A" w14:paraId="7CA87590" w14:textId="77777777">
        <w:trPr>
          <w:cantSplit/>
          <w:trHeight w:val="691"/>
        </w:trPr>
        <w:tc>
          <w:tcPr>
            <w:tcW w:w="6550" w:type="dxa"/>
            <w:gridSpan w:val="2"/>
            <w:tcBorders>
              <w:left w:val="single" w:color="auto" w:sz="4" w:space="0"/>
              <w:bottom w:val="dashed" w:color="auto" w:sz="4" w:space="0"/>
              <w:right w:val="single" w:color="auto" w:sz="4" w:space="0"/>
            </w:tcBorders>
            <w:tcMar/>
            <w:vAlign w:val="bottom"/>
          </w:tcPr>
          <w:p w:rsidRPr="00B0675F" w:rsidR="00464F3C" w:rsidP="00284621" w:rsidRDefault="00464F3C" w14:paraId="53E11326" w14:textId="77777777">
            <w:pPr>
              <w:keepNext/>
              <w:spacing w:after="120"/>
              <w:rPr>
                <w:rFonts w:cs="Arial"/>
                <w:b/>
                <w:sz w:val="20"/>
                <w:szCs w:val="20"/>
              </w:rPr>
            </w:pPr>
          </w:p>
        </w:tc>
      </w:tr>
      <w:tr w:rsidRPr="00B0675F" w:rsidR="00464F3C" w:rsidTr="1C25632A" w14:paraId="19AA789B" w14:textId="77777777">
        <w:trPr>
          <w:cantSplit/>
          <w:trHeight w:val="437"/>
        </w:trPr>
        <w:tc>
          <w:tcPr>
            <w:tcW w:w="6550" w:type="dxa"/>
            <w:gridSpan w:val="2"/>
            <w:tcBorders>
              <w:top w:val="dashed" w:color="auto" w:sz="4" w:space="0"/>
              <w:left w:val="single" w:color="auto" w:sz="4" w:space="0"/>
              <w:bottom w:val="single" w:color="auto" w:sz="4" w:space="0"/>
              <w:right w:val="single" w:color="auto" w:sz="4" w:space="0"/>
            </w:tcBorders>
            <w:shd w:val="clear" w:color="auto" w:fill="CCCCCC"/>
            <w:tcMar/>
            <w:vAlign w:val="center"/>
          </w:tcPr>
          <w:p w:rsidRPr="00B0675F" w:rsidR="00464F3C" w:rsidP="00284621" w:rsidRDefault="00464F3C" w14:paraId="65B31091" w14:textId="7C56A880">
            <w:pPr>
              <w:keepNext/>
              <w:spacing w:after="120"/>
              <w:rPr>
                <w:rFonts w:cs="Arial"/>
                <w:sz w:val="20"/>
                <w:szCs w:val="20"/>
              </w:rPr>
            </w:pPr>
            <w:r w:rsidRPr="00B0675F">
              <w:rPr>
                <w:rFonts w:cs="Arial"/>
                <w:sz w:val="20"/>
                <w:szCs w:val="20"/>
              </w:rPr>
              <w:t>For and on behalf of</w:t>
            </w:r>
            <w:r w:rsidRPr="00B0675F" w:rsidR="008B4E3C">
              <w:rPr>
                <w:rFonts w:cs="Arial"/>
                <w:sz w:val="20"/>
                <w:szCs w:val="20"/>
              </w:rPr>
              <w:t>:</w:t>
            </w:r>
          </w:p>
          <w:p w:rsidRPr="00B0675F" w:rsidR="00464F3C" w:rsidP="00284621" w:rsidRDefault="008B4E3C" w14:paraId="218F833D" w14:textId="3CEB3AD6">
            <w:pPr>
              <w:keepNext w:val="1"/>
              <w:spacing w:before="120" w:after="120"/>
            </w:pPr>
            <w:r w:rsidRPr="1C25632A" w:rsidR="66A98D39">
              <w:rPr>
                <w:rFonts w:cs="Arial"/>
                <w:b w:val="1"/>
                <w:bCs w:val="1"/>
                <w:sz w:val="20"/>
                <w:szCs w:val="20"/>
              </w:rPr>
              <w:t>[COMPANY NAME]</w:t>
            </w:r>
          </w:p>
        </w:tc>
      </w:tr>
      <w:tr w:rsidRPr="00B0675F" w:rsidR="00464F3C" w:rsidTr="1C25632A" w14:paraId="07EF67C1" w14:textId="77777777">
        <w:trPr>
          <w:cantSplit/>
          <w:trHeight w:val="413"/>
        </w:trPr>
        <w:tc>
          <w:tcPr>
            <w:tcW w:w="1569" w:type="dxa"/>
            <w:tcBorders>
              <w:top w:val="single" w:color="auto" w:sz="4" w:space="0"/>
              <w:left w:val="single" w:color="auto" w:sz="4" w:space="0"/>
              <w:bottom w:val="single" w:color="auto" w:sz="4" w:space="0"/>
              <w:right w:val="single" w:color="auto" w:sz="4" w:space="0"/>
            </w:tcBorders>
            <w:shd w:val="clear" w:color="auto" w:fill="CCCCCC"/>
            <w:tcMar/>
            <w:vAlign w:val="bottom"/>
          </w:tcPr>
          <w:p w:rsidRPr="00B0675F" w:rsidR="00464F3C" w:rsidP="00284621" w:rsidRDefault="00464F3C" w14:paraId="3BE183B0" w14:textId="77777777">
            <w:pPr>
              <w:keepNext/>
              <w:spacing w:after="120"/>
              <w:rPr>
                <w:rFonts w:cs="Arial"/>
                <w:b/>
                <w:sz w:val="20"/>
                <w:szCs w:val="20"/>
              </w:rPr>
            </w:pPr>
            <w:r w:rsidRPr="00B0675F">
              <w:rPr>
                <w:rFonts w:cs="Arial"/>
                <w:b/>
                <w:sz w:val="20"/>
                <w:szCs w:val="20"/>
              </w:rPr>
              <w:t>Name</w:t>
            </w:r>
          </w:p>
        </w:tc>
        <w:tc>
          <w:tcPr>
            <w:tcW w:w="4981" w:type="dxa"/>
            <w:tcBorders>
              <w:left w:val="single" w:color="auto" w:sz="4" w:space="0"/>
              <w:bottom w:val="single" w:color="auto" w:sz="4" w:space="0"/>
              <w:right w:val="single" w:color="auto" w:sz="4" w:space="0"/>
            </w:tcBorders>
            <w:tcMar/>
            <w:vAlign w:val="bottom"/>
          </w:tcPr>
          <w:p w:rsidRPr="00B0675F" w:rsidR="00464F3C" w:rsidP="00284621" w:rsidRDefault="00464F3C" w14:paraId="5585C550" w14:textId="7EA1653C">
            <w:pPr>
              <w:keepNext/>
              <w:spacing w:after="120"/>
              <w:rPr>
                <w:rFonts w:cs="Arial"/>
                <w:sz w:val="20"/>
                <w:szCs w:val="20"/>
              </w:rPr>
            </w:pPr>
          </w:p>
        </w:tc>
      </w:tr>
      <w:tr w:rsidRPr="00B0675F" w:rsidR="00464F3C" w:rsidTr="1C25632A" w14:paraId="77D31AB4" w14:textId="77777777">
        <w:trPr>
          <w:cantSplit/>
          <w:trHeight w:val="413"/>
        </w:trPr>
        <w:tc>
          <w:tcPr>
            <w:tcW w:w="1569" w:type="dxa"/>
            <w:tcBorders>
              <w:top w:val="single" w:color="auto" w:sz="4" w:space="0"/>
              <w:left w:val="single" w:color="auto" w:sz="4" w:space="0"/>
              <w:bottom w:val="single" w:color="auto" w:sz="4" w:space="0"/>
              <w:right w:val="single" w:color="auto" w:sz="4" w:space="0"/>
            </w:tcBorders>
            <w:shd w:val="clear" w:color="auto" w:fill="CCCCCC"/>
            <w:tcMar/>
            <w:vAlign w:val="bottom"/>
          </w:tcPr>
          <w:p w:rsidRPr="00B0675F" w:rsidR="00464F3C" w:rsidP="00284621" w:rsidRDefault="00464F3C" w14:paraId="066C1ADA" w14:textId="77777777">
            <w:pPr>
              <w:keepNext/>
              <w:spacing w:after="120"/>
              <w:rPr>
                <w:rFonts w:cs="Arial"/>
                <w:b/>
                <w:sz w:val="20"/>
                <w:szCs w:val="20"/>
              </w:rPr>
            </w:pPr>
            <w:r w:rsidRPr="00B0675F">
              <w:rPr>
                <w:rFonts w:cs="Arial"/>
                <w:b/>
                <w:sz w:val="20"/>
                <w:szCs w:val="20"/>
              </w:rPr>
              <w:t>Designation</w:t>
            </w:r>
          </w:p>
        </w:tc>
        <w:tc>
          <w:tcPr>
            <w:tcW w:w="4981" w:type="dxa"/>
            <w:tcBorders>
              <w:left w:val="single" w:color="auto" w:sz="4" w:space="0"/>
              <w:right w:val="single" w:color="auto" w:sz="4" w:space="0"/>
            </w:tcBorders>
            <w:tcMar/>
            <w:vAlign w:val="bottom"/>
          </w:tcPr>
          <w:p w:rsidRPr="00B0675F" w:rsidR="00464F3C" w:rsidP="00284621" w:rsidRDefault="00464F3C" w14:paraId="7C4ED876" w14:textId="10B5BC44">
            <w:pPr>
              <w:keepNext/>
              <w:spacing w:after="120"/>
              <w:rPr>
                <w:rFonts w:cs="Arial"/>
                <w:sz w:val="20"/>
                <w:szCs w:val="20"/>
              </w:rPr>
            </w:pPr>
          </w:p>
        </w:tc>
      </w:tr>
      <w:tr w:rsidRPr="00B0675F" w:rsidR="00464F3C" w:rsidTr="1C25632A" w14:paraId="6C091138" w14:textId="77777777">
        <w:trPr>
          <w:cantSplit/>
          <w:trHeight w:val="413"/>
        </w:trPr>
        <w:tc>
          <w:tcPr>
            <w:tcW w:w="1569" w:type="dxa"/>
            <w:tcBorders>
              <w:top w:val="single" w:color="auto" w:sz="4" w:space="0"/>
              <w:left w:val="single" w:color="auto" w:sz="4" w:space="0"/>
              <w:bottom w:val="single" w:color="auto" w:sz="4" w:space="0"/>
            </w:tcBorders>
            <w:tcMar/>
            <w:vAlign w:val="bottom"/>
          </w:tcPr>
          <w:p w:rsidRPr="00B0675F" w:rsidR="00464F3C" w:rsidP="00284621" w:rsidRDefault="00464F3C" w14:paraId="78B464B2" w14:textId="77777777">
            <w:pPr>
              <w:keepNext/>
              <w:spacing w:after="120"/>
              <w:rPr>
                <w:rFonts w:cs="Arial"/>
                <w:sz w:val="20"/>
                <w:szCs w:val="20"/>
              </w:rPr>
            </w:pPr>
          </w:p>
        </w:tc>
        <w:tc>
          <w:tcPr>
            <w:tcW w:w="4981" w:type="dxa"/>
            <w:tcBorders>
              <w:top w:val="single" w:color="auto" w:sz="4" w:space="0"/>
              <w:bottom w:val="single" w:color="auto" w:sz="4" w:space="0"/>
              <w:right w:val="single" w:color="auto" w:sz="4" w:space="0"/>
            </w:tcBorders>
            <w:tcMar/>
          </w:tcPr>
          <w:p w:rsidRPr="00B0675F" w:rsidR="00464F3C" w:rsidP="00284621" w:rsidRDefault="00464F3C" w14:paraId="3B8803DD" w14:textId="6228E85C">
            <w:pPr>
              <w:keepNext/>
              <w:spacing w:after="120"/>
              <w:rPr>
                <w:rFonts w:cs="Arial"/>
                <w:sz w:val="20"/>
                <w:szCs w:val="20"/>
              </w:rPr>
            </w:pPr>
            <w:r w:rsidRPr="00B0675F">
              <w:rPr>
                <w:rFonts w:cs="Arial"/>
                <w:sz w:val="20"/>
                <w:szCs w:val="20"/>
              </w:rPr>
              <w:t>I warrant that I have been duly authorised to sign this Agreement</w:t>
            </w:r>
          </w:p>
        </w:tc>
      </w:tr>
    </w:tbl>
    <w:p w:rsidR="000B6CE4" w:rsidP="000B2876" w:rsidRDefault="000B6CE4" w14:paraId="4C7E5C2C" w14:textId="62443463">
      <w:pPr>
        <w:keepNext/>
        <w:keepLines/>
        <w:suppressAutoHyphens w:val="0"/>
        <w:spacing w:after="240" w:line="360" w:lineRule="auto"/>
        <w:jc w:val="both"/>
        <w:rPr>
          <w:rFonts w:eastAsia="Calibri" w:cs="Arial"/>
          <w:b/>
          <w:sz w:val="20"/>
          <w:szCs w:val="20"/>
          <w:lang w:val="en-ZA" w:eastAsia="en-US"/>
        </w:rPr>
      </w:pPr>
    </w:p>
    <w:p w:rsidRPr="00B0675F" w:rsidR="00E24227" w:rsidP="000B2876" w:rsidRDefault="00E24227" w14:paraId="6D9AA0FD" w14:textId="77777777">
      <w:pPr>
        <w:keepNext/>
        <w:keepLines/>
        <w:suppressAutoHyphens w:val="0"/>
        <w:spacing w:after="240" w:line="360" w:lineRule="auto"/>
        <w:jc w:val="both"/>
        <w:rPr>
          <w:rFonts w:eastAsia="Calibri" w:cs="Arial"/>
          <w:b/>
          <w:sz w:val="20"/>
          <w:szCs w:val="20"/>
          <w:lang w:val="en-ZA" w:eastAsia="en-US"/>
        </w:rPr>
      </w:pPr>
    </w:p>
    <w:tbl>
      <w:tblPr>
        <w:tblW w:w="6550" w:type="dxa"/>
        <w:tblInd w:w="-459" w:type="dxa"/>
        <w:tblLayout w:type="fixed"/>
        <w:tblLook w:val="0000" w:firstRow="0" w:lastRow="0" w:firstColumn="0" w:lastColumn="0" w:noHBand="0" w:noVBand="0"/>
      </w:tblPr>
      <w:tblGrid>
        <w:gridCol w:w="1588"/>
        <w:gridCol w:w="4962"/>
      </w:tblGrid>
      <w:tr w:rsidRPr="00B0675F" w:rsidR="000B6CE4" w:rsidTr="000B6CE4" w14:paraId="03772416" w14:textId="77777777">
        <w:trPr>
          <w:cantSplit/>
          <w:trHeight w:val="141"/>
        </w:trPr>
        <w:tc>
          <w:tcPr>
            <w:tcW w:w="1588" w:type="dxa"/>
            <w:tcBorders>
              <w:top w:val="single" w:color="auto" w:sz="4" w:space="0"/>
              <w:left w:val="single" w:color="auto" w:sz="4" w:space="0"/>
              <w:bottom w:val="single" w:color="auto" w:sz="4" w:space="0"/>
              <w:right w:val="single" w:color="auto" w:sz="4" w:space="0"/>
            </w:tcBorders>
            <w:shd w:val="clear" w:color="auto" w:fill="CCCCCC"/>
            <w:vAlign w:val="center"/>
          </w:tcPr>
          <w:p w:rsidRPr="00B0675F" w:rsidR="000B6CE4" w:rsidP="00D06181" w:rsidRDefault="000B6CE4" w14:paraId="53D8D952" w14:textId="77777777">
            <w:pPr>
              <w:keepNext/>
              <w:spacing w:after="120"/>
              <w:rPr>
                <w:rFonts w:cs="Arial"/>
                <w:b/>
                <w:sz w:val="20"/>
                <w:szCs w:val="20"/>
              </w:rPr>
            </w:pPr>
            <w:r w:rsidRPr="00B0675F">
              <w:rPr>
                <w:rFonts w:cs="Arial"/>
                <w:b/>
                <w:sz w:val="20"/>
                <w:szCs w:val="20"/>
              </w:rPr>
              <w:t xml:space="preserve">Signed </w:t>
            </w:r>
            <w:proofErr w:type="gramStart"/>
            <w:r w:rsidRPr="00B0675F">
              <w:rPr>
                <w:rFonts w:cs="Arial"/>
                <w:b/>
                <w:sz w:val="20"/>
                <w:szCs w:val="20"/>
              </w:rPr>
              <w:t>at:-</w:t>
            </w:r>
            <w:proofErr w:type="gramEnd"/>
          </w:p>
        </w:tc>
        <w:tc>
          <w:tcPr>
            <w:tcW w:w="4962" w:type="dxa"/>
            <w:tcBorders>
              <w:top w:val="single" w:color="auto" w:sz="4" w:space="0"/>
              <w:left w:val="single" w:color="auto" w:sz="4" w:space="0"/>
              <w:bottom w:val="single" w:color="auto" w:sz="4" w:space="0"/>
              <w:right w:val="single" w:color="auto" w:sz="4" w:space="0"/>
            </w:tcBorders>
            <w:vAlign w:val="center"/>
          </w:tcPr>
          <w:p w:rsidRPr="00B0675F" w:rsidR="000B6CE4" w:rsidP="00D06181" w:rsidRDefault="000B6CE4" w14:paraId="4115FC26" w14:textId="77777777">
            <w:pPr>
              <w:keepNext/>
              <w:spacing w:after="120"/>
              <w:rPr>
                <w:rFonts w:cs="Arial"/>
                <w:sz w:val="20"/>
                <w:szCs w:val="20"/>
              </w:rPr>
            </w:pPr>
          </w:p>
        </w:tc>
      </w:tr>
      <w:tr w:rsidRPr="00B0675F" w:rsidR="000B6CE4" w:rsidTr="000B6CE4" w14:paraId="5942D1BB" w14:textId="77777777">
        <w:trPr>
          <w:cantSplit/>
          <w:trHeight w:val="141"/>
        </w:trPr>
        <w:tc>
          <w:tcPr>
            <w:tcW w:w="1588" w:type="dxa"/>
            <w:tcBorders>
              <w:top w:val="single" w:color="auto" w:sz="4" w:space="0"/>
              <w:left w:val="single" w:color="auto" w:sz="4" w:space="0"/>
              <w:bottom w:val="single" w:color="auto" w:sz="4" w:space="0"/>
              <w:right w:val="single" w:color="auto" w:sz="4" w:space="0"/>
            </w:tcBorders>
            <w:shd w:val="clear" w:color="auto" w:fill="CCCCCC"/>
            <w:vAlign w:val="center"/>
          </w:tcPr>
          <w:p w:rsidRPr="00B0675F" w:rsidR="000B6CE4" w:rsidP="00D06181" w:rsidRDefault="000B6CE4" w14:paraId="420E19CC" w14:textId="2D686B78">
            <w:pPr>
              <w:keepNext/>
              <w:spacing w:after="120"/>
              <w:rPr>
                <w:rFonts w:cs="Arial"/>
                <w:b/>
                <w:sz w:val="20"/>
                <w:szCs w:val="20"/>
              </w:rPr>
            </w:pPr>
            <w:proofErr w:type="gramStart"/>
            <w:r w:rsidRPr="00B0675F">
              <w:rPr>
                <w:rFonts w:cs="Arial"/>
                <w:b/>
                <w:sz w:val="20"/>
                <w:szCs w:val="20"/>
              </w:rPr>
              <w:t>Date:-</w:t>
            </w:r>
            <w:proofErr w:type="gramEnd"/>
          </w:p>
        </w:tc>
        <w:tc>
          <w:tcPr>
            <w:tcW w:w="4962" w:type="dxa"/>
            <w:tcBorders>
              <w:top w:val="single" w:color="auto" w:sz="4" w:space="0"/>
              <w:left w:val="single" w:color="auto" w:sz="4" w:space="0"/>
              <w:bottom w:val="single" w:color="auto" w:sz="4" w:space="0"/>
              <w:right w:val="single" w:color="auto" w:sz="4" w:space="0"/>
            </w:tcBorders>
            <w:vAlign w:val="center"/>
          </w:tcPr>
          <w:p w:rsidRPr="00B0675F" w:rsidR="000B6CE4" w:rsidP="00D06181" w:rsidRDefault="000B6CE4" w14:paraId="320086DE" w14:textId="77777777">
            <w:pPr>
              <w:keepNext/>
              <w:spacing w:after="120"/>
              <w:rPr>
                <w:rFonts w:cs="Arial"/>
                <w:sz w:val="20"/>
                <w:szCs w:val="20"/>
              </w:rPr>
            </w:pPr>
          </w:p>
        </w:tc>
      </w:tr>
      <w:tr w:rsidRPr="00B0675F" w:rsidR="000B6CE4" w:rsidTr="007D27FE" w14:paraId="598E9846" w14:textId="77777777">
        <w:trPr>
          <w:cantSplit/>
          <w:trHeight w:val="772"/>
        </w:trPr>
        <w:tc>
          <w:tcPr>
            <w:tcW w:w="6550" w:type="dxa"/>
            <w:gridSpan w:val="2"/>
            <w:tcBorders>
              <w:top w:val="single" w:color="auto" w:sz="4" w:space="0"/>
              <w:left w:val="single" w:color="auto" w:sz="4" w:space="0"/>
              <w:bottom w:val="dashed" w:color="auto" w:sz="4" w:space="0"/>
              <w:right w:val="single" w:color="auto" w:sz="4" w:space="0"/>
            </w:tcBorders>
            <w:shd w:val="clear" w:color="auto" w:fill="FFFFFF"/>
            <w:vAlign w:val="bottom"/>
          </w:tcPr>
          <w:p w:rsidRPr="00B0675F" w:rsidR="000B6CE4" w:rsidP="00D06181" w:rsidRDefault="000B6CE4" w14:paraId="0CB01126" w14:textId="77777777">
            <w:pPr>
              <w:keepNext/>
              <w:spacing w:after="120"/>
              <w:rPr>
                <w:rFonts w:cs="Arial"/>
                <w:b/>
                <w:sz w:val="20"/>
                <w:szCs w:val="20"/>
              </w:rPr>
            </w:pPr>
          </w:p>
        </w:tc>
      </w:tr>
      <w:tr w:rsidRPr="00B0675F" w:rsidR="000B6CE4" w:rsidTr="00D06181" w14:paraId="716F673A" w14:textId="77777777">
        <w:trPr>
          <w:cantSplit/>
          <w:trHeight w:val="437"/>
        </w:trPr>
        <w:tc>
          <w:tcPr>
            <w:tcW w:w="6550" w:type="dxa"/>
            <w:gridSpan w:val="2"/>
            <w:tcBorders>
              <w:top w:val="dashed" w:color="auto" w:sz="4" w:space="0"/>
              <w:left w:val="single" w:color="auto" w:sz="4" w:space="0"/>
              <w:bottom w:val="single" w:color="auto" w:sz="4" w:space="0"/>
              <w:right w:val="single" w:color="auto" w:sz="4" w:space="0"/>
            </w:tcBorders>
            <w:shd w:val="clear" w:color="auto" w:fill="CCCCCC"/>
            <w:vAlign w:val="center"/>
          </w:tcPr>
          <w:p w:rsidRPr="00B0675F" w:rsidR="000B6CE4" w:rsidP="00D06181" w:rsidRDefault="000B6CE4" w14:paraId="6A7DA6A8" w14:textId="2DB084D8">
            <w:pPr>
              <w:keepNext/>
              <w:spacing w:after="120"/>
              <w:rPr>
                <w:rFonts w:cs="Arial"/>
                <w:b/>
                <w:bCs/>
                <w:sz w:val="20"/>
                <w:szCs w:val="20"/>
              </w:rPr>
            </w:pPr>
            <w:r w:rsidRPr="00B0675F">
              <w:rPr>
                <w:rFonts w:eastAsia="SimSun" w:cs="Arial"/>
                <w:b/>
                <w:sz w:val="20"/>
                <w:szCs w:val="20"/>
                <w:highlight w:val="yellow"/>
              </w:rPr>
              <w:t xml:space="preserve">[INSERT NAME OF </w:t>
            </w:r>
            <w:r w:rsidR="004648C3">
              <w:rPr>
                <w:rFonts w:eastAsia="SimSun" w:cs="Arial"/>
                <w:b/>
                <w:sz w:val="20"/>
                <w:szCs w:val="20"/>
                <w:highlight w:val="yellow"/>
              </w:rPr>
              <w:t>CONSULTANT</w:t>
            </w:r>
            <w:r w:rsidRPr="00B0675F">
              <w:rPr>
                <w:rFonts w:eastAsia="SimSun" w:cs="Arial"/>
                <w:b/>
                <w:sz w:val="20"/>
                <w:szCs w:val="20"/>
                <w:highlight w:val="yellow"/>
              </w:rPr>
              <w:t>]</w:t>
            </w:r>
          </w:p>
        </w:tc>
      </w:tr>
    </w:tbl>
    <w:p w:rsidRPr="00B0675F" w:rsidR="00020FFE" w:rsidP="000B2876" w:rsidRDefault="00020FFE" w14:paraId="6DEC277C" w14:textId="17B3BE3B">
      <w:pPr>
        <w:keepNext/>
        <w:keepLines/>
        <w:suppressAutoHyphens w:val="0"/>
        <w:spacing w:after="240" w:line="360" w:lineRule="auto"/>
        <w:jc w:val="both"/>
        <w:rPr>
          <w:rFonts w:eastAsia="Calibri" w:cs="Arial"/>
          <w:b/>
          <w:sz w:val="20"/>
          <w:szCs w:val="20"/>
          <w:lang w:val="en-ZA" w:eastAsia="en-US"/>
        </w:rPr>
      </w:pPr>
      <w:r w:rsidRPr="00B0675F">
        <w:rPr>
          <w:rFonts w:eastAsia="Calibri" w:cs="Arial"/>
          <w:b/>
          <w:sz w:val="20"/>
          <w:szCs w:val="20"/>
          <w:lang w:val="en-ZA" w:eastAsia="en-US"/>
        </w:rPr>
        <w:br w:type="page"/>
      </w:r>
    </w:p>
    <w:p w:rsidRPr="00B0675F" w:rsidR="000B2876" w:rsidP="008F4B9E" w:rsidRDefault="000B2876" w14:paraId="5BD98FB9" w14:textId="58465D8E">
      <w:pPr>
        <w:keepNext/>
        <w:keepLines/>
        <w:suppressAutoHyphens w:val="0"/>
        <w:spacing w:after="240" w:line="360" w:lineRule="auto"/>
        <w:jc w:val="right"/>
        <w:rPr>
          <w:rFonts w:eastAsia="Calibri" w:cs="Arial"/>
          <w:b/>
          <w:sz w:val="20"/>
          <w:szCs w:val="20"/>
          <w:lang w:val="en-ZA" w:eastAsia="en-US"/>
        </w:rPr>
      </w:pPr>
      <w:r w:rsidRPr="00B0675F">
        <w:rPr>
          <w:rFonts w:eastAsia="Calibri" w:cs="Arial"/>
          <w:b/>
          <w:sz w:val="20"/>
          <w:szCs w:val="20"/>
          <w:lang w:val="en-ZA" w:eastAsia="en-US"/>
        </w:rPr>
        <w:t xml:space="preserve">Schedule </w:t>
      </w:r>
      <w:r w:rsidRPr="00B0675F">
        <w:rPr>
          <w:rFonts w:eastAsia="Calibri" w:cs="Arial"/>
          <w:b/>
          <w:sz w:val="20"/>
          <w:szCs w:val="20"/>
          <w:lang w:val="en-ZA" w:eastAsia="en-US"/>
        </w:rPr>
        <w:fldChar w:fldCharType="begin"/>
      </w:r>
      <w:r w:rsidRPr="00B0675F">
        <w:rPr>
          <w:rFonts w:eastAsia="Calibri" w:cs="Arial"/>
          <w:b/>
          <w:sz w:val="20"/>
          <w:szCs w:val="20"/>
          <w:lang w:val="en-ZA" w:eastAsia="en-US"/>
        </w:rPr>
        <w:instrText xml:space="preserve"> SEQ Schedule \* ARABIC </w:instrText>
      </w:r>
      <w:r w:rsidRPr="00B0675F">
        <w:rPr>
          <w:rFonts w:eastAsia="Calibri" w:cs="Arial"/>
          <w:b/>
          <w:sz w:val="20"/>
          <w:szCs w:val="20"/>
          <w:lang w:val="en-ZA" w:eastAsia="en-US"/>
        </w:rPr>
        <w:fldChar w:fldCharType="separate"/>
      </w:r>
      <w:r w:rsidR="00235B18">
        <w:rPr>
          <w:rFonts w:eastAsia="Calibri" w:cs="Arial"/>
          <w:b/>
          <w:noProof/>
          <w:sz w:val="20"/>
          <w:szCs w:val="20"/>
          <w:lang w:val="en-ZA" w:eastAsia="en-US"/>
        </w:rPr>
        <w:t>1</w:t>
      </w:r>
      <w:bookmarkEnd w:id="91"/>
      <w:r w:rsidRPr="00B0675F">
        <w:rPr>
          <w:rFonts w:eastAsia="Calibri" w:cs="Arial"/>
          <w:b/>
          <w:noProof/>
          <w:sz w:val="20"/>
          <w:szCs w:val="20"/>
          <w:lang w:val="en-ZA" w:eastAsia="en-US"/>
        </w:rPr>
        <w:fldChar w:fldCharType="end"/>
      </w:r>
    </w:p>
    <w:p w:rsidRPr="003845D8" w:rsidR="000B2876" w:rsidP="00A0751D" w:rsidRDefault="000B2876" w14:paraId="446B9FD2" w14:textId="1D184337">
      <w:pPr>
        <w:pStyle w:val="ListParagraph"/>
        <w:numPr>
          <w:ilvl w:val="0"/>
          <w:numId w:val="14"/>
        </w:numPr>
        <w:tabs>
          <w:tab w:val="num" w:pos="454"/>
        </w:tabs>
        <w:spacing w:after="240" w:line="360" w:lineRule="auto"/>
        <w:ind w:left="426" w:hanging="426"/>
        <w:jc w:val="both"/>
        <w:rPr>
          <w:rFonts w:ascii="Arial" w:hAnsi="Arial" w:eastAsia="Calibri" w:cs="Arial"/>
          <w:b/>
          <w:bCs/>
          <w:sz w:val="20"/>
          <w:szCs w:val="20"/>
          <w:lang w:eastAsia="en-US"/>
        </w:rPr>
      </w:pPr>
      <w:r w:rsidRPr="003845D8">
        <w:rPr>
          <w:rFonts w:ascii="Arial" w:hAnsi="Arial" w:eastAsia="Calibri" w:cs="Arial"/>
          <w:b/>
          <w:bCs/>
          <w:sz w:val="20"/>
          <w:szCs w:val="20"/>
          <w:lang w:eastAsia="en-US"/>
        </w:rPr>
        <w:t>SCHEDULES DETAILS</w:t>
      </w:r>
    </w:p>
    <w:tbl>
      <w:tblPr>
        <w:tblStyle w:val="TableGrid1"/>
        <w:tblW w:w="0" w:type="auto"/>
        <w:tblInd w:w="355" w:type="dxa"/>
        <w:tblLook w:val="04A0" w:firstRow="1" w:lastRow="0" w:firstColumn="1" w:lastColumn="0" w:noHBand="0" w:noVBand="1"/>
      </w:tblPr>
      <w:tblGrid>
        <w:gridCol w:w="2188"/>
        <w:gridCol w:w="6473"/>
      </w:tblGrid>
      <w:tr w:rsidRPr="003845D8" w:rsidR="000B2876" w:rsidTr="003845D8" w14:paraId="0EAFD94E" w14:textId="77777777">
        <w:tc>
          <w:tcPr>
            <w:tcW w:w="2192" w:type="dxa"/>
            <w:shd w:val="clear" w:color="auto" w:fill="BFBFBF" w:themeFill="background1" w:themeFillShade="BF"/>
          </w:tcPr>
          <w:p w:rsidRPr="003845D8" w:rsidR="000B2876" w:rsidP="000B2876" w:rsidRDefault="000B2876" w14:paraId="5DC9F2AF" w14:textId="77777777">
            <w:pPr>
              <w:suppressAutoHyphens w:val="0"/>
              <w:spacing w:line="360" w:lineRule="auto"/>
              <w:rPr>
                <w:rFonts w:cs="Arial"/>
                <w:szCs w:val="20"/>
                <w:lang w:eastAsia="en-US"/>
              </w:rPr>
            </w:pPr>
            <w:r w:rsidRPr="003845D8">
              <w:rPr>
                <w:rFonts w:cs="Arial"/>
                <w:szCs w:val="20"/>
                <w:lang w:eastAsia="en-US"/>
              </w:rPr>
              <w:t xml:space="preserve">Commencement Date </w:t>
            </w:r>
          </w:p>
        </w:tc>
        <w:tc>
          <w:tcPr>
            <w:tcW w:w="6514" w:type="dxa"/>
          </w:tcPr>
          <w:p w:rsidRPr="003845D8" w:rsidR="000B2876" w:rsidP="000B2876" w:rsidRDefault="000B2876" w14:paraId="276FFFAA" w14:textId="77777777">
            <w:pPr>
              <w:suppressAutoHyphens w:val="0"/>
              <w:spacing w:line="360" w:lineRule="auto"/>
              <w:rPr>
                <w:rFonts w:cs="Arial"/>
                <w:b/>
                <w:szCs w:val="20"/>
                <w:lang w:eastAsia="en-US"/>
              </w:rPr>
            </w:pPr>
            <w:r w:rsidRPr="003845D8">
              <w:rPr>
                <w:rFonts w:cs="Arial"/>
                <w:b/>
                <w:szCs w:val="20"/>
                <w:lang w:eastAsia="en-US"/>
              </w:rPr>
              <w:t>[</w:t>
            </w:r>
            <w:r w:rsidRPr="003845D8">
              <w:rPr>
                <w:rFonts w:cs="Arial"/>
                <w:b/>
                <w:szCs w:val="20"/>
                <w:highlight w:val="yellow"/>
                <w:lang w:eastAsia="en-US"/>
              </w:rPr>
              <w:t>insert</w:t>
            </w:r>
            <w:r w:rsidRPr="003845D8">
              <w:rPr>
                <w:rFonts w:cs="Arial"/>
                <w:b/>
                <w:szCs w:val="20"/>
                <w:lang w:eastAsia="en-US"/>
              </w:rPr>
              <w:t>]</w:t>
            </w:r>
          </w:p>
        </w:tc>
      </w:tr>
      <w:tr w:rsidRPr="003845D8" w:rsidR="000B2876" w:rsidTr="003845D8" w14:paraId="7AD1154E" w14:textId="77777777">
        <w:tc>
          <w:tcPr>
            <w:tcW w:w="2192" w:type="dxa"/>
            <w:shd w:val="clear" w:color="auto" w:fill="BFBFBF" w:themeFill="background1" w:themeFillShade="BF"/>
          </w:tcPr>
          <w:p w:rsidRPr="003845D8" w:rsidR="000B2876" w:rsidP="000B2876" w:rsidRDefault="0079214B" w14:paraId="0B302FD3" w14:textId="5C1D2542">
            <w:pPr>
              <w:suppressAutoHyphens w:val="0"/>
              <w:spacing w:line="360" w:lineRule="auto"/>
              <w:rPr>
                <w:rFonts w:cs="Arial"/>
                <w:szCs w:val="20"/>
                <w:lang w:eastAsia="en-US"/>
              </w:rPr>
            </w:pPr>
            <w:r>
              <w:rPr>
                <w:rFonts w:cs="Arial"/>
                <w:szCs w:val="20"/>
                <w:lang w:eastAsia="en-US"/>
              </w:rPr>
              <w:t>End Date</w:t>
            </w:r>
          </w:p>
        </w:tc>
        <w:tc>
          <w:tcPr>
            <w:tcW w:w="6514" w:type="dxa"/>
          </w:tcPr>
          <w:p w:rsidRPr="003845D8" w:rsidR="000B2876" w:rsidP="000B2876" w:rsidRDefault="000B2876" w14:paraId="52A764C1" w14:textId="77777777">
            <w:pPr>
              <w:suppressAutoHyphens w:val="0"/>
              <w:spacing w:line="360" w:lineRule="auto"/>
              <w:rPr>
                <w:rFonts w:cs="Arial"/>
                <w:b/>
                <w:szCs w:val="20"/>
                <w:lang w:eastAsia="en-US"/>
              </w:rPr>
            </w:pPr>
            <w:r w:rsidRPr="003845D8">
              <w:rPr>
                <w:rFonts w:cs="Arial"/>
                <w:b/>
                <w:szCs w:val="20"/>
                <w:lang w:eastAsia="en-US"/>
              </w:rPr>
              <w:t>[</w:t>
            </w:r>
            <w:r w:rsidRPr="003845D8">
              <w:rPr>
                <w:rFonts w:cs="Arial"/>
                <w:b/>
                <w:szCs w:val="20"/>
                <w:highlight w:val="yellow"/>
                <w:lang w:eastAsia="en-US"/>
              </w:rPr>
              <w:t>insert</w:t>
            </w:r>
            <w:r w:rsidRPr="003845D8">
              <w:rPr>
                <w:rFonts w:cs="Arial"/>
                <w:b/>
                <w:szCs w:val="20"/>
                <w:lang w:eastAsia="en-US"/>
              </w:rPr>
              <w:t>]</w:t>
            </w:r>
          </w:p>
        </w:tc>
      </w:tr>
      <w:tr w:rsidRPr="003845D8" w:rsidR="000B2876" w:rsidTr="003845D8" w14:paraId="2029F0CC" w14:textId="77777777">
        <w:trPr>
          <w:trHeight w:val="113"/>
        </w:trPr>
        <w:tc>
          <w:tcPr>
            <w:tcW w:w="2192" w:type="dxa"/>
            <w:shd w:val="clear" w:color="auto" w:fill="BFBFBF" w:themeFill="background1" w:themeFillShade="BF"/>
          </w:tcPr>
          <w:p w:rsidRPr="003845D8" w:rsidR="000B2876" w:rsidP="000B2876" w:rsidRDefault="000B2876" w14:paraId="422B3F55" w14:textId="4C86369E">
            <w:pPr>
              <w:suppressAutoHyphens w:val="0"/>
              <w:spacing w:line="360" w:lineRule="auto"/>
              <w:rPr>
                <w:rFonts w:cs="Arial"/>
                <w:szCs w:val="20"/>
                <w:lang w:eastAsia="en-US"/>
              </w:rPr>
            </w:pPr>
            <w:r w:rsidRPr="003845D8">
              <w:rPr>
                <w:rFonts w:cs="Arial"/>
                <w:szCs w:val="20"/>
                <w:lang w:eastAsia="en-US"/>
              </w:rPr>
              <w:t xml:space="preserve">Title of Schedule </w:t>
            </w:r>
          </w:p>
        </w:tc>
        <w:tc>
          <w:tcPr>
            <w:tcW w:w="6514" w:type="dxa"/>
          </w:tcPr>
          <w:p w:rsidRPr="003845D8" w:rsidR="000B2876" w:rsidP="000B2876" w:rsidRDefault="000B2876" w14:paraId="10296C3C" w14:textId="77777777">
            <w:pPr>
              <w:suppressAutoHyphens w:val="0"/>
              <w:spacing w:line="360" w:lineRule="auto"/>
              <w:rPr>
                <w:rFonts w:cs="Arial"/>
                <w:b/>
                <w:szCs w:val="20"/>
                <w:lang w:eastAsia="en-US"/>
              </w:rPr>
            </w:pPr>
            <w:r w:rsidRPr="003845D8">
              <w:rPr>
                <w:rFonts w:cs="Arial"/>
                <w:b/>
                <w:szCs w:val="20"/>
                <w:lang w:eastAsia="en-US"/>
              </w:rPr>
              <w:t>[</w:t>
            </w:r>
            <w:r w:rsidRPr="003845D8">
              <w:rPr>
                <w:rFonts w:cs="Arial"/>
                <w:b/>
                <w:szCs w:val="20"/>
                <w:highlight w:val="yellow"/>
                <w:lang w:eastAsia="en-US"/>
              </w:rPr>
              <w:t>insert</w:t>
            </w:r>
            <w:r w:rsidRPr="003845D8">
              <w:rPr>
                <w:rFonts w:cs="Arial"/>
                <w:b/>
                <w:szCs w:val="20"/>
                <w:lang w:eastAsia="en-US"/>
              </w:rPr>
              <w:t>]</w:t>
            </w:r>
          </w:p>
        </w:tc>
      </w:tr>
    </w:tbl>
    <w:p w:rsidRPr="003845D8" w:rsidR="000B2876" w:rsidP="00CB3E5E" w:rsidRDefault="00342A61" w14:paraId="544DB930" w14:textId="1A1C09CE">
      <w:pPr>
        <w:suppressAutoHyphens w:val="0"/>
        <w:spacing w:before="240" w:after="240" w:line="360" w:lineRule="auto"/>
        <w:ind w:left="425"/>
        <w:rPr>
          <w:rFonts w:cs="Arial"/>
          <w:sz w:val="20"/>
          <w:szCs w:val="20"/>
          <w:lang w:eastAsia="en-US"/>
        </w:rPr>
      </w:pPr>
      <w:r>
        <w:rPr>
          <w:rFonts w:cs="Arial"/>
          <w:sz w:val="20"/>
          <w:szCs w:val="20"/>
          <w:lang w:eastAsia="en-US"/>
        </w:rPr>
        <w:t>[</w:t>
      </w:r>
      <w:r w:rsidRPr="00B5058D">
        <w:rPr>
          <w:rFonts w:cs="Arial"/>
          <w:b/>
          <w:bCs/>
          <w:i/>
          <w:iCs/>
          <w:sz w:val="20"/>
          <w:szCs w:val="20"/>
          <w:highlight w:val="yellow"/>
          <w:lang w:eastAsia="en-US"/>
        </w:rPr>
        <w:t xml:space="preserve">Drafting Note:  </w:t>
      </w:r>
      <w:r w:rsidRPr="00B5058D" w:rsidR="00B5058D">
        <w:rPr>
          <w:rFonts w:cs="Arial"/>
          <w:b/>
          <w:bCs/>
          <w:i/>
          <w:iCs/>
          <w:sz w:val="20"/>
          <w:szCs w:val="20"/>
          <w:highlight w:val="yellow"/>
          <w:lang w:eastAsia="en-US"/>
        </w:rPr>
        <w:t xml:space="preserve">Please ensure that </w:t>
      </w:r>
      <w:r w:rsidRPr="00B5058D">
        <w:rPr>
          <w:rFonts w:cs="Arial"/>
          <w:b/>
          <w:bCs/>
          <w:i/>
          <w:iCs/>
          <w:sz w:val="20"/>
          <w:szCs w:val="20"/>
          <w:highlight w:val="yellow"/>
          <w:lang w:eastAsia="en-US"/>
        </w:rPr>
        <w:t>the “Commencement Date”</w:t>
      </w:r>
      <w:r w:rsidRPr="00B5058D" w:rsidR="00B5058D">
        <w:rPr>
          <w:rFonts w:cs="Arial"/>
          <w:b/>
          <w:bCs/>
          <w:i/>
          <w:iCs/>
          <w:sz w:val="20"/>
          <w:szCs w:val="20"/>
          <w:highlight w:val="yellow"/>
          <w:lang w:eastAsia="en-US"/>
        </w:rPr>
        <w:t xml:space="preserve"> and “Schedule’s Initial Term must always be within the</w:t>
      </w:r>
      <w:r w:rsidR="00DE17DC">
        <w:rPr>
          <w:rFonts w:cs="Arial"/>
          <w:b/>
          <w:bCs/>
          <w:i/>
          <w:iCs/>
          <w:sz w:val="20"/>
          <w:szCs w:val="20"/>
          <w:highlight w:val="yellow"/>
          <w:lang w:eastAsia="en-US"/>
        </w:rPr>
        <w:t xml:space="preserve"> applicable</w:t>
      </w:r>
      <w:r w:rsidRPr="00B5058D" w:rsidR="00B5058D">
        <w:rPr>
          <w:rFonts w:cs="Arial"/>
          <w:b/>
          <w:bCs/>
          <w:i/>
          <w:iCs/>
          <w:sz w:val="20"/>
          <w:szCs w:val="20"/>
          <w:highlight w:val="yellow"/>
          <w:lang w:eastAsia="en-US"/>
        </w:rPr>
        <w:t xml:space="preserve"> duration of the Master Agreement</w:t>
      </w:r>
      <w:r w:rsidR="00B5058D">
        <w:rPr>
          <w:rFonts w:cs="Arial"/>
          <w:sz w:val="20"/>
          <w:szCs w:val="20"/>
          <w:lang w:eastAsia="en-US"/>
        </w:rPr>
        <w:t>.]</w:t>
      </w:r>
    </w:p>
    <w:p w:rsidRPr="00911038" w:rsidR="000B2876" w:rsidP="008F4B9E" w:rsidRDefault="000B2876" w14:paraId="44C64F69" w14:textId="1725A442">
      <w:pPr>
        <w:pStyle w:val="ListParagraph"/>
        <w:numPr>
          <w:ilvl w:val="0"/>
          <w:numId w:val="14"/>
        </w:numPr>
        <w:tabs>
          <w:tab w:val="num" w:pos="454"/>
        </w:tabs>
        <w:spacing w:after="240" w:line="360" w:lineRule="auto"/>
        <w:ind w:left="426" w:hanging="426"/>
        <w:jc w:val="both"/>
        <w:rPr>
          <w:rFonts w:ascii="Arial" w:hAnsi="Arial" w:eastAsia="Calibri" w:cs="Arial"/>
          <w:b/>
          <w:bCs/>
          <w:sz w:val="20"/>
          <w:szCs w:val="20"/>
          <w:lang w:eastAsia="en-US"/>
        </w:rPr>
      </w:pPr>
      <w:r w:rsidRPr="00911038">
        <w:rPr>
          <w:rFonts w:ascii="Arial" w:hAnsi="Arial" w:eastAsia="Calibri" w:cs="Arial"/>
          <w:b/>
          <w:bCs/>
          <w:sz w:val="20"/>
          <w:szCs w:val="20"/>
          <w:lang w:eastAsia="en-US"/>
        </w:rPr>
        <w:t>INTRODUCTION</w:t>
      </w:r>
    </w:p>
    <w:p w:rsidRPr="00911038" w:rsidR="00911038" w:rsidP="008F4B9E" w:rsidRDefault="00911038" w14:paraId="1A1B2FE0" w14:textId="7372C5F4">
      <w:pPr>
        <w:pStyle w:val="ListParagraph"/>
        <w:numPr>
          <w:ilvl w:val="1"/>
          <w:numId w:val="14"/>
        </w:numPr>
        <w:spacing w:after="240" w:line="360" w:lineRule="auto"/>
        <w:ind w:hanging="792"/>
        <w:jc w:val="both"/>
        <w:rPr>
          <w:rFonts w:ascii="Arial" w:hAnsi="Arial" w:eastAsia="Calibri" w:cs="Arial"/>
          <w:b w:val="1"/>
          <w:bCs w:val="1"/>
          <w:sz w:val="20"/>
          <w:szCs w:val="20"/>
          <w:lang w:eastAsia="en-US"/>
        </w:rPr>
      </w:pPr>
      <w:r w:rsidRPr="1C25632A" w:rsidR="1E2FB060">
        <w:rPr>
          <w:rFonts w:ascii="Arial" w:hAnsi="Arial" w:eastAsia="Calibri" w:cs="Arial"/>
          <w:sz w:val="20"/>
          <w:szCs w:val="20"/>
          <w:lang w:eastAsia="en-US"/>
        </w:rPr>
        <w:t>[COMPANY NAME]</w:t>
      </w:r>
      <w:r w:rsidRPr="1C25632A" w:rsidR="00911038">
        <w:rPr>
          <w:rFonts w:ascii="Arial" w:hAnsi="Arial" w:eastAsia="Calibri" w:cs="Arial"/>
          <w:b w:val="1"/>
          <w:bCs w:val="1"/>
          <w:sz w:val="20"/>
          <w:szCs w:val="20"/>
          <w:lang w:eastAsia="en-US"/>
        </w:rPr>
        <w:t xml:space="preserve"> </w:t>
      </w:r>
      <w:r w:rsidRPr="1C25632A" w:rsidR="00911038">
        <w:rPr>
          <w:rFonts w:ascii="Arial" w:hAnsi="Arial" w:cs="Arial"/>
          <w:sz w:val="20"/>
          <w:szCs w:val="20"/>
          <w:lang w:eastAsia="en-US"/>
        </w:rPr>
        <w:t xml:space="preserve">and the </w:t>
      </w:r>
      <w:r w:rsidRPr="1C25632A" w:rsidR="00495165">
        <w:rPr>
          <w:rFonts w:ascii="Arial" w:hAnsi="Arial" w:cs="Arial"/>
          <w:sz w:val="20"/>
          <w:szCs w:val="20"/>
          <w:lang w:eastAsia="en-US"/>
        </w:rPr>
        <w:t>Consultant</w:t>
      </w:r>
      <w:r w:rsidRPr="1C25632A" w:rsidR="00911038">
        <w:rPr>
          <w:rFonts w:ascii="Arial" w:hAnsi="Arial" w:cs="Arial"/>
          <w:sz w:val="20"/>
          <w:szCs w:val="20"/>
          <w:lang w:eastAsia="en-US"/>
        </w:rPr>
        <w:t xml:space="preserve"> entered into a </w:t>
      </w:r>
      <w:r w:rsidRPr="1C25632A" w:rsidR="00CE1E9F">
        <w:rPr>
          <w:rFonts w:ascii="Arial" w:hAnsi="Arial" w:cs="Arial"/>
          <w:sz w:val="20"/>
          <w:szCs w:val="20"/>
          <w:lang w:eastAsia="en-US"/>
        </w:rPr>
        <w:t>Master Consultancy</w:t>
      </w:r>
      <w:r w:rsidRPr="1C25632A" w:rsidR="00911038">
        <w:rPr>
          <w:rFonts w:ascii="Arial" w:hAnsi="Arial" w:cs="Arial"/>
          <w:sz w:val="20"/>
          <w:szCs w:val="20"/>
          <w:lang w:eastAsia="en-US"/>
        </w:rPr>
        <w:t xml:space="preserve"> Agreement (the “</w:t>
      </w:r>
      <w:r w:rsidRPr="1C25632A" w:rsidR="00911038">
        <w:rPr>
          <w:rFonts w:ascii="Arial" w:hAnsi="Arial" w:cs="Arial"/>
          <w:b w:val="1"/>
          <w:bCs w:val="1"/>
          <w:sz w:val="20"/>
          <w:szCs w:val="20"/>
          <w:lang w:eastAsia="en-US"/>
        </w:rPr>
        <w:t>Agreement</w:t>
      </w:r>
      <w:r w:rsidRPr="1C25632A" w:rsidR="00911038">
        <w:rPr>
          <w:rFonts w:ascii="Arial" w:hAnsi="Arial" w:cs="Arial"/>
          <w:sz w:val="20"/>
          <w:szCs w:val="20"/>
          <w:lang w:eastAsia="en-US"/>
        </w:rPr>
        <w:t>”) dated [</w:t>
      </w:r>
      <w:r w:rsidRPr="1C25632A" w:rsidR="00911038">
        <w:rPr>
          <w:rFonts w:ascii="Arial" w:hAnsi="Arial" w:cs="Arial"/>
          <w:b w:val="1"/>
          <w:bCs w:val="1"/>
          <w:sz w:val="20"/>
          <w:szCs w:val="20"/>
          <w:highlight w:val="yellow"/>
          <w:lang w:eastAsia="en-US"/>
        </w:rPr>
        <w:t>insert date</w:t>
      </w:r>
      <w:r w:rsidRPr="1C25632A" w:rsidR="00911038">
        <w:rPr>
          <w:rFonts w:ascii="Arial" w:hAnsi="Arial" w:cs="Arial"/>
          <w:sz w:val="20"/>
          <w:szCs w:val="20"/>
          <w:lang w:eastAsia="en-US"/>
        </w:rPr>
        <w:t xml:space="preserve">]. The Parties enter into this Schedule </w:t>
      </w:r>
      <w:r w:rsidRPr="1C25632A" w:rsidR="00911038">
        <w:rPr>
          <w:rFonts w:ascii="Arial" w:hAnsi="Arial" w:cs="Arial"/>
          <w:sz w:val="20"/>
          <w:szCs w:val="20"/>
          <w:lang w:eastAsia="en-US"/>
        </w:rPr>
        <w:t>pursuant to</w:t>
      </w:r>
      <w:r w:rsidRPr="1C25632A" w:rsidR="00911038">
        <w:rPr>
          <w:rFonts w:ascii="Arial" w:hAnsi="Arial" w:cs="Arial"/>
          <w:sz w:val="20"/>
          <w:szCs w:val="20"/>
          <w:lang w:eastAsia="en-US"/>
        </w:rPr>
        <w:t xml:space="preserve"> the Agreement.</w:t>
      </w:r>
    </w:p>
    <w:p w:rsidRPr="00911038" w:rsidR="000B2876" w:rsidP="008F4B9E" w:rsidRDefault="000B2876" w14:paraId="0E79FD8A" w14:textId="56ECF998">
      <w:pPr>
        <w:pStyle w:val="ListParagraph"/>
        <w:numPr>
          <w:ilvl w:val="1"/>
          <w:numId w:val="14"/>
        </w:numPr>
        <w:spacing w:after="240" w:line="360" w:lineRule="auto"/>
        <w:ind w:hanging="792"/>
        <w:jc w:val="both"/>
        <w:rPr>
          <w:rFonts w:ascii="Arial" w:hAnsi="Arial" w:eastAsia="Calibri" w:cs="Arial"/>
          <w:sz w:val="20"/>
          <w:szCs w:val="20"/>
          <w:lang w:eastAsia="en-US"/>
        </w:rPr>
      </w:pPr>
      <w:r w:rsidRPr="00911038">
        <w:rPr>
          <w:rFonts w:ascii="Arial" w:hAnsi="Arial" w:eastAsia="Calibri" w:cs="Arial"/>
          <w:sz w:val="20"/>
          <w:szCs w:val="20"/>
          <w:lang w:eastAsia="en-US"/>
        </w:rPr>
        <w:t>Save as expressly set out in this Schedule, words and expressions defined in the Agreement will have the same meanings when used in this Schedules.</w:t>
      </w:r>
    </w:p>
    <w:p w:rsidRPr="00911038" w:rsidR="000B2876" w:rsidP="008F4B9E" w:rsidRDefault="000B2876" w14:paraId="79003DF1" w14:textId="42D6E458">
      <w:pPr>
        <w:pStyle w:val="ListParagraph"/>
        <w:numPr>
          <w:ilvl w:val="1"/>
          <w:numId w:val="14"/>
        </w:numPr>
        <w:spacing w:after="240" w:line="360" w:lineRule="auto"/>
        <w:ind w:hanging="792"/>
        <w:jc w:val="both"/>
        <w:rPr>
          <w:rFonts w:ascii="Arial" w:hAnsi="Arial" w:eastAsia="Calibri" w:cs="Arial"/>
          <w:sz w:val="20"/>
          <w:szCs w:val="20"/>
          <w:lang w:eastAsia="en-US"/>
        </w:rPr>
      </w:pPr>
      <w:r w:rsidRPr="00911038">
        <w:rPr>
          <w:rFonts w:ascii="Arial" w:hAnsi="Arial" w:eastAsia="Calibri" w:cs="Arial"/>
          <w:sz w:val="20"/>
          <w:szCs w:val="20"/>
          <w:lang w:eastAsia="en-US"/>
        </w:rPr>
        <w:t>This Schedule incorporates the terms and conditions of the Agreement and forms a separate and independent contract between the Parties in relation to the provision of the Services described herein.</w:t>
      </w:r>
    </w:p>
    <w:p w:rsidRPr="00911038" w:rsidR="000B2876" w:rsidP="008F4B9E" w:rsidRDefault="000B2876" w14:paraId="19554A34" w14:textId="1F0C1583">
      <w:pPr>
        <w:pStyle w:val="ListParagraph"/>
        <w:numPr>
          <w:ilvl w:val="1"/>
          <w:numId w:val="14"/>
        </w:numPr>
        <w:spacing w:after="240" w:line="360" w:lineRule="auto"/>
        <w:ind w:hanging="792"/>
        <w:jc w:val="both"/>
        <w:rPr>
          <w:rFonts w:ascii="Arial" w:hAnsi="Arial" w:eastAsia="Calibri" w:cs="Arial"/>
          <w:sz w:val="20"/>
          <w:szCs w:val="20"/>
          <w:lang w:eastAsia="en-US"/>
        </w:rPr>
      </w:pPr>
      <w:bookmarkStart w:name="_Ref404247373" w:id="92"/>
      <w:bookmarkStart w:name="_Ref460895462" w:id="93"/>
      <w:r w:rsidRPr="00911038">
        <w:rPr>
          <w:rFonts w:ascii="Arial" w:hAnsi="Arial" w:eastAsia="Calibri" w:cs="Arial"/>
          <w:sz w:val="20"/>
          <w:szCs w:val="20"/>
          <w:lang w:eastAsia="en-US"/>
        </w:rPr>
        <w:t>Either Party shall have the right to terminate this Schedule prior to the expiry of the duration thereof by giving the other Party 30 (thirty) days’ prior written notice or such other period as agreed upon by the Parties depending on the nature of the Services to be rendered.</w:t>
      </w:r>
      <w:bookmarkEnd w:id="92"/>
      <w:bookmarkEnd w:id="93"/>
      <w:r w:rsidRPr="00911038" w:rsidR="00B0675F">
        <w:rPr>
          <w:rFonts w:ascii="Arial" w:hAnsi="Arial" w:eastAsia="Calibri" w:cs="Arial"/>
          <w:sz w:val="20"/>
          <w:szCs w:val="20"/>
          <w:lang w:eastAsia="en-US"/>
        </w:rPr>
        <w:t xml:space="preserve"> </w:t>
      </w:r>
    </w:p>
    <w:p w:rsidRPr="003845D8" w:rsidR="000B2876" w:rsidP="008F4B9E" w:rsidRDefault="000B2876" w14:paraId="780C65E8" w14:textId="09215267">
      <w:pPr>
        <w:pStyle w:val="ListParagraph"/>
        <w:numPr>
          <w:ilvl w:val="0"/>
          <w:numId w:val="14"/>
        </w:numPr>
        <w:tabs>
          <w:tab w:val="num" w:pos="454"/>
        </w:tabs>
        <w:spacing w:after="240" w:line="360" w:lineRule="auto"/>
        <w:ind w:left="426" w:hanging="426"/>
        <w:jc w:val="both"/>
        <w:rPr>
          <w:rFonts w:ascii="Arial" w:hAnsi="Arial" w:eastAsia="Calibri" w:cs="Arial"/>
          <w:b/>
          <w:bCs/>
          <w:sz w:val="20"/>
          <w:szCs w:val="20"/>
          <w:lang w:eastAsia="en-US"/>
        </w:rPr>
      </w:pPr>
      <w:bookmarkStart w:name="_Ref460895478" w:id="94"/>
      <w:r w:rsidRPr="003845D8">
        <w:rPr>
          <w:rFonts w:ascii="Arial" w:hAnsi="Arial" w:eastAsia="Calibri" w:cs="Arial"/>
          <w:b/>
          <w:bCs/>
          <w:sz w:val="20"/>
          <w:szCs w:val="20"/>
          <w:lang w:eastAsia="en-US"/>
        </w:rPr>
        <w:t>SERVICES DESCRIPTION</w:t>
      </w:r>
      <w:bookmarkEnd w:id="94"/>
      <w:r w:rsidRPr="003845D8">
        <w:rPr>
          <w:rFonts w:ascii="Arial" w:hAnsi="Arial" w:eastAsia="Calibri" w:cs="Arial"/>
          <w:b/>
          <w:bCs/>
          <w:sz w:val="20"/>
          <w:szCs w:val="20"/>
          <w:lang w:eastAsia="en-US"/>
        </w:rPr>
        <w:t xml:space="preserve"> </w:t>
      </w:r>
    </w:p>
    <w:p w:rsidRPr="00911038" w:rsidR="000B2876" w:rsidP="008F4B9E" w:rsidRDefault="000B2876" w14:paraId="0EAE7E41" w14:textId="4629CE4D">
      <w:pPr>
        <w:pStyle w:val="ListParagraph"/>
        <w:numPr>
          <w:ilvl w:val="1"/>
          <w:numId w:val="14"/>
        </w:numPr>
        <w:spacing w:after="240" w:line="360" w:lineRule="auto"/>
        <w:ind w:hanging="792"/>
        <w:jc w:val="both"/>
        <w:rPr>
          <w:rFonts w:ascii="Arial" w:hAnsi="Arial" w:eastAsia="Calibri" w:cs="Arial"/>
          <w:b w:val="1"/>
          <w:bCs w:val="1"/>
          <w:sz w:val="20"/>
          <w:szCs w:val="20"/>
          <w:highlight w:val="yellow"/>
          <w:lang w:eastAsia="en-US"/>
        </w:rPr>
      </w:pPr>
      <w:r w:rsidRPr="1C25632A" w:rsidR="000B2876">
        <w:rPr>
          <w:rFonts w:ascii="Arial" w:hAnsi="Arial" w:eastAsia="Calibri" w:cs="Arial"/>
          <w:b w:val="1"/>
          <w:bCs w:val="1"/>
          <w:sz w:val="20"/>
          <w:szCs w:val="20"/>
          <w:highlight w:val="yellow"/>
          <w:lang w:eastAsia="en-US"/>
        </w:rPr>
        <w:t>[</w:t>
      </w:r>
      <w:r w:rsidRPr="1C25632A" w:rsidR="00BE2AF8">
        <w:rPr>
          <w:rFonts w:ascii="Arial" w:hAnsi="Arial" w:eastAsia="Calibri" w:cs="Arial"/>
          <w:b w:val="1"/>
          <w:bCs w:val="1"/>
          <w:sz w:val="20"/>
          <w:szCs w:val="20"/>
          <w:highlight w:val="yellow"/>
          <w:lang w:eastAsia="en-US"/>
        </w:rPr>
        <w:t xml:space="preserve">INSERT COMPREHENSIVE DETAILS OF WHAT SERVICES </w:t>
      </w:r>
      <w:r w:rsidRPr="1C25632A" w:rsidR="1E2FB060">
        <w:rPr>
          <w:rFonts w:ascii="Arial" w:hAnsi="Arial" w:eastAsia="Calibri" w:cs="Arial"/>
          <w:b w:val="1"/>
          <w:bCs w:val="1"/>
          <w:sz w:val="20"/>
          <w:szCs w:val="20"/>
          <w:highlight w:val="yellow"/>
          <w:lang w:eastAsia="en-US"/>
        </w:rPr>
        <w:t>[COMPANY NAME]</w:t>
      </w:r>
      <w:r w:rsidRPr="1C25632A" w:rsidR="00BE2AF8">
        <w:rPr>
          <w:rFonts w:ascii="Arial" w:hAnsi="Arial" w:eastAsia="Calibri" w:cs="Arial"/>
          <w:b w:val="1"/>
          <w:bCs w:val="1"/>
          <w:sz w:val="20"/>
          <w:szCs w:val="20"/>
          <w:highlight w:val="yellow"/>
          <w:lang w:eastAsia="en-US"/>
        </w:rPr>
        <w:t xml:space="preserve"> IS EXPECTING TO RECEIVE FROM THE SERVICER PROVIDER</w:t>
      </w:r>
      <w:r w:rsidRPr="1C25632A" w:rsidR="000B2876">
        <w:rPr>
          <w:rFonts w:ascii="Arial" w:hAnsi="Arial" w:eastAsia="Calibri" w:cs="Arial"/>
          <w:b w:val="1"/>
          <w:bCs w:val="1"/>
          <w:sz w:val="20"/>
          <w:szCs w:val="20"/>
          <w:highlight w:val="yellow"/>
          <w:lang w:eastAsia="en-US"/>
        </w:rPr>
        <w:t>]</w:t>
      </w:r>
    </w:p>
    <w:p w:rsidRPr="003845D8" w:rsidR="00AD1F8A" w:rsidP="008F4B9E" w:rsidRDefault="00B66850" w14:paraId="21A263B2" w14:textId="3BC8C9A6">
      <w:pPr>
        <w:pStyle w:val="ListParagraph"/>
        <w:numPr>
          <w:ilvl w:val="0"/>
          <w:numId w:val="14"/>
        </w:numPr>
        <w:tabs>
          <w:tab w:val="num" w:pos="454"/>
        </w:tabs>
        <w:spacing w:after="240" w:line="360" w:lineRule="auto"/>
        <w:ind w:left="426" w:hanging="426"/>
        <w:jc w:val="both"/>
        <w:rPr>
          <w:rFonts w:ascii="Arial" w:hAnsi="Arial" w:eastAsia="Calibri" w:cs="Arial"/>
          <w:b/>
          <w:bCs/>
          <w:sz w:val="20"/>
          <w:szCs w:val="20"/>
          <w:lang w:eastAsia="en-US"/>
        </w:rPr>
      </w:pPr>
      <w:r w:rsidRPr="003845D8">
        <w:rPr>
          <w:rFonts w:ascii="Arial" w:hAnsi="Arial" w:eastAsia="Calibri" w:cs="Arial"/>
          <w:b/>
          <w:bCs/>
          <w:sz w:val="20"/>
          <w:szCs w:val="20"/>
          <w:lang w:eastAsia="en-US"/>
        </w:rPr>
        <w:t>SERVICE LEVELS</w:t>
      </w:r>
    </w:p>
    <w:p w:rsidRPr="00911038" w:rsidR="00AD1F8A" w:rsidP="008F4B9E" w:rsidRDefault="00AD1F8A" w14:paraId="6DD75F01" w14:textId="0966ECE1">
      <w:pPr>
        <w:pStyle w:val="ListParagraph"/>
        <w:numPr>
          <w:ilvl w:val="1"/>
          <w:numId w:val="14"/>
        </w:numPr>
        <w:spacing w:after="240" w:line="360" w:lineRule="auto"/>
        <w:ind w:hanging="792"/>
        <w:jc w:val="both"/>
        <w:rPr>
          <w:rFonts w:ascii="Arial" w:hAnsi="Arial" w:eastAsia="Calibri" w:cs="Arial"/>
          <w:b/>
          <w:bCs/>
          <w:sz w:val="20"/>
          <w:szCs w:val="20"/>
          <w:highlight w:val="yellow"/>
          <w:lang w:eastAsia="en-US"/>
        </w:rPr>
      </w:pPr>
      <w:r w:rsidRPr="00911038">
        <w:rPr>
          <w:rFonts w:ascii="Arial" w:hAnsi="Arial" w:eastAsia="Calibri" w:cs="Arial"/>
          <w:b/>
          <w:bCs/>
          <w:sz w:val="20"/>
          <w:szCs w:val="20"/>
          <w:highlight w:val="yellow"/>
          <w:lang w:eastAsia="en-US"/>
        </w:rPr>
        <w:t>[INSERT SERVICE LEVELS ARE THE TIME PARAMETERS AND THE QUALITATIVE AND QUANTITATIVE STANDARDS, ACCORDING TO WHICH THE SERVICES ARE TO BE PROVIDED AND THE PERFORMANCE THEREOF MEASURED]</w:t>
      </w:r>
    </w:p>
    <w:p w:rsidRPr="00B11D5F" w:rsidR="000B2876" w:rsidP="008F4B9E" w:rsidRDefault="000B2876" w14:paraId="572E3896" w14:textId="23A8E0DF">
      <w:pPr>
        <w:pStyle w:val="ListParagraph"/>
        <w:keepNext/>
        <w:numPr>
          <w:ilvl w:val="0"/>
          <w:numId w:val="14"/>
        </w:numPr>
        <w:tabs>
          <w:tab w:val="num" w:pos="454"/>
        </w:tabs>
        <w:spacing w:after="240" w:line="360" w:lineRule="auto"/>
        <w:ind w:left="426" w:hanging="426"/>
        <w:jc w:val="both"/>
        <w:rPr>
          <w:rFonts w:ascii="Arial" w:hAnsi="Arial" w:eastAsia="Calibri" w:cs="Arial"/>
          <w:b/>
          <w:bCs/>
          <w:sz w:val="20"/>
          <w:szCs w:val="20"/>
          <w:lang w:eastAsia="en-US"/>
        </w:rPr>
      </w:pPr>
      <w:r w:rsidRPr="00B11D5F">
        <w:rPr>
          <w:rFonts w:ascii="Arial" w:hAnsi="Arial" w:eastAsia="Calibri" w:cs="Arial"/>
          <w:b/>
          <w:bCs/>
          <w:sz w:val="20"/>
          <w:szCs w:val="20"/>
          <w:lang w:eastAsia="en-US"/>
        </w:rPr>
        <w:t>FEES</w:t>
      </w:r>
    </w:p>
    <w:p w:rsidRPr="00B11D5F" w:rsidR="00B11D5F" w:rsidP="008F4B9E" w:rsidRDefault="00135173" w14:paraId="7E8436D6" w14:textId="5AAFDC4E">
      <w:pPr>
        <w:pStyle w:val="ListParagraph"/>
        <w:keepNext w:val="1"/>
        <w:numPr>
          <w:ilvl w:val="1"/>
          <w:numId w:val="14"/>
        </w:numPr>
        <w:spacing w:after="240" w:line="360" w:lineRule="auto"/>
        <w:ind w:hanging="792"/>
        <w:jc w:val="both"/>
        <w:rPr>
          <w:rFonts w:ascii="Arial" w:hAnsi="Arial" w:eastAsia="Calibri" w:cs="Arial"/>
          <w:sz w:val="20"/>
          <w:szCs w:val="20"/>
          <w:lang w:val="en-GB" w:eastAsia="en-US"/>
        </w:rPr>
      </w:pPr>
      <w:r w:rsidRPr="00B11D5F" w:rsidR="1E2FB060">
        <w:rPr>
          <w:rFonts w:ascii="Arial" w:hAnsi="Arial" w:eastAsia="Calibri" w:cs="Arial"/>
          <w:sz w:val="20"/>
          <w:szCs w:val="20"/>
          <w:lang w:eastAsia="en-US"/>
        </w:rPr>
        <w:t>[COMPANY NAME]</w:t>
      </w:r>
      <w:r w:rsidRPr="1C25632A" w:rsidR="000B2876">
        <w:rPr>
          <w:rFonts w:ascii="Arial" w:hAnsi="Arial" w:eastAsia="Calibri" w:cs="Arial"/>
          <w:sz w:val="20"/>
          <w:szCs w:val="20"/>
          <w:lang w:eastAsia="en-US"/>
        </w:rPr>
        <w:t xml:space="preserve"> shall pay the </w:t>
      </w:r>
      <w:r w:rsidRPr="1C25632A" w:rsidR="00495165">
        <w:rPr>
          <w:rFonts w:ascii="Arial" w:hAnsi="Arial" w:eastAsia="Calibri" w:cs="Arial"/>
          <w:sz w:val="20"/>
          <w:szCs w:val="20"/>
          <w:lang w:eastAsia="en-US"/>
        </w:rPr>
        <w:t>Consultant</w:t>
      </w:r>
      <w:r w:rsidRPr="1C25632A" w:rsidR="00911038">
        <w:rPr>
          <w:rFonts w:ascii="Arial" w:hAnsi="Arial" w:eastAsia="Calibri" w:cs="Arial"/>
          <w:sz w:val="20"/>
          <w:szCs w:val="20"/>
          <w:lang w:eastAsia="en-US"/>
        </w:rPr>
        <w:t xml:space="preserve"> R</w:t>
      </w:r>
      <w:r w:rsidRPr="1C25632A" w:rsidR="000B2876">
        <w:rPr>
          <w:rFonts w:ascii="Arial" w:hAnsi="Arial" w:eastAsia="Calibri" w:cs="Arial"/>
          <w:sz w:val="20"/>
          <w:szCs w:val="20"/>
          <w:lang w:eastAsia="en-US"/>
        </w:rPr>
        <w:t>[</w:t>
      </w:r>
      <w:r w:rsidRPr="1C25632A" w:rsidR="000B2876">
        <w:rPr>
          <w:rFonts w:ascii="Arial" w:hAnsi="Arial" w:eastAsia="Calibri" w:cs="Arial"/>
          <w:b w:val="1"/>
          <w:bCs w:val="1"/>
          <w:sz w:val="20"/>
          <w:szCs w:val="20"/>
          <w:highlight w:val="yellow"/>
          <w:lang w:eastAsia="en-US"/>
        </w:rPr>
        <w:t>insert</w:t>
      </w:r>
      <w:r w:rsidRPr="1C25632A" w:rsidR="000B2876">
        <w:rPr>
          <w:rFonts w:ascii="Arial" w:hAnsi="Arial" w:eastAsia="Calibri" w:cs="Arial"/>
          <w:sz w:val="20"/>
          <w:szCs w:val="20"/>
          <w:lang w:eastAsia="en-US"/>
        </w:rPr>
        <w:t xml:space="preserve">] for the Services set out in clause </w:t>
      </w:r>
      <w:r w:rsidR="008F4B9E">
        <w:rPr>
          <w:rFonts w:ascii="Arial" w:hAnsi="Arial" w:eastAsia="Calibri" w:cs="Arial"/>
          <w:sz w:val="20"/>
          <w:szCs w:val="20"/>
          <w:lang w:eastAsia="en-US"/>
        </w:rPr>
        <w:fldChar w:fldCharType="begin"/>
      </w:r>
      <w:r w:rsidR="008F4B9E">
        <w:rPr>
          <w:rFonts w:ascii="Arial" w:hAnsi="Arial" w:eastAsia="Calibri" w:cs="Arial"/>
          <w:sz w:val="20"/>
          <w:szCs w:val="20"/>
          <w:lang w:eastAsia="en-US"/>
        </w:rPr>
        <w:instrText xml:space="preserve"> REF _Ref460895478 \r \h </w:instrText>
      </w:r>
      <w:r w:rsidR="008F4B9E">
        <w:rPr>
          <w:rFonts w:ascii="Arial" w:hAnsi="Arial" w:eastAsia="Calibri" w:cs="Arial"/>
          <w:sz w:val="20"/>
          <w:szCs w:val="20"/>
          <w:lang w:eastAsia="en-US"/>
        </w:rPr>
      </w:r>
      <w:r w:rsidR="008F4B9E">
        <w:rPr>
          <w:rFonts w:ascii="Arial" w:hAnsi="Arial" w:eastAsia="Calibri" w:cs="Arial"/>
          <w:sz w:val="20"/>
          <w:szCs w:val="20"/>
          <w:lang w:eastAsia="en-US"/>
        </w:rPr>
        <w:fldChar w:fldCharType="separate"/>
      </w:r>
      <w:r w:rsidRPr="1C25632A" w:rsidR="00235B18">
        <w:rPr>
          <w:rFonts w:ascii="Arial" w:hAnsi="Arial" w:eastAsia="Calibri" w:cs="Arial"/>
          <w:sz w:val="20"/>
          <w:szCs w:val="20"/>
          <w:lang w:eastAsia="en-US"/>
        </w:rPr>
        <w:t>3</w:t>
      </w:r>
      <w:r w:rsidR="008F4B9E">
        <w:rPr>
          <w:rFonts w:ascii="Arial" w:hAnsi="Arial" w:eastAsia="Calibri" w:cs="Arial"/>
          <w:sz w:val="20"/>
          <w:szCs w:val="20"/>
          <w:lang w:eastAsia="en-US"/>
        </w:rPr>
        <w:fldChar w:fldCharType="end"/>
      </w:r>
      <w:r w:rsidRPr="1C25632A" w:rsidR="00680382">
        <w:rPr>
          <w:rFonts w:ascii="Arial" w:hAnsi="Arial" w:eastAsia="Calibri" w:cs="Arial"/>
          <w:sz w:val="20"/>
          <w:szCs w:val="20"/>
          <w:lang w:eastAsia="en-US"/>
        </w:rPr>
        <w:t xml:space="preserve"> above</w:t>
      </w:r>
      <w:r w:rsidRPr="1C25632A" w:rsidR="00B11D5F">
        <w:rPr>
          <w:rFonts w:ascii="Arial" w:hAnsi="Arial" w:eastAsia="Calibri" w:cs="Arial"/>
          <w:sz w:val="20"/>
          <w:szCs w:val="20"/>
          <w:lang w:eastAsia="en-US"/>
        </w:rPr>
        <w:t xml:space="preserve">, </w:t>
      </w:r>
      <w:r w:rsidRPr="1C25632A" w:rsidR="00B11D5F">
        <w:rPr>
          <w:rFonts w:ascii="Arial" w:hAnsi="Arial" w:eastAsia="Calibri" w:cs="Arial"/>
          <w:sz w:val="20"/>
          <w:szCs w:val="20"/>
          <w:lang w:val="en-GB" w:eastAsia="en-US"/>
        </w:rPr>
        <w:t>in accordance with</w:t>
      </w:r>
      <w:r w:rsidRPr="1C25632A" w:rsidR="00B11D5F">
        <w:rPr>
          <w:rFonts w:ascii="Arial" w:hAnsi="Arial" w:eastAsia="Calibri" w:cs="Arial"/>
          <w:sz w:val="20"/>
          <w:szCs w:val="20"/>
          <w:lang w:val="en-GB" w:eastAsia="en-US"/>
        </w:rPr>
        <w:t xml:space="preserve"> the following breakdown:</w:t>
      </w:r>
    </w:p>
    <w:p w:rsidRPr="00B11D5F" w:rsidR="00B11D5F" w:rsidP="008F4B9E" w:rsidRDefault="00B11D5F" w14:paraId="3138B830" w14:textId="77777777">
      <w:pPr>
        <w:pStyle w:val="ListParagraph"/>
        <w:numPr>
          <w:ilvl w:val="2"/>
          <w:numId w:val="14"/>
        </w:numPr>
        <w:spacing w:after="240" w:line="360" w:lineRule="auto"/>
        <w:ind w:hanging="1224"/>
        <w:jc w:val="both"/>
        <w:rPr>
          <w:rFonts w:ascii="Arial" w:hAnsi="Arial" w:cs="Arial"/>
          <w:sz w:val="20"/>
          <w:szCs w:val="20"/>
          <w:lang w:eastAsia="en-US"/>
        </w:rPr>
      </w:pPr>
      <w:r w:rsidRPr="00B11D5F">
        <w:rPr>
          <w:rFonts w:ascii="Arial" w:hAnsi="Arial" w:cs="Arial"/>
          <w:sz w:val="20"/>
          <w:szCs w:val="20"/>
          <w:lang w:eastAsia="en-US"/>
        </w:rPr>
        <w:t>[</w:t>
      </w:r>
      <w:r w:rsidRPr="00B11D5F">
        <w:rPr>
          <w:rFonts w:ascii="Arial" w:hAnsi="Arial" w:cs="Arial"/>
          <w:sz w:val="20"/>
          <w:szCs w:val="20"/>
          <w:highlight w:val="yellow"/>
          <w:lang w:eastAsia="en-US"/>
        </w:rPr>
        <w:t>Insert breakdown, if applicable</w:t>
      </w:r>
      <w:r w:rsidRPr="00B11D5F">
        <w:rPr>
          <w:rFonts w:ascii="Arial" w:hAnsi="Arial" w:cs="Arial"/>
          <w:sz w:val="20"/>
          <w:szCs w:val="20"/>
          <w:lang w:eastAsia="en-US"/>
        </w:rPr>
        <w:t xml:space="preserve">] </w:t>
      </w:r>
    </w:p>
    <w:p w:rsidRPr="00B11D5F" w:rsidR="000B2876" w:rsidP="008F4B9E" w:rsidRDefault="000B2876" w14:paraId="233DBC71" w14:textId="67FEDA6F">
      <w:pPr>
        <w:pStyle w:val="ListParagraph"/>
        <w:numPr>
          <w:ilvl w:val="1"/>
          <w:numId w:val="14"/>
        </w:numPr>
        <w:spacing w:after="240" w:line="360" w:lineRule="auto"/>
        <w:ind w:hanging="792"/>
        <w:jc w:val="both"/>
        <w:rPr>
          <w:rFonts w:ascii="Arial" w:hAnsi="Arial" w:eastAsia="Calibri" w:cs="Arial"/>
          <w:sz w:val="20"/>
          <w:szCs w:val="20"/>
          <w:lang w:eastAsia="en-US"/>
        </w:rPr>
      </w:pPr>
      <w:r w:rsidRPr="00B11D5F">
        <w:rPr>
          <w:rFonts w:ascii="Arial" w:hAnsi="Arial" w:eastAsia="Calibri" w:cs="Arial"/>
          <w:sz w:val="20"/>
          <w:szCs w:val="20"/>
          <w:lang w:eastAsia="en-US"/>
        </w:rPr>
        <w:t xml:space="preserve"> </w:t>
      </w:r>
    </w:p>
    <w:p w:rsidR="000B2876" w:rsidP="000B2876" w:rsidRDefault="000B2876" w14:paraId="12730EC0" w14:textId="228740F3">
      <w:pPr>
        <w:suppressAutoHyphens w:val="0"/>
        <w:spacing w:line="360" w:lineRule="auto"/>
        <w:rPr>
          <w:rFonts w:cs="Arial"/>
          <w:sz w:val="20"/>
          <w:szCs w:val="20"/>
          <w:lang w:eastAsia="en-US"/>
        </w:rPr>
      </w:pPr>
    </w:p>
    <w:p w:rsidR="00B11D5F" w:rsidP="000B2876" w:rsidRDefault="00B11D5F" w14:paraId="39D36998" w14:textId="7E86B259">
      <w:pPr>
        <w:suppressAutoHyphens w:val="0"/>
        <w:spacing w:line="360" w:lineRule="auto"/>
        <w:rPr>
          <w:rFonts w:cs="Arial"/>
          <w:sz w:val="20"/>
          <w:szCs w:val="20"/>
          <w:lang w:eastAsia="en-US"/>
        </w:rPr>
      </w:pPr>
    </w:p>
    <w:p w:rsidR="00B11D5F" w:rsidP="000B2876" w:rsidRDefault="00B11D5F" w14:paraId="10750123" w14:textId="73B9587B">
      <w:pPr>
        <w:suppressAutoHyphens w:val="0"/>
        <w:spacing w:line="360" w:lineRule="auto"/>
        <w:rPr>
          <w:rFonts w:cs="Arial"/>
          <w:sz w:val="20"/>
          <w:szCs w:val="20"/>
          <w:lang w:eastAsia="en-US"/>
        </w:rPr>
      </w:pPr>
    </w:p>
    <w:p w:rsidRPr="00B0675F" w:rsidR="00B11D5F" w:rsidP="000B2876" w:rsidRDefault="00B11D5F" w14:paraId="28844C70" w14:textId="77777777">
      <w:pPr>
        <w:suppressAutoHyphens w:val="0"/>
        <w:spacing w:line="360" w:lineRule="auto"/>
        <w:rPr>
          <w:rFonts w:cs="Arial"/>
          <w:sz w:val="20"/>
          <w:szCs w:val="20"/>
          <w:lang w:eastAsia="en-US"/>
        </w:rPr>
      </w:pPr>
    </w:p>
    <w:p w:rsidRPr="00B0675F" w:rsidR="000B2876" w:rsidP="000B2876" w:rsidRDefault="000B2876" w14:paraId="63098B1A" w14:textId="77777777">
      <w:pPr>
        <w:suppressAutoHyphens w:val="0"/>
        <w:spacing w:line="360" w:lineRule="auto"/>
        <w:rPr>
          <w:rFonts w:cs="Arial"/>
          <w:sz w:val="20"/>
          <w:szCs w:val="20"/>
          <w:lang w:eastAsia="en-US"/>
        </w:rPr>
      </w:pPr>
    </w:p>
    <w:p w:rsidRPr="003845D8" w:rsidR="003845D8" w:rsidP="00530941" w:rsidRDefault="003845D8" w14:paraId="53DB0BEB" w14:textId="77777777">
      <w:pPr>
        <w:keepNext/>
        <w:suppressAutoHyphens w:val="0"/>
        <w:spacing w:line="360" w:lineRule="auto"/>
        <w:rPr>
          <w:rFonts w:cs="Arial"/>
          <w:b/>
          <w:bCs/>
          <w:sz w:val="20"/>
          <w:szCs w:val="20"/>
          <w:lang w:eastAsia="en-US"/>
        </w:rPr>
      </w:pPr>
      <w:r w:rsidRPr="003845D8">
        <w:rPr>
          <w:rFonts w:cs="Arial"/>
          <w:b/>
          <w:bCs/>
          <w:sz w:val="20"/>
          <w:szCs w:val="20"/>
          <w:lang w:eastAsia="en-US"/>
        </w:rPr>
        <w:t>Dated at________________________ on this _________ day of _____________________ 20____</w:t>
      </w:r>
    </w:p>
    <w:p w:rsidR="003845D8" w:rsidP="00530941" w:rsidRDefault="003845D8" w14:paraId="0015F11D" w14:textId="77777777">
      <w:pPr>
        <w:keepNext/>
        <w:suppressAutoHyphens w:val="0"/>
        <w:spacing w:line="360" w:lineRule="auto"/>
        <w:rPr>
          <w:rFonts w:cs="Arial"/>
          <w:sz w:val="20"/>
          <w:szCs w:val="20"/>
          <w:lang w:eastAsia="en-US"/>
        </w:rPr>
      </w:pPr>
    </w:p>
    <w:p w:rsidRPr="00B0675F" w:rsidR="000B2876" w:rsidP="00530941" w:rsidRDefault="004E4EDE" w14:paraId="7439136C" w14:textId="03EFE3A4">
      <w:pPr>
        <w:keepNext w:val="1"/>
        <w:suppressAutoHyphens w:val="0"/>
        <w:spacing w:line="360" w:lineRule="auto"/>
        <w:rPr>
          <w:rFonts w:cs="Arial"/>
          <w:sz w:val="20"/>
          <w:szCs w:val="20"/>
          <w:lang w:eastAsia="en-US"/>
        </w:rPr>
      </w:pPr>
      <w:r w:rsidRPr="1C25632A" w:rsidR="004E4EDE">
        <w:rPr>
          <w:rFonts w:cs="Arial"/>
          <w:sz w:val="20"/>
          <w:szCs w:val="20"/>
          <w:lang w:eastAsia="en-US"/>
        </w:rPr>
        <w:t xml:space="preserve">For: </w:t>
      </w:r>
      <w:r w:rsidRPr="1C25632A" w:rsidR="2977DDFA">
        <w:rPr>
          <w:rFonts w:cs="Arial"/>
          <w:sz w:val="20"/>
          <w:szCs w:val="20"/>
          <w:lang w:eastAsia="en-US"/>
        </w:rPr>
        <w:t>[COMPANY NAME]</w:t>
      </w:r>
      <w:r w:rsidRPr="1C25632A" w:rsidR="000B2876">
        <w:rPr>
          <w:rFonts w:cs="Arial"/>
          <w:sz w:val="20"/>
          <w:szCs w:val="20"/>
          <w:lang w:eastAsia="en-US"/>
        </w:rPr>
        <w:t xml:space="preserve"> </w:t>
      </w:r>
    </w:p>
    <w:p w:rsidRPr="00B0675F" w:rsidR="000B2876" w:rsidP="00530941" w:rsidRDefault="000B2876" w14:paraId="4CAB1C95" w14:textId="44BF7726">
      <w:pPr>
        <w:keepNext/>
        <w:suppressAutoHyphens w:val="0"/>
        <w:spacing w:line="360" w:lineRule="auto"/>
        <w:rPr>
          <w:rFonts w:cs="Arial"/>
          <w:sz w:val="20"/>
          <w:szCs w:val="20"/>
          <w:lang w:eastAsia="en-US"/>
        </w:rPr>
      </w:pPr>
      <w:r w:rsidRPr="00B0675F">
        <w:rPr>
          <w:rFonts w:cs="Arial"/>
          <w:sz w:val="20"/>
          <w:szCs w:val="20"/>
          <w:lang w:eastAsia="en-US"/>
        </w:rPr>
        <w:t>Sign:</w:t>
      </w:r>
      <w:r w:rsidR="004E4EDE">
        <w:rPr>
          <w:rFonts w:cs="Arial"/>
          <w:sz w:val="20"/>
          <w:szCs w:val="20"/>
          <w:lang w:eastAsia="en-US"/>
        </w:rPr>
        <w:tab/>
      </w:r>
      <w:r w:rsidR="004E4EDE">
        <w:rPr>
          <w:rFonts w:cs="Arial"/>
          <w:sz w:val="20"/>
          <w:szCs w:val="20"/>
          <w:lang w:eastAsia="en-US"/>
        </w:rPr>
        <w:tab/>
      </w:r>
      <w:r w:rsidR="004E4EDE">
        <w:rPr>
          <w:rFonts w:cs="Arial"/>
          <w:sz w:val="20"/>
          <w:szCs w:val="20"/>
          <w:lang w:eastAsia="en-US"/>
        </w:rPr>
        <w:t>__________________________________</w:t>
      </w:r>
    </w:p>
    <w:p w:rsidRPr="00B0675F" w:rsidR="000B2876" w:rsidP="00530941" w:rsidRDefault="000B2876" w14:paraId="5B745C37" w14:textId="1003F233">
      <w:pPr>
        <w:keepNext/>
        <w:suppressAutoHyphens w:val="0"/>
        <w:spacing w:line="360" w:lineRule="auto"/>
        <w:rPr>
          <w:rFonts w:cs="Arial"/>
          <w:sz w:val="20"/>
          <w:szCs w:val="20"/>
          <w:lang w:eastAsia="en-US"/>
        </w:rPr>
      </w:pPr>
      <w:r w:rsidRPr="00B0675F">
        <w:rPr>
          <w:rFonts w:cs="Arial"/>
          <w:sz w:val="20"/>
          <w:szCs w:val="20"/>
          <w:lang w:eastAsia="en-US"/>
        </w:rPr>
        <w:t xml:space="preserve">Full Name: </w:t>
      </w:r>
      <w:r w:rsidR="004E4EDE">
        <w:rPr>
          <w:rFonts w:cs="Arial"/>
          <w:sz w:val="20"/>
          <w:szCs w:val="20"/>
          <w:lang w:eastAsia="en-US"/>
        </w:rPr>
        <w:tab/>
      </w:r>
      <w:r w:rsidR="004E4EDE">
        <w:rPr>
          <w:rFonts w:cs="Arial"/>
          <w:sz w:val="20"/>
          <w:szCs w:val="20"/>
          <w:lang w:eastAsia="en-US"/>
        </w:rPr>
        <w:t>__________________________________</w:t>
      </w:r>
    </w:p>
    <w:p w:rsidRPr="00B0675F" w:rsidR="000B2876" w:rsidP="00530941" w:rsidRDefault="000B2876" w14:paraId="1A028CE3" w14:textId="0BD1B265">
      <w:pPr>
        <w:keepNext/>
        <w:suppressAutoHyphens w:val="0"/>
        <w:spacing w:line="360" w:lineRule="auto"/>
        <w:rPr>
          <w:rFonts w:cs="Arial"/>
          <w:sz w:val="20"/>
          <w:szCs w:val="20"/>
          <w:lang w:eastAsia="en-US"/>
        </w:rPr>
      </w:pPr>
      <w:r w:rsidRPr="00B0675F">
        <w:rPr>
          <w:rFonts w:cs="Arial"/>
          <w:sz w:val="20"/>
          <w:szCs w:val="20"/>
          <w:lang w:eastAsia="en-US"/>
        </w:rPr>
        <w:t xml:space="preserve">Title: </w:t>
      </w:r>
      <w:r w:rsidR="003845D8">
        <w:rPr>
          <w:rFonts w:cs="Arial"/>
          <w:sz w:val="20"/>
          <w:szCs w:val="20"/>
          <w:lang w:eastAsia="en-US"/>
        </w:rPr>
        <w:tab/>
      </w:r>
      <w:r w:rsidR="003845D8">
        <w:rPr>
          <w:rFonts w:cs="Arial"/>
          <w:sz w:val="20"/>
          <w:szCs w:val="20"/>
          <w:lang w:eastAsia="en-US"/>
        </w:rPr>
        <w:tab/>
      </w:r>
      <w:r w:rsidR="004E4EDE">
        <w:rPr>
          <w:rFonts w:cs="Arial"/>
          <w:sz w:val="20"/>
          <w:szCs w:val="20"/>
          <w:lang w:eastAsia="en-US"/>
        </w:rPr>
        <w:t>__________________________________</w:t>
      </w:r>
    </w:p>
    <w:p w:rsidRPr="00B0675F" w:rsidR="000B2876" w:rsidP="00530941" w:rsidRDefault="000B2876" w14:paraId="6EE3B14F" w14:textId="77777777">
      <w:pPr>
        <w:keepNext/>
        <w:suppressAutoHyphens w:val="0"/>
        <w:spacing w:line="360" w:lineRule="auto"/>
        <w:rPr>
          <w:rFonts w:cs="Arial"/>
          <w:sz w:val="20"/>
          <w:szCs w:val="20"/>
          <w:lang w:eastAsia="en-US"/>
        </w:rPr>
      </w:pPr>
      <w:r w:rsidRPr="00B0675F">
        <w:rPr>
          <w:rFonts w:cs="Arial"/>
          <w:sz w:val="20"/>
          <w:szCs w:val="20"/>
          <w:lang w:eastAsia="en-US"/>
        </w:rPr>
        <w:t xml:space="preserve"> </w:t>
      </w:r>
    </w:p>
    <w:p w:rsidRPr="00B0675F" w:rsidR="000B2876" w:rsidP="00530941" w:rsidRDefault="000B2876" w14:paraId="30162387" w14:textId="77777777">
      <w:pPr>
        <w:keepNext/>
        <w:suppressAutoHyphens w:val="0"/>
        <w:spacing w:line="360" w:lineRule="auto"/>
        <w:rPr>
          <w:rFonts w:cs="Arial"/>
          <w:sz w:val="20"/>
          <w:szCs w:val="20"/>
          <w:lang w:eastAsia="en-US"/>
        </w:rPr>
      </w:pPr>
    </w:p>
    <w:p w:rsidRPr="003845D8" w:rsidR="003845D8" w:rsidP="00530941" w:rsidRDefault="003845D8" w14:paraId="30F80F3E" w14:textId="03229AD4">
      <w:pPr>
        <w:keepNext/>
        <w:suppressAutoHyphens w:val="0"/>
        <w:spacing w:line="360" w:lineRule="auto"/>
        <w:rPr>
          <w:rFonts w:cs="Arial"/>
          <w:b/>
          <w:bCs/>
          <w:sz w:val="20"/>
          <w:szCs w:val="20"/>
          <w:lang w:eastAsia="en-US"/>
        </w:rPr>
      </w:pPr>
      <w:r w:rsidRPr="003845D8">
        <w:rPr>
          <w:rFonts w:cs="Arial"/>
          <w:b/>
          <w:bCs/>
          <w:sz w:val="20"/>
          <w:szCs w:val="20"/>
          <w:lang w:eastAsia="en-US"/>
        </w:rPr>
        <w:t>Dated at________________________ on this _________ day of _____________________ 20____</w:t>
      </w:r>
    </w:p>
    <w:p w:rsidR="003845D8" w:rsidP="00530941" w:rsidRDefault="003845D8" w14:paraId="00C7EE4F" w14:textId="77777777">
      <w:pPr>
        <w:keepNext/>
        <w:suppressAutoHyphens w:val="0"/>
        <w:spacing w:line="360" w:lineRule="auto"/>
        <w:rPr>
          <w:rFonts w:cs="Arial"/>
          <w:sz w:val="20"/>
          <w:szCs w:val="20"/>
          <w:lang w:eastAsia="en-US"/>
        </w:rPr>
      </w:pPr>
    </w:p>
    <w:p w:rsidRPr="00B0675F" w:rsidR="000B2876" w:rsidP="00530941" w:rsidRDefault="000B2876" w14:paraId="4A1CA9E1" w14:textId="77777777">
      <w:pPr>
        <w:keepNext/>
        <w:suppressAutoHyphens w:val="0"/>
        <w:spacing w:line="360" w:lineRule="auto"/>
        <w:rPr>
          <w:rFonts w:cs="Arial"/>
          <w:sz w:val="20"/>
          <w:szCs w:val="20"/>
          <w:lang w:eastAsia="en-US"/>
        </w:rPr>
      </w:pPr>
    </w:p>
    <w:p w:rsidRPr="00B0675F" w:rsidR="003845D8" w:rsidP="00530941" w:rsidRDefault="003845D8" w14:paraId="6D539DEE" w14:textId="77777777">
      <w:pPr>
        <w:keepNext/>
        <w:suppressAutoHyphens w:val="0"/>
        <w:spacing w:line="360" w:lineRule="auto"/>
        <w:rPr>
          <w:rFonts w:cs="Arial"/>
          <w:sz w:val="20"/>
          <w:szCs w:val="20"/>
          <w:lang w:eastAsia="en-US"/>
        </w:rPr>
      </w:pPr>
      <w:r w:rsidRPr="00B0675F">
        <w:rPr>
          <w:rFonts w:cs="Arial"/>
          <w:sz w:val="20"/>
          <w:szCs w:val="20"/>
          <w:lang w:eastAsia="en-US"/>
        </w:rPr>
        <w:t>Sign:</w:t>
      </w:r>
      <w:r>
        <w:rPr>
          <w:rFonts w:cs="Arial"/>
          <w:sz w:val="20"/>
          <w:szCs w:val="20"/>
          <w:lang w:eastAsia="en-US"/>
        </w:rPr>
        <w:tab/>
      </w:r>
      <w:r>
        <w:rPr>
          <w:rFonts w:cs="Arial"/>
          <w:sz w:val="20"/>
          <w:szCs w:val="20"/>
          <w:lang w:eastAsia="en-US"/>
        </w:rPr>
        <w:tab/>
      </w:r>
      <w:r>
        <w:rPr>
          <w:rFonts w:cs="Arial"/>
          <w:sz w:val="20"/>
          <w:szCs w:val="20"/>
          <w:lang w:eastAsia="en-US"/>
        </w:rPr>
        <w:t>__________________________________</w:t>
      </w:r>
    </w:p>
    <w:p w:rsidRPr="00B0675F" w:rsidR="003845D8" w:rsidP="00530941" w:rsidRDefault="003845D8" w14:paraId="3BDEB576" w14:textId="486CBAA0">
      <w:pPr>
        <w:keepNext/>
        <w:suppressAutoHyphens w:val="0"/>
        <w:spacing w:line="360" w:lineRule="auto"/>
        <w:rPr>
          <w:rFonts w:cs="Arial"/>
          <w:sz w:val="20"/>
          <w:szCs w:val="20"/>
          <w:lang w:eastAsia="en-US"/>
        </w:rPr>
      </w:pPr>
      <w:r w:rsidRPr="00B0675F">
        <w:rPr>
          <w:rFonts w:cs="Arial"/>
          <w:sz w:val="20"/>
          <w:szCs w:val="20"/>
          <w:lang w:eastAsia="en-US"/>
        </w:rPr>
        <w:t>Full Name</w:t>
      </w:r>
      <w:r w:rsidR="00A4029B">
        <w:rPr>
          <w:rFonts w:cs="Arial"/>
          <w:sz w:val="20"/>
          <w:szCs w:val="20"/>
          <w:lang w:eastAsia="en-US"/>
        </w:rPr>
        <w:t>(s)</w:t>
      </w:r>
      <w:r w:rsidRPr="00B0675F">
        <w:rPr>
          <w:rFonts w:cs="Arial"/>
          <w:sz w:val="20"/>
          <w:szCs w:val="20"/>
          <w:lang w:eastAsia="en-US"/>
        </w:rPr>
        <w:t xml:space="preserve">: </w:t>
      </w:r>
      <w:r>
        <w:rPr>
          <w:rFonts w:cs="Arial"/>
          <w:sz w:val="20"/>
          <w:szCs w:val="20"/>
          <w:lang w:eastAsia="en-US"/>
        </w:rPr>
        <w:tab/>
      </w:r>
      <w:r>
        <w:rPr>
          <w:rFonts w:cs="Arial"/>
          <w:sz w:val="20"/>
          <w:szCs w:val="20"/>
          <w:lang w:eastAsia="en-US"/>
        </w:rPr>
        <w:t>__________________________________</w:t>
      </w:r>
    </w:p>
    <w:p w:rsidRPr="00B0675F" w:rsidR="00E06D0A" w:rsidP="00530941" w:rsidRDefault="00E06D0A" w14:paraId="53DC1222" w14:textId="7D28FB43">
      <w:pPr>
        <w:pStyle w:val="WWHeading1"/>
        <w:tabs>
          <w:tab w:val="clear" w:pos="567"/>
        </w:tabs>
        <w:ind w:firstLine="0"/>
        <w:rPr>
          <w:rFonts w:eastAsia="Calibri" w:cs="Arial"/>
          <w:b w:val="0"/>
          <w:sz w:val="20"/>
          <w:szCs w:val="20"/>
          <w:lang w:val="en-ZA"/>
        </w:rPr>
      </w:pPr>
    </w:p>
    <w:sectPr w:rsidRPr="00B0675F" w:rsidR="00E06D0A" w:rsidSect="008D2321">
      <w:headerReference w:type="default" r:id="rId13"/>
      <w:footerReference w:type="default" r:id="rId14"/>
      <w:headerReference w:type="first" r:id="rId15"/>
      <w:footerReference w:type="first" r:id="rId16"/>
      <w:pgSz w:w="11906" w:h="16838" w:orient="portrait" w:code="9"/>
      <w:pgMar w:top="1440" w:right="1440" w:bottom="1440" w:left="1440" w:header="567" w:footer="851"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90847" w:rsidP="004539CD" w:rsidRDefault="00490847" w14:paraId="406F9BA0" w14:textId="77777777">
      <w:r>
        <w:separator/>
      </w:r>
    </w:p>
  </w:endnote>
  <w:endnote w:type="continuationSeparator" w:id="0">
    <w:p w:rsidR="00490847" w:rsidP="004539CD" w:rsidRDefault="00490847" w14:paraId="0FE5FB90" w14:textId="77777777">
      <w:r>
        <w:continuationSeparator/>
      </w:r>
    </w:p>
  </w:endnote>
  <w:endnote w:type="continuationNotice" w:id="1">
    <w:p w:rsidR="00490847" w:rsidRDefault="00490847" w14:paraId="18886F5E"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Bold">
    <w:altName w:val="Arial"/>
    <w:panose1 w:val="00000000000000000000"/>
    <w:charset w:val="00"/>
    <w:family w:val="swiss"/>
    <w:notTrueType/>
    <w:pitch w:val="default"/>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B12971" w:rsidR="00F3469F" w:rsidP="00E67277" w:rsidRDefault="00F3469F" w14:paraId="4E8CC3A1" w14:textId="1D8A55F6">
    <w:pPr>
      <w:pStyle w:val="Footer"/>
      <w:jc w:val="center"/>
      <w:rPr>
        <w:sz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B12971" w:rsidR="00F3469F" w:rsidP="00E67277" w:rsidRDefault="00F3469F" w14:paraId="6F1A6658" w14:textId="213C506F">
    <w:pPr>
      <w:pStyle w:val="Footer"/>
      <w:jc w:val="center"/>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40043D" w:rsidR="00F3469F" w:rsidP="00E67277" w:rsidRDefault="00F3469F" w14:paraId="0E8B9726" w14:textId="566EB381">
    <w:pPr>
      <w:pStyle w:val="Footer"/>
      <w:spacing w:before="1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90847" w:rsidP="004539CD" w:rsidRDefault="00490847" w14:paraId="4B868076" w14:textId="77777777">
      <w:r>
        <w:separator/>
      </w:r>
    </w:p>
  </w:footnote>
  <w:footnote w:type="continuationSeparator" w:id="0">
    <w:p w:rsidR="00490847" w:rsidP="004539CD" w:rsidRDefault="00490847" w14:paraId="16395D0D" w14:textId="77777777">
      <w:r>
        <w:continuationSeparator/>
      </w:r>
    </w:p>
  </w:footnote>
  <w:footnote w:type="continuationNotice" w:id="1">
    <w:p w:rsidR="00490847" w:rsidRDefault="00490847" w14:paraId="4BB82076"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Pr="00055833" w:rsidR="00F3469F" w:rsidP="00E67277" w:rsidRDefault="00ED4BFB" w14:paraId="2ED08A23" w14:textId="6BF120F3">
    <w:pPr>
      <w:spacing w:before="12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536" w:type="dxa"/>
      <w:tblInd w:w="-72" w:type="dxa"/>
      <w:tblLayout w:type="fixed"/>
      <w:tblLook w:val="01E0" w:firstRow="1" w:lastRow="1" w:firstColumn="1" w:lastColumn="1" w:noHBand="0" w:noVBand="0"/>
    </w:tblPr>
    <w:tblGrid>
      <w:gridCol w:w="5142"/>
      <w:gridCol w:w="4394"/>
    </w:tblGrid>
    <w:tr w:rsidR="00F3469F" w:rsidTr="00E67277" w14:paraId="7DCA694C" w14:textId="77777777">
      <w:trPr>
        <w:trHeight w:val="788"/>
      </w:trPr>
      <w:tc>
        <w:tcPr>
          <w:tcW w:w="5142" w:type="dxa"/>
        </w:tcPr>
        <w:p w:rsidRPr="003066D6" w:rsidR="00F3469F" w:rsidP="00E67277" w:rsidRDefault="00F3469F" w14:paraId="081DCC57" w14:textId="77777777">
          <w:pPr>
            <w:rPr>
              <w:rFonts w:cs="Arial"/>
              <w:sz w:val="12"/>
            </w:rPr>
          </w:pPr>
        </w:p>
      </w:tc>
      <w:tc>
        <w:tcPr>
          <w:tcW w:w="4394" w:type="dxa"/>
        </w:tcPr>
        <w:p w:rsidR="00F3469F" w:rsidP="00E67277" w:rsidRDefault="00F3469F" w14:paraId="7A34E165" w14:textId="77777777">
          <w:pPr>
            <w:ind w:right="-144"/>
            <w:jc w:val="right"/>
            <w:rPr>
              <w:rStyle w:val="WWFilename"/>
              <w:rFonts w:cs="Arial"/>
              <w:sz w:val="12"/>
            </w:rPr>
          </w:pPr>
        </w:p>
        <w:p w:rsidRPr="0006576E" w:rsidR="00F3469F" w:rsidP="00E67277" w:rsidRDefault="00F3469F" w14:paraId="59B7DDF2" w14:textId="77777777">
          <w:pPr>
            <w:pStyle w:val="Footer"/>
            <w:jc w:val="right"/>
            <w:rPr>
              <w:sz w:val="2"/>
              <w:szCs w:val="2"/>
            </w:rPr>
          </w:pPr>
        </w:p>
      </w:tc>
    </w:tr>
    <w:tr w:rsidR="00F3469F" w:rsidTr="00E67277" w14:paraId="189DAC44" w14:textId="77777777">
      <w:trPr>
        <w:trHeight w:val="377"/>
      </w:trPr>
      <w:tc>
        <w:tcPr>
          <w:tcW w:w="5142" w:type="dxa"/>
        </w:tcPr>
        <w:p w:rsidRPr="0002013F" w:rsidR="00F3469F" w:rsidP="00E67277" w:rsidRDefault="00F3469F" w14:paraId="59368763" w14:textId="77777777"/>
      </w:tc>
      <w:tc>
        <w:tcPr>
          <w:tcW w:w="4394" w:type="dxa"/>
        </w:tcPr>
        <w:p w:rsidRPr="00941BD1" w:rsidR="00F3469F" w:rsidP="00E67277" w:rsidRDefault="00F3469F" w14:paraId="1BF4C7B2" w14:textId="1041F58A">
          <w:pPr>
            <w:ind w:right="317"/>
            <w:jc w:val="right"/>
            <w:rPr>
              <w:sz w:val="17"/>
              <w:szCs w:val="17"/>
            </w:rPr>
          </w:pPr>
          <w:r w:rsidRPr="00941BD1">
            <w:rPr>
              <w:sz w:val="17"/>
              <w:szCs w:val="17"/>
            </w:rPr>
            <w:fldChar w:fldCharType="begin"/>
          </w:r>
          <w:r w:rsidRPr="00941BD1">
            <w:rPr>
              <w:sz w:val="17"/>
              <w:szCs w:val="17"/>
            </w:rPr>
            <w:instrText xml:space="preserve"> PAGE   \* MERGEFORMAT </w:instrText>
          </w:r>
          <w:r w:rsidRPr="00941BD1">
            <w:rPr>
              <w:sz w:val="17"/>
              <w:szCs w:val="17"/>
            </w:rPr>
            <w:fldChar w:fldCharType="separate"/>
          </w:r>
          <w:r w:rsidR="001B2B6E">
            <w:rPr>
              <w:noProof/>
              <w:sz w:val="17"/>
              <w:szCs w:val="17"/>
            </w:rPr>
            <w:t>25</w:t>
          </w:r>
          <w:r w:rsidRPr="00941BD1">
            <w:rPr>
              <w:noProof/>
              <w:sz w:val="17"/>
              <w:szCs w:val="17"/>
            </w:rPr>
            <w:fldChar w:fldCharType="end"/>
          </w:r>
        </w:p>
      </w:tc>
    </w:tr>
  </w:tbl>
  <w:p w:rsidRPr="00055833" w:rsidR="00F3469F" w:rsidP="00E67277" w:rsidRDefault="00F3469F" w14:paraId="73E673CF" w14:textId="77777777">
    <w:pPr>
      <w:rPr>
        <w:rStyle w:val="WWFilename"/>
        <w:rFonts w:cs="Arial"/>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536" w:type="dxa"/>
      <w:tblInd w:w="-72" w:type="dxa"/>
      <w:tblLayout w:type="fixed"/>
      <w:tblLook w:val="01E0" w:firstRow="1" w:lastRow="1" w:firstColumn="1" w:lastColumn="1" w:noHBand="0" w:noVBand="0"/>
    </w:tblPr>
    <w:tblGrid>
      <w:gridCol w:w="5142"/>
      <w:gridCol w:w="4394"/>
    </w:tblGrid>
    <w:tr w:rsidR="00F3469F" w:rsidTr="00E67277" w14:paraId="447C64AE" w14:textId="77777777">
      <w:trPr>
        <w:trHeight w:val="788"/>
      </w:trPr>
      <w:tc>
        <w:tcPr>
          <w:tcW w:w="5142" w:type="dxa"/>
        </w:tcPr>
        <w:p w:rsidRPr="003066D6" w:rsidR="00F3469F" w:rsidP="00E67277" w:rsidRDefault="00F3469F" w14:paraId="257AA0E0" w14:textId="77777777">
          <w:pPr>
            <w:rPr>
              <w:rFonts w:cs="Arial"/>
              <w:sz w:val="12"/>
            </w:rPr>
          </w:pPr>
        </w:p>
      </w:tc>
      <w:tc>
        <w:tcPr>
          <w:tcW w:w="4394" w:type="dxa"/>
        </w:tcPr>
        <w:p w:rsidR="00F3469F" w:rsidP="00E67277" w:rsidRDefault="00F3469F" w14:paraId="6C7A8AD6" w14:textId="77777777">
          <w:pPr>
            <w:ind w:right="-144"/>
            <w:jc w:val="right"/>
            <w:rPr>
              <w:rStyle w:val="WWFilename"/>
              <w:rFonts w:cs="Arial"/>
              <w:sz w:val="12"/>
            </w:rPr>
          </w:pPr>
        </w:p>
        <w:p w:rsidRPr="0006576E" w:rsidR="00F3469F" w:rsidP="00E67277" w:rsidRDefault="00F3469F" w14:paraId="342D2F4D" w14:textId="77777777">
          <w:pPr>
            <w:pStyle w:val="Footer"/>
            <w:jc w:val="right"/>
            <w:rPr>
              <w:sz w:val="2"/>
              <w:szCs w:val="2"/>
            </w:rPr>
          </w:pPr>
        </w:p>
      </w:tc>
    </w:tr>
    <w:tr w:rsidR="00F3469F" w:rsidTr="00E67277" w14:paraId="78BA3CAA" w14:textId="77777777">
      <w:trPr>
        <w:trHeight w:val="377"/>
      </w:trPr>
      <w:tc>
        <w:tcPr>
          <w:tcW w:w="5142" w:type="dxa"/>
        </w:tcPr>
        <w:p w:rsidRPr="0002013F" w:rsidR="00F3469F" w:rsidP="00E67277" w:rsidRDefault="00F3469F" w14:paraId="732F3A87" w14:textId="77777777"/>
      </w:tc>
      <w:tc>
        <w:tcPr>
          <w:tcW w:w="4394" w:type="dxa"/>
        </w:tcPr>
        <w:p w:rsidRPr="00941BD1" w:rsidR="00F3469F" w:rsidP="00E67277" w:rsidRDefault="00F3469F" w14:paraId="75E54CA5" w14:textId="6699DC84">
          <w:pPr>
            <w:spacing w:before="60"/>
            <w:ind w:right="318"/>
            <w:jc w:val="right"/>
            <w:rPr>
              <w:sz w:val="17"/>
              <w:szCs w:val="17"/>
            </w:rPr>
          </w:pPr>
          <w:r w:rsidRPr="00941BD1">
            <w:rPr>
              <w:sz w:val="17"/>
              <w:szCs w:val="17"/>
            </w:rPr>
            <w:fldChar w:fldCharType="begin"/>
          </w:r>
          <w:r w:rsidRPr="00941BD1">
            <w:rPr>
              <w:sz w:val="17"/>
              <w:szCs w:val="17"/>
            </w:rPr>
            <w:instrText xml:space="preserve"> PAGE   \* MERGEFORMAT </w:instrText>
          </w:r>
          <w:r w:rsidRPr="00941BD1">
            <w:rPr>
              <w:sz w:val="17"/>
              <w:szCs w:val="17"/>
            </w:rPr>
            <w:fldChar w:fldCharType="separate"/>
          </w:r>
          <w:r w:rsidR="001B2B6E">
            <w:rPr>
              <w:noProof/>
              <w:sz w:val="17"/>
              <w:szCs w:val="17"/>
            </w:rPr>
            <w:t>1</w:t>
          </w:r>
          <w:r w:rsidRPr="00941BD1">
            <w:rPr>
              <w:noProof/>
              <w:sz w:val="17"/>
              <w:szCs w:val="17"/>
            </w:rPr>
            <w:fldChar w:fldCharType="end"/>
          </w:r>
        </w:p>
      </w:tc>
    </w:tr>
  </w:tbl>
  <w:p w:rsidRPr="00055833" w:rsidR="00F3469F" w:rsidP="00E67277" w:rsidRDefault="00F3469F" w14:paraId="1BB64729" w14:textId="77777777">
    <w:pPr>
      <w:rPr>
        <w:rStyle w:val="WWFilename"/>
        <w:rFonts w:cs="Aria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B2E2D"/>
    <w:multiLevelType w:val="multilevel"/>
    <w:tmpl w:val="E6421BC0"/>
    <w:styleLink w:val="MCAHeadings"/>
    <w:lvl w:ilvl="0">
      <w:start w:val="1"/>
      <w:numFmt w:val="decimal"/>
      <w:lvlRestart w:val="0"/>
      <w:pStyle w:val="MCAHeading1"/>
      <w:lvlText w:val="%1."/>
      <w:lvlJc w:val="left"/>
      <w:pPr>
        <w:tabs>
          <w:tab w:val="num" w:pos="454"/>
        </w:tabs>
        <w:ind w:left="454" w:hanging="454"/>
      </w:pPr>
      <w:rPr>
        <w:rFonts w:hint="default" w:ascii="Arial" w:hAnsi="Arial"/>
        <w:b/>
        <w:i w:val="0"/>
        <w:color w:val="auto"/>
        <w:sz w:val="22"/>
      </w:rPr>
    </w:lvl>
    <w:lvl w:ilvl="1">
      <w:start w:val="1"/>
      <w:numFmt w:val="decimal"/>
      <w:pStyle w:val="MCAHeading2"/>
      <w:lvlText w:val="%1.%2."/>
      <w:lvlJc w:val="left"/>
      <w:pPr>
        <w:tabs>
          <w:tab w:val="num" w:pos="907"/>
        </w:tabs>
        <w:ind w:left="907" w:hanging="907"/>
      </w:pPr>
      <w:rPr>
        <w:rFonts w:hint="default"/>
      </w:rPr>
    </w:lvl>
    <w:lvl w:ilvl="2">
      <w:start w:val="1"/>
      <w:numFmt w:val="decimal"/>
      <w:pStyle w:val="MCAHeading3"/>
      <w:lvlText w:val="%1.%2.%3."/>
      <w:lvlJc w:val="left"/>
      <w:pPr>
        <w:tabs>
          <w:tab w:val="num" w:pos="1361"/>
        </w:tabs>
        <w:ind w:left="1361" w:hanging="1361"/>
      </w:pPr>
      <w:rPr>
        <w:rFonts w:hint="default"/>
      </w:rPr>
    </w:lvl>
    <w:lvl w:ilvl="3">
      <w:start w:val="1"/>
      <w:numFmt w:val="decimal"/>
      <w:pStyle w:val="MCAHeading4"/>
      <w:lvlText w:val="%1.%2.%3.%4."/>
      <w:lvlJc w:val="left"/>
      <w:pPr>
        <w:tabs>
          <w:tab w:val="num" w:pos="1814"/>
        </w:tabs>
        <w:ind w:left="1814" w:hanging="1814"/>
      </w:pPr>
      <w:rPr>
        <w:rFonts w:hint="default"/>
      </w:rPr>
    </w:lvl>
    <w:lvl w:ilvl="4">
      <w:start w:val="1"/>
      <w:numFmt w:val="decimal"/>
      <w:pStyle w:val="MCAHeading5"/>
      <w:lvlText w:val="%1.%2.%3.%4.%5."/>
      <w:lvlJc w:val="left"/>
      <w:pPr>
        <w:tabs>
          <w:tab w:val="num" w:pos="2268"/>
        </w:tabs>
        <w:ind w:left="2268" w:hanging="2268"/>
      </w:pPr>
      <w:rPr>
        <w:rFonts w:hint="default"/>
      </w:rPr>
    </w:lvl>
    <w:lvl w:ilvl="5">
      <w:start w:val="1"/>
      <w:numFmt w:val="decimal"/>
      <w:pStyle w:val="MCAHeading6"/>
      <w:lvlText w:val="%1.%2.%3.%4.%5.%6."/>
      <w:lvlJc w:val="left"/>
      <w:pPr>
        <w:tabs>
          <w:tab w:val="num" w:pos="2722"/>
        </w:tabs>
        <w:ind w:left="2722" w:hanging="2722"/>
      </w:pPr>
      <w:rPr>
        <w:rFonts w:hint="default"/>
      </w:rPr>
    </w:lvl>
    <w:lvl w:ilvl="6">
      <w:start w:val="1"/>
      <w:numFmt w:val="decimal"/>
      <w:pStyle w:val="MCAHeading7"/>
      <w:lvlText w:val="%7.%1.%2.%3.%4.%5.%6."/>
      <w:lvlJc w:val="left"/>
      <w:pPr>
        <w:tabs>
          <w:tab w:val="num" w:pos="3175"/>
        </w:tabs>
        <w:ind w:left="3175" w:hanging="3175"/>
      </w:pPr>
      <w:rPr>
        <w:rFonts w:hint="default"/>
      </w:rPr>
    </w:lvl>
    <w:lvl w:ilvl="7">
      <w:start w:val="1"/>
      <w:numFmt w:val="decimal"/>
      <w:pStyle w:val="MCAHeading8"/>
      <w:lvlText w:val="%8.%1.%2.%3.%4.%5.%6.%7."/>
      <w:lvlJc w:val="left"/>
      <w:pPr>
        <w:tabs>
          <w:tab w:val="num" w:pos="3629"/>
        </w:tabs>
        <w:ind w:left="3629" w:hanging="3629"/>
      </w:pPr>
      <w:rPr>
        <w:rFonts w:hint="default"/>
      </w:rPr>
    </w:lvl>
    <w:lvl w:ilvl="8">
      <w:start w:val="1"/>
      <w:numFmt w:val="decimal"/>
      <w:pStyle w:val="MCAHeading9"/>
      <w:lvlText w:val="%9.%1.%2.%3.%4.%5.%6.%7.%8."/>
      <w:lvlJc w:val="left"/>
      <w:pPr>
        <w:tabs>
          <w:tab w:val="num" w:pos="4082"/>
        </w:tabs>
        <w:ind w:left="4082" w:hanging="4082"/>
      </w:pPr>
      <w:rPr>
        <w:rFonts w:hint="default"/>
      </w:rPr>
    </w:lvl>
  </w:abstractNum>
  <w:abstractNum w:abstractNumId="1" w15:restartNumberingAfterBreak="0">
    <w:nsid w:val="2A1E7B1A"/>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2B120279"/>
    <w:multiLevelType w:val="multilevel"/>
    <w:tmpl w:val="1A687D90"/>
    <w:lvl w:ilvl="0">
      <w:start w:val="1"/>
      <w:numFmt w:val="decimal"/>
      <w:lvlText w:val="%1."/>
      <w:lvlJc w:val="left"/>
      <w:pPr>
        <w:ind w:left="1017" w:hanging="428"/>
      </w:pPr>
      <w:rPr>
        <w:rFonts w:hint="default" w:ascii="Arial MT" w:hAnsi="Arial MT" w:eastAsia="Arial MT" w:cs="Arial MT"/>
        <w:b w:val="0"/>
        <w:bCs w:val="0"/>
        <w:i w:val="0"/>
        <w:iCs w:val="0"/>
        <w:spacing w:val="-1"/>
        <w:w w:val="99"/>
        <w:sz w:val="20"/>
        <w:szCs w:val="20"/>
        <w:lang w:val="en-US" w:eastAsia="en-US" w:bidi="ar-SA"/>
      </w:rPr>
    </w:lvl>
    <w:lvl w:ilvl="1">
      <w:start w:val="1"/>
      <w:numFmt w:val="decimal"/>
      <w:lvlText w:val="%1.%2."/>
      <w:lvlJc w:val="left"/>
      <w:pPr>
        <w:ind w:left="1497" w:hanging="908"/>
      </w:pPr>
      <w:rPr>
        <w:rFonts w:hint="default" w:ascii="Arial MT" w:hAnsi="Arial MT" w:eastAsia="Arial MT" w:cs="Arial MT"/>
        <w:b w:val="0"/>
        <w:bCs w:val="0"/>
        <w:i w:val="0"/>
        <w:iCs w:val="0"/>
        <w:spacing w:val="-1"/>
        <w:w w:val="99"/>
        <w:sz w:val="20"/>
        <w:szCs w:val="20"/>
        <w:lang w:val="en-US" w:eastAsia="en-US" w:bidi="ar-SA"/>
      </w:rPr>
    </w:lvl>
    <w:lvl w:ilvl="2">
      <w:start w:val="1"/>
      <w:numFmt w:val="decimal"/>
      <w:lvlText w:val="%1.%2.%3."/>
      <w:lvlJc w:val="left"/>
      <w:pPr>
        <w:ind w:left="1951" w:hanging="1361"/>
      </w:pPr>
      <w:rPr>
        <w:rFonts w:hint="default" w:ascii="Arial MT" w:hAnsi="Arial MT" w:eastAsia="Arial MT" w:cs="Arial MT"/>
        <w:b w:val="0"/>
        <w:bCs w:val="0"/>
        <w:i w:val="0"/>
        <w:iCs w:val="0"/>
        <w:spacing w:val="-1"/>
        <w:w w:val="99"/>
        <w:sz w:val="20"/>
        <w:szCs w:val="20"/>
        <w:lang w:val="en-US" w:eastAsia="en-US" w:bidi="ar-SA"/>
      </w:rPr>
    </w:lvl>
    <w:lvl w:ilvl="3">
      <w:start w:val="1"/>
      <w:numFmt w:val="decimal"/>
      <w:lvlText w:val="%1.%2.%3.%4."/>
      <w:lvlJc w:val="left"/>
      <w:pPr>
        <w:ind w:left="2404" w:hanging="1815"/>
      </w:pPr>
      <w:rPr>
        <w:rFonts w:hint="default" w:ascii="Arial MT" w:hAnsi="Arial MT" w:eastAsia="Arial MT" w:cs="Arial MT"/>
        <w:b w:val="0"/>
        <w:bCs w:val="0"/>
        <w:i w:val="0"/>
        <w:iCs w:val="0"/>
        <w:spacing w:val="-1"/>
        <w:w w:val="99"/>
        <w:sz w:val="20"/>
        <w:szCs w:val="20"/>
        <w:lang w:val="en-US" w:eastAsia="en-US" w:bidi="ar-SA"/>
      </w:rPr>
    </w:lvl>
    <w:lvl w:ilvl="4">
      <w:numFmt w:val="bullet"/>
      <w:lvlText w:val="•"/>
      <w:lvlJc w:val="left"/>
      <w:pPr>
        <w:ind w:left="3434" w:hanging="1815"/>
      </w:pPr>
      <w:rPr>
        <w:rFonts w:hint="default"/>
        <w:lang w:val="en-US" w:eastAsia="en-US" w:bidi="ar-SA"/>
      </w:rPr>
    </w:lvl>
    <w:lvl w:ilvl="5">
      <w:numFmt w:val="bullet"/>
      <w:lvlText w:val="•"/>
      <w:lvlJc w:val="left"/>
      <w:pPr>
        <w:ind w:left="4468" w:hanging="1815"/>
      </w:pPr>
      <w:rPr>
        <w:rFonts w:hint="default"/>
        <w:lang w:val="en-US" w:eastAsia="en-US" w:bidi="ar-SA"/>
      </w:rPr>
    </w:lvl>
    <w:lvl w:ilvl="6">
      <w:numFmt w:val="bullet"/>
      <w:lvlText w:val="•"/>
      <w:lvlJc w:val="left"/>
      <w:pPr>
        <w:ind w:left="5502" w:hanging="1815"/>
      </w:pPr>
      <w:rPr>
        <w:rFonts w:hint="default"/>
        <w:lang w:val="en-US" w:eastAsia="en-US" w:bidi="ar-SA"/>
      </w:rPr>
    </w:lvl>
    <w:lvl w:ilvl="7">
      <w:numFmt w:val="bullet"/>
      <w:lvlText w:val="•"/>
      <w:lvlJc w:val="left"/>
      <w:pPr>
        <w:ind w:left="6536" w:hanging="1815"/>
      </w:pPr>
      <w:rPr>
        <w:rFonts w:hint="default"/>
        <w:lang w:val="en-US" w:eastAsia="en-US" w:bidi="ar-SA"/>
      </w:rPr>
    </w:lvl>
    <w:lvl w:ilvl="8">
      <w:numFmt w:val="bullet"/>
      <w:lvlText w:val="•"/>
      <w:lvlJc w:val="left"/>
      <w:pPr>
        <w:ind w:left="7571" w:hanging="1815"/>
      </w:pPr>
      <w:rPr>
        <w:rFonts w:hint="default"/>
        <w:lang w:val="en-US" w:eastAsia="en-US" w:bidi="ar-SA"/>
      </w:rPr>
    </w:lvl>
  </w:abstractNum>
  <w:abstractNum w:abstractNumId="3" w15:restartNumberingAfterBreak="0">
    <w:nsid w:val="2FC4263A"/>
    <w:multiLevelType w:val="multilevel"/>
    <w:tmpl w:val="27789C34"/>
    <w:lvl w:ilvl="0">
      <w:start w:val="3"/>
      <w:numFmt w:val="decimal"/>
      <w:lvlText w:val="%1.1"/>
      <w:lvlJc w:val="left"/>
      <w:pPr>
        <w:ind w:left="1044" w:hanging="454"/>
      </w:pPr>
      <w:rPr>
        <w:rFonts w:hint="default"/>
        <w:b/>
        <w:bCs/>
        <w:i w:val="0"/>
        <w:iCs w:val="0"/>
        <w:spacing w:val="-1"/>
        <w:w w:val="99"/>
        <w:sz w:val="20"/>
        <w:szCs w:val="20"/>
        <w:lang w:val="en-US" w:eastAsia="en-US" w:bidi="ar-SA"/>
      </w:rPr>
    </w:lvl>
    <w:lvl w:ilvl="1">
      <w:start w:val="1"/>
      <w:numFmt w:val="decimal"/>
      <w:lvlText w:val="%2.1"/>
      <w:lvlJc w:val="left"/>
      <w:pPr>
        <w:ind w:left="1805" w:hanging="360"/>
      </w:pPr>
      <w:rPr>
        <w:rFonts w:hint="default"/>
      </w:rPr>
    </w:lvl>
    <w:lvl w:ilvl="2">
      <w:numFmt w:val="bullet"/>
      <w:lvlRestart w:val="0"/>
      <w:lvlText w:val="•"/>
      <w:lvlJc w:val="left"/>
      <w:pPr>
        <w:ind w:left="2759" w:hanging="454"/>
      </w:pPr>
      <w:rPr>
        <w:rFonts w:hint="default"/>
        <w:lang w:val="en-US" w:eastAsia="en-US" w:bidi="ar-SA"/>
      </w:rPr>
    </w:lvl>
    <w:lvl w:ilvl="3">
      <w:numFmt w:val="bullet"/>
      <w:lvlText w:val="•"/>
      <w:lvlJc w:val="left"/>
      <w:pPr>
        <w:ind w:left="3619" w:hanging="454"/>
      </w:pPr>
      <w:rPr>
        <w:rFonts w:hint="default"/>
        <w:lang w:val="en-US" w:eastAsia="en-US" w:bidi="ar-SA"/>
      </w:rPr>
    </w:lvl>
    <w:lvl w:ilvl="4">
      <w:numFmt w:val="bullet"/>
      <w:lvlText w:val="•"/>
      <w:lvlJc w:val="left"/>
      <w:pPr>
        <w:ind w:left="4479" w:hanging="454"/>
      </w:pPr>
      <w:rPr>
        <w:rFonts w:hint="default"/>
        <w:lang w:val="en-US" w:eastAsia="en-US" w:bidi="ar-SA"/>
      </w:rPr>
    </w:lvl>
    <w:lvl w:ilvl="5">
      <w:numFmt w:val="bullet"/>
      <w:lvlText w:val="•"/>
      <w:lvlJc w:val="left"/>
      <w:pPr>
        <w:ind w:left="5339" w:hanging="454"/>
      </w:pPr>
      <w:rPr>
        <w:rFonts w:hint="default"/>
        <w:lang w:val="en-US" w:eastAsia="en-US" w:bidi="ar-SA"/>
      </w:rPr>
    </w:lvl>
    <w:lvl w:ilvl="6">
      <w:numFmt w:val="bullet"/>
      <w:lvlText w:val="•"/>
      <w:lvlJc w:val="left"/>
      <w:pPr>
        <w:ind w:left="6199" w:hanging="454"/>
      </w:pPr>
      <w:rPr>
        <w:rFonts w:hint="default"/>
        <w:lang w:val="en-US" w:eastAsia="en-US" w:bidi="ar-SA"/>
      </w:rPr>
    </w:lvl>
    <w:lvl w:ilvl="7">
      <w:numFmt w:val="bullet"/>
      <w:lvlText w:val="•"/>
      <w:lvlJc w:val="left"/>
      <w:pPr>
        <w:ind w:left="7059" w:hanging="454"/>
      </w:pPr>
      <w:rPr>
        <w:rFonts w:hint="default"/>
        <w:lang w:val="en-US" w:eastAsia="en-US" w:bidi="ar-SA"/>
      </w:rPr>
    </w:lvl>
    <w:lvl w:ilvl="8">
      <w:numFmt w:val="bullet"/>
      <w:lvlText w:val="•"/>
      <w:lvlJc w:val="left"/>
      <w:pPr>
        <w:ind w:left="7919" w:hanging="454"/>
      </w:pPr>
      <w:rPr>
        <w:rFonts w:hint="default"/>
        <w:lang w:val="en-US" w:eastAsia="en-US" w:bidi="ar-SA"/>
      </w:rPr>
    </w:lvl>
  </w:abstractNum>
  <w:abstractNum w:abstractNumId="4" w15:restartNumberingAfterBreak="0">
    <w:nsid w:val="38CF1729"/>
    <w:multiLevelType w:val="hybridMultilevel"/>
    <w:tmpl w:val="5D90E930"/>
    <w:lvl w:ilvl="0" w:tplc="AE987806">
      <w:start w:val="1"/>
      <w:numFmt w:val="decimal"/>
      <w:lvlText w:val="%1.2"/>
      <w:lvlJc w:val="left"/>
      <w:pPr>
        <w:ind w:left="1805"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 w15:restartNumberingAfterBreak="0">
    <w:nsid w:val="3DBE535B"/>
    <w:multiLevelType w:val="multilevel"/>
    <w:tmpl w:val="0C128828"/>
    <w:lvl w:ilvl="0">
      <w:start w:val="1"/>
      <w:numFmt w:val="decimal"/>
      <w:pStyle w:val="StdLetLevel1"/>
      <w:isLgl/>
      <w:lvlText w:val="%1"/>
      <w:lvlJc w:val="left"/>
      <w:pPr>
        <w:tabs>
          <w:tab w:val="num" w:pos="567"/>
        </w:tabs>
        <w:ind w:left="567" w:hanging="567"/>
      </w:pPr>
      <w:rPr>
        <w:rFonts w:hint="default" w:ascii="Arial" w:hAnsi="Arial"/>
        <w:b w:val="0"/>
        <w:i w:val="0"/>
        <w:sz w:val="22"/>
      </w:rPr>
    </w:lvl>
    <w:lvl w:ilvl="1">
      <w:start w:val="1"/>
      <w:numFmt w:val="decimal"/>
      <w:pStyle w:val="StdLetLevel2"/>
      <w:lvlText w:val="%1.%2"/>
      <w:lvlJc w:val="left"/>
      <w:pPr>
        <w:tabs>
          <w:tab w:val="num" w:pos="1134"/>
        </w:tabs>
        <w:ind w:left="1134" w:hanging="1134"/>
      </w:pPr>
      <w:rPr>
        <w:rFonts w:hint="default" w:ascii="Arial" w:hAnsi="Arial"/>
        <w:b w:val="0"/>
        <w:i w:val="0"/>
        <w:sz w:val="22"/>
      </w:rPr>
    </w:lvl>
    <w:lvl w:ilvl="2">
      <w:start w:val="1"/>
      <w:numFmt w:val="decimal"/>
      <w:pStyle w:val="StdLetLevel3"/>
      <w:lvlText w:val="%1.%2.%3"/>
      <w:lvlJc w:val="left"/>
      <w:pPr>
        <w:tabs>
          <w:tab w:val="num" w:pos="1701"/>
        </w:tabs>
        <w:ind w:left="1701" w:hanging="1701"/>
      </w:pPr>
      <w:rPr>
        <w:rFonts w:hint="default" w:ascii="Arial" w:hAnsi="Arial"/>
        <w:b w:val="0"/>
        <w:i w:val="0"/>
        <w:sz w:val="22"/>
      </w:rPr>
    </w:lvl>
    <w:lvl w:ilvl="3">
      <w:start w:val="1"/>
      <w:numFmt w:val="decimal"/>
      <w:pStyle w:val="StdLetLevel4"/>
      <w:lvlText w:val="%1.%2.%3.%4"/>
      <w:lvlJc w:val="left"/>
      <w:pPr>
        <w:tabs>
          <w:tab w:val="num" w:pos="2268"/>
        </w:tabs>
        <w:ind w:left="2268" w:hanging="2268"/>
      </w:pPr>
      <w:rPr>
        <w:rFonts w:hint="default" w:ascii="Arial" w:hAnsi="Arial"/>
        <w:b w:val="0"/>
        <w:i w:val="0"/>
        <w:sz w:val="22"/>
      </w:rPr>
    </w:lvl>
    <w:lvl w:ilvl="4">
      <w:start w:val="1"/>
      <w:numFmt w:val="decimal"/>
      <w:pStyle w:val="StdLetLevel5"/>
      <w:lvlText w:val="%1.%2.%3.%4.%5"/>
      <w:lvlJc w:val="left"/>
      <w:pPr>
        <w:tabs>
          <w:tab w:val="num" w:pos="2835"/>
        </w:tabs>
        <w:ind w:left="2835" w:hanging="2835"/>
      </w:pPr>
      <w:rPr>
        <w:rFonts w:hint="default" w:ascii="Arial" w:hAnsi="Arial"/>
        <w:b w:val="0"/>
        <w:i w:val="0"/>
        <w:sz w:val="22"/>
      </w:rPr>
    </w:lvl>
    <w:lvl w:ilvl="5">
      <w:start w:val="1"/>
      <w:numFmt w:val="decimal"/>
      <w:pStyle w:val="Heading6"/>
      <w:lvlText w:val="%1.%2.%3.%4.%5.%6"/>
      <w:lvlJc w:val="left"/>
      <w:pPr>
        <w:tabs>
          <w:tab w:val="num" w:pos="3402"/>
        </w:tabs>
        <w:ind w:left="3402" w:hanging="3402"/>
      </w:pPr>
      <w:rPr>
        <w:rFonts w:hint="default" w:ascii="Arial" w:hAnsi="Arial"/>
        <w:b w:val="0"/>
        <w:i w:val="0"/>
        <w:sz w:val="22"/>
      </w:rPr>
    </w:lvl>
    <w:lvl w:ilvl="6">
      <w:start w:val="1"/>
      <w:numFmt w:val="decimal"/>
      <w:pStyle w:val="Heading7"/>
      <w:lvlText w:val="%1.%2.%3.%4.%5.%6.%7"/>
      <w:lvlJc w:val="left"/>
      <w:pPr>
        <w:tabs>
          <w:tab w:val="num" w:pos="3969"/>
        </w:tabs>
        <w:ind w:left="3969" w:hanging="3969"/>
      </w:pPr>
      <w:rPr>
        <w:rFonts w:hint="default" w:ascii="Arial" w:hAnsi="Arial"/>
        <w:b w:val="0"/>
        <w:i w:val="0"/>
        <w:sz w:val="22"/>
      </w:rPr>
    </w:lvl>
    <w:lvl w:ilvl="7">
      <w:start w:val="1"/>
      <w:numFmt w:val="decimal"/>
      <w:pStyle w:val="Heading8"/>
      <w:lvlText w:val="%1.%2.%3.%4.%5.%6.%7.%8"/>
      <w:lvlJc w:val="left"/>
      <w:pPr>
        <w:tabs>
          <w:tab w:val="num" w:pos="4082"/>
        </w:tabs>
        <w:ind w:left="4082" w:hanging="4082"/>
      </w:pPr>
      <w:rPr>
        <w:rFonts w:hint="default"/>
      </w:rPr>
    </w:lvl>
    <w:lvl w:ilvl="8">
      <w:start w:val="1"/>
      <w:numFmt w:val="decimal"/>
      <w:pStyle w:val="Heading9"/>
      <w:lvlText w:val="%1.%2.%3.%4.%5.%6.%7.%8.%9"/>
      <w:lvlJc w:val="left"/>
      <w:pPr>
        <w:tabs>
          <w:tab w:val="num" w:pos="4593"/>
        </w:tabs>
        <w:ind w:left="4593" w:hanging="4593"/>
      </w:pPr>
      <w:rPr>
        <w:rFonts w:hint="default"/>
      </w:rPr>
    </w:lvl>
  </w:abstractNum>
  <w:abstractNum w:abstractNumId="6" w15:restartNumberingAfterBreak="0">
    <w:nsid w:val="444431A1"/>
    <w:multiLevelType w:val="multilevel"/>
    <w:tmpl w:val="760C4492"/>
    <w:lvl w:ilvl="0">
      <w:start w:val="1"/>
      <w:numFmt w:val="decimal"/>
      <w:lvlText w:val="%1."/>
      <w:lvlJc w:val="left"/>
      <w:pPr>
        <w:ind w:left="360" w:hanging="360"/>
      </w:pPr>
      <w:rPr>
        <w:rFonts w:hint="default"/>
      </w:rPr>
    </w:lvl>
    <w:lvl w:ilvl="1">
      <w:start w:val="1"/>
      <w:numFmt w:val="decimal"/>
      <w:lvlText w:val="%1.%2."/>
      <w:lvlJc w:val="left"/>
      <w:pPr>
        <w:ind w:left="792" w:hanging="432"/>
      </w:pPr>
      <w:rPr>
        <w:b w:val="0"/>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46D64EE8"/>
    <w:multiLevelType w:val="hybridMultilevel"/>
    <w:tmpl w:val="06ECEEE8"/>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8" w15:restartNumberingAfterBreak="0">
    <w:nsid w:val="4A7B1789"/>
    <w:multiLevelType w:val="multilevel"/>
    <w:tmpl w:val="9418CFC2"/>
    <w:lvl w:ilvl="0">
      <w:start w:val="1"/>
      <w:numFmt w:val="decimal"/>
      <w:pStyle w:val="Alt1"/>
      <w:lvlText w:val="%1."/>
      <w:lvlJc w:val="left"/>
      <w:pPr>
        <w:tabs>
          <w:tab w:val="num" w:pos="2355"/>
        </w:tabs>
        <w:ind w:left="2355" w:hanging="567"/>
      </w:pPr>
      <w:rPr>
        <w:rFonts w:hint="default" w:cs="Times New Roman"/>
        <w:b w:val="0"/>
        <w:i w:val="0"/>
      </w:rPr>
    </w:lvl>
    <w:lvl w:ilvl="1">
      <w:start w:val="1"/>
      <w:numFmt w:val="decimal"/>
      <w:pStyle w:val="CtrlShift2"/>
      <w:lvlText w:val="%1.%2"/>
      <w:lvlJc w:val="left"/>
      <w:pPr>
        <w:tabs>
          <w:tab w:val="num" w:pos="2496"/>
        </w:tabs>
        <w:ind w:left="2496" w:hanging="1134"/>
      </w:pPr>
      <w:rPr>
        <w:rFonts w:hint="default" w:cs="Times New Roman"/>
        <w:b w:val="0"/>
        <w:i w:val="0"/>
      </w:rPr>
    </w:lvl>
    <w:lvl w:ilvl="2">
      <w:start w:val="1"/>
      <w:numFmt w:val="decimal"/>
      <w:pStyle w:val="CtrlShift3"/>
      <w:lvlText w:val="%1.%2.%3"/>
      <w:lvlJc w:val="left"/>
      <w:pPr>
        <w:tabs>
          <w:tab w:val="num" w:pos="3063"/>
        </w:tabs>
        <w:ind w:left="3063" w:hanging="1701"/>
      </w:pPr>
      <w:rPr>
        <w:rFonts w:hint="default" w:cs="Times New Roman"/>
        <w:b w:val="0"/>
        <w:i w:val="0"/>
      </w:rPr>
    </w:lvl>
    <w:lvl w:ilvl="3">
      <w:start w:val="1"/>
      <w:numFmt w:val="decimal"/>
      <w:pStyle w:val="CtrlShift4"/>
      <w:lvlText w:val="%1.%2.%3.%4"/>
      <w:lvlJc w:val="left"/>
      <w:pPr>
        <w:tabs>
          <w:tab w:val="num" w:pos="3630"/>
        </w:tabs>
        <w:ind w:left="3630" w:hanging="2268"/>
      </w:pPr>
      <w:rPr>
        <w:rFonts w:hint="default" w:cs="Times New Roman"/>
        <w:b w:val="0"/>
        <w:i w:val="0"/>
      </w:rPr>
    </w:lvl>
    <w:lvl w:ilvl="4">
      <w:start w:val="1"/>
      <w:numFmt w:val="decimal"/>
      <w:lvlText w:val="%1.%2.%3.%4.%5"/>
      <w:lvlJc w:val="left"/>
      <w:pPr>
        <w:tabs>
          <w:tab w:val="num" w:pos="4197"/>
        </w:tabs>
        <w:ind w:left="4197" w:hanging="2835"/>
      </w:pPr>
      <w:rPr>
        <w:rFonts w:hint="default" w:cs="Times New Roman"/>
        <w:b w:val="0"/>
        <w:i w:val="0"/>
      </w:rPr>
    </w:lvl>
    <w:lvl w:ilvl="5">
      <w:start w:val="1"/>
      <w:numFmt w:val="decimal"/>
      <w:lvlText w:val="%1.%2.%3.%4.%5.%6"/>
      <w:lvlJc w:val="left"/>
      <w:pPr>
        <w:tabs>
          <w:tab w:val="num" w:pos="4764"/>
        </w:tabs>
        <w:ind w:left="4764" w:hanging="3402"/>
      </w:pPr>
      <w:rPr>
        <w:rFonts w:hint="default" w:cs="Times New Roman"/>
        <w:b w:val="0"/>
        <w:i w:val="0"/>
      </w:rPr>
    </w:lvl>
    <w:lvl w:ilvl="6">
      <w:start w:val="1"/>
      <w:numFmt w:val="decimal"/>
      <w:lvlText w:val="%1.%2.%3.%4.%5.%6.%7"/>
      <w:lvlJc w:val="left"/>
      <w:pPr>
        <w:tabs>
          <w:tab w:val="num" w:pos="4934"/>
        </w:tabs>
        <w:ind w:left="4934" w:hanging="3572"/>
      </w:pPr>
      <w:rPr>
        <w:rFonts w:hint="default" w:cs="Times New Roman"/>
        <w:b w:val="0"/>
        <w:i w:val="0"/>
      </w:rPr>
    </w:lvl>
    <w:lvl w:ilvl="7">
      <w:start w:val="1"/>
      <w:numFmt w:val="decimal"/>
      <w:lvlText w:val="%1.%2.%3.%4.%5.%6.%7.%8."/>
      <w:lvlJc w:val="left"/>
      <w:pPr>
        <w:tabs>
          <w:tab w:val="num" w:pos="7122"/>
        </w:tabs>
        <w:ind w:left="5106" w:hanging="1224"/>
      </w:pPr>
      <w:rPr>
        <w:rFonts w:hint="default" w:cs="Times New Roman"/>
      </w:rPr>
    </w:lvl>
    <w:lvl w:ilvl="8">
      <w:start w:val="1"/>
      <w:numFmt w:val="decimal"/>
      <w:lvlText w:val="%1.%2.%3.%4.%5.%6.%7.%8.%9."/>
      <w:lvlJc w:val="left"/>
      <w:pPr>
        <w:tabs>
          <w:tab w:val="num" w:pos="7842"/>
        </w:tabs>
        <w:ind w:left="5682" w:hanging="1440"/>
      </w:pPr>
      <w:rPr>
        <w:rFonts w:hint="default" w:cs="Times New Roman"/>
      </w:rPr>
    </w:lvl>
  </w:abstractNum>
  <w:abstractNum w:abstractNumId="9" w15:restartNumberingAfterBreak="0">
    <w:nsid w:val="4C96557C"/>
    <w:multiLevelType w:val="multilevel"/>
    <w:tmpl w:val="A082075C"/>
    <w:lvl w:ilvl="0">
      <w:start w:val="1"/>
      <w:numFmt w:val="upperLetter"/>
      <w:pStyle w:val="WWAnnexeAlpha"/>
      <w:lvlText w:val="Annexe %1"/>
      <w:lvlJc w:val="right"/>
      <w:pPr>
        <w:tabs>
          <w:tab w:val="num" w:pos="9073"/>
        </w:tabs>
        <w:ind w:left="9073" w:firstLine="0"/>
      </w:pPr>
      <w:rPr>
        <w:rFonts w:hint="default"/>
        <w:b/>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0" w15:restartNumberingAfterBreak="0">
    <w:nsid w:val="52DF6BB9"/>
    <w:multiLevelType w:val="multilevel"/>
    <w:tmpl w:val="F022F400"/>
    <w:lvl w:ilvl="0">
      <w:start w:val="1"/>
      <w:numFmt w:val="decimal"/>
      <w:pStyle w:val="StdAgrLevel1"/>
      <w:lvlText w:val="%1"/>
      <w:lvlJc w:val="left"/>
      <w:pPr>
        <w:tabs>
          <w:tab w:val="num" w:pos="567"/>
        </w:tabs>
        <w:ind w:left="567" w:hanging="567"/>
      </w:pPr>
      <w:rPr>
        <w:rFonts w:hint="default" w:ascii="Arial" w:hAnsi="Arial"/>
        <w:b w:val="0"/>
        <w:i w:val="0"/>
        <w:sz w:val="22"/>
      </w:rPr>
    </w:lvl>
    <w:lvl w:ilvl="1">
      <w:start w:val="1"/>
      <w:numFmt w:val="decimal"/>
      <w:pStyle w:val="StdAgrLevel2"/>
      <w:lvlText w:val="%1.%2"/>
      <w:lvlJc w:val="left"/>
      <w:pPr>
        <w:tabs>
          <w:tab w:val="num" w:pos="1560"/>
        </w:tabs>
        <w:ind w:left="1560" w:hanging="1134"/>
      </w:pPr>
      <w:rPr>
        <w:rFonts w:hint="default" w:ascii="Arial" w:hAnsi="Arial"/>
        <w:b w:val="0"/>
        <w:i w:val="0"/>
        <w:sz w:val="22"/>
      </w:rPr>
    </w:lvl>
    <w:lvl w:ilvl="2">
      <w:start w:val="1"/>
      <w:numFmt w:val="decimal"/>
      <w:pStyle w:val="StdAgrLevel3"/>
      <w:lvlText w:val="%1.%2.%3"/>
      <w:lvlJc w:val="left"/>
      <w:pPr>
        <w:tabs>
          <w:tab w:val="num" w:pos="1701"/>
        </w:tabs>
        <w:ind w:left="1701" w:hanging="1701"/>
      </w:pPr>
      <w:rPr>
        <w:rFonts w:hint="default" w:ascii="Arial" w:hAnsi="Arial"/>
        <w:b w:val="0"/>
        <w:i w:val="0"/>
        <w:color w:val="auto"/>
        <w:sz w:val="22"/>
      </w:rPr>
    </w:lvl>
    <w:lvl w:ilvl="3">
      <w:start w:val="1"/>
      <w:numFmt w:val="decimal"/>
      <w:pStyle w:val="StdAgrLevel4"/>
      <w:lvlText w:val="%1.%2.%3.%4"/>
      <w:lvlJc w:val="left"/>
      <w:pPr>
        <w:tabs>
          <w:tab w:val="num" w:pos="2410"/>
        </w:tabs>
        <w:ind w:left="2410" w:hanging="2268"/>
      </w:pPr>
      <w:rPr>
        <w:rFonts w:hint="default" w:ascii="Arial" w:hAnsi="Arial"/>
        <w:b w:val="0"/>
        <w:i w:val="0"/>
        <w:sz w:val="22"/>
      </w:rPr>
    </w:lvl>
    <w:lvl w:ilvl="4">
      <w:start w:val="1"/>
      <w:numFmt w:val="decimal"/>
      <w:pStyle w:val="StdAgrLevel5"/>
      <w:lvlText w:val="%1.%2.%3.%4.%5"/>
      <w:lvlJc w:val="left"/>
      <w:pPr>
        <w:tabs>
          <w:tab w:val="num" w:pos="2835"/>
        </w:tabs>
        <w:ind w:left="2835" w:hanging="2835"/>
      </w:pPr>
      <w:rPr>
        <w:rFonts w:hint="default" w:ascii="Arial" w:hAnsi="Arial"/>
        <w:b w:val="0"/>
        <w:i w:val="0"/>
        <w:sz w:val="22"/>
      </w:rPr>
    </w:lvl>
    <w:lvl w:ilvl="5">
      <w:start w:val="1"/>
      <w:numFmt w:val="decimal"/>
      <w:pStyle w:val="StdAgrLevel6"/>
      <w:lvlText w:val="%1.%2.%3.%4.%5.%6"/>
      <w:lvlJc w:val="left"/>
      <w:pPr>
        <w:tabs>
          <w:tab w:val="num" w:pos="3402"/>
        </w:tabs>
        <w:ind w:left="3402" w:hanging="3402"/>
      </w:pPr>
      <w:rPr>
        <w:rFonts w:hint="default" w:ascii="Arial" w:hAnsi="Arial"/>
        <w:b w:val="0"/>
        <w:i w:val="0"/>
        <w:sz w:val="22"/>
      </w:rPr>
    </w:lvl>
    <w:lvl w:ilvl="6">
      <w:start w:val="1"/>
      <w:numFmt w:val="decimal"/>
      <w:lvlText w:val="%1.%2.%3.%4.%5.%6.%7"/>
      <w:lvlJc w:val="left"/>
      <w:pPr>
        <w:tabs>
          <w:tab w:val="num" w:pos="3572"/>
        </w:tabs>
        <w:ind w:left="3572" w:hanging="3572"/>
      </w:pPr>
      <w:rPr>
        <w:rFonts w:hint="default"/>
      </w:rPr>
    </w:lvl>
    <w:lvl w:ilvl="7">
      <w:start w:val="1"/>
      <w:numFmt w:val="decimal"/>
      <w:lvlText w:val="%1.%2.%3.%4.%5.%6.%7.%8"/>
      <w:lvlJc w:val="left"/>
      <w:pPr>
        <w:tabs>
          <w:tab w:val="num" w:pos="4082"/>
        </w:tabs>
        <w:ind w:left="4082" w:hanging="4082"/>
      </w:pPr>
      <w:rPr>
        <w:rFonts w:hint="default"/>
      </w:rPr>
    </w:lvl>
    <w:lvl w:ilvl="8">
      <w:start w:val="1"/>
      <w:numFmt w:val="decimal"/>
      <w:lvlText w:val="%1.%2.%3.%4.%5.%6.%7.%8.%9"/>
      <w:lvlJc w:val="left"/>
      <w:pPr>
        <w:tabs>
          <w:tab w:val="num" w:pos="4593"/>
        </w:tabs>
        <w:ind w:left="4593" w:hanging="4593"/>
      </w:pPr>
      <w:rPr>
        <w:rFonts w:hint="default"/>
      </w:rPr>
    </w:lvl>
  </w:abstractNum>
  <w:abstractNum w:abstractNumId="11" w15:restartNumberingAfterBreak="0">
    <w:nsid w:val="6D4304F0"/>
    <w:multiLevelType w:val="singleLevel"/>
    <w:tmpl w:val="4C585E34"/>
    <w:name w:val="WW8Num20"/>
    <w:lvl w:ilvl="0">
      <w:start w:val="1"/>
      <w:numFmt w:val="lowerLetter"/>
      <w:lvlText w:val="(%1)"/>
      <w:legacy w:legacy="1" w:legacySpace="0" w:legacyIndent="567"/>
      <w:lvlJc w:val="left"/>
      <w:pPr>
        <w:ind w:left="567" w:hanging="567"/>
      </w:pPr>
      <w:rPr>
        <w:rFonts w:cs="Times New Roman"/>
      </w:rPr>
    </w:lvl>
  </w:abstractNum>
  <w:num w:numId="1" w16cid:durableId="1002897477">
    <w:abstractNumId w:val="8"/>
  </w:num>
  <w:num w:numId="2" w16cid:durableId="1094478747">
    <w:abstractNumId w:val="8"/>
  </w:num>
  <w:num w:numId="3" w16cid:durableId="1645549107">
    <w:abstractNumId w:val="9"/>
  </w:num>
  <w:num w:numId="4" w16cid:durableId="2044163422">
    <w:abstractNumId w:val="0"/>
  </w:num>
  <w:num w:numId="5" w16cid:durableId="1143885425">
    <w:abstractNumId w:val="0"/>
    <w:lvlOverride w:ilvl="0">
      <w:lvl w:ilvl="0">
        <w:start w:val="1"/>
        <w:numFmt w:val="decimal"/>
        <w:lvlRestart w:val="0"/>
        <w:pStyle w:val="MCAHeading1"/>
        <w:lvlText w:val="%1."/>
        <w:lvlJc w:val="left"/>
        <w:pPr>
          <w:tabs>
            <w:tab w:val="num" w:pos="454"/>
          </w:tabs>
          <w:ind w:left="454" w:hanging="454"/>
        </w:pPr>
        <w:rPr>
          <w:rFonts w:hint="default" w:ascii="Arial" w:hAnsi="Arial"/>
          <w:b/>
          <w:i w:val="0"/>
          <w:color w:val="auto"/>
          <w:sz w:val="22"/>
        </w:rPr>
      </w:lvl>
    </w:lvlOverride>
  </w:num>
  <w:num w:numId="6" w16cid:durableId="692457018">
    <w:abstractNumId w:val="10"/>
  </w:num>
  <w:num w:numId="7" w16cid:durableId="1394769735">
    <w:abstractNumId w:val="0"/>
  </w:num>
  <w:num w:numId="8" w16cid:durableId="2141192896">
    <w:abstractNumId w:val="0"/>
  </w:num>
  <w:num w:numId="9" w16cid:durableId="1933126561">
    <w:abstractNumId w:val="0"/>
  </w:num>
  <w:num w:numId="10" w16cid:durableId="800028213">
    <w:abstractNumId w:val="0"/>
  </w:num>
  <w:num w:numId="11" w16cid:durableId="927886866">
    <w:abstractNumId w:val="0"/>
  </w:num>
  <w:num w:numId="12" w16cid:durableId="330764251">
    <w:abstractNumId w:val="0"/>
  </w:num>
  <w:num w:numId="13" w16cid:durableId="1308971393">
    <w:abstractNumId w:val="5"/>
  </w:num>
  <w:num w:numId="14" w16cid:durableId="1446773112">
    <w:abstractNumId w:val="6"/>
  </w:num>
  <w:num w:numId="15" w16cid:durableId="1555896879">
    <w:abstractNumId w:val="7"/>
  </w:num>
  <w:num w:numId="16" w16cid:durableId="1887059749">
    <w:abstractNumId w:val="11"/>
  </w:num>
  <w:num w:numId="17" w16cid:durableId="433290125">
    <w:abstractNumId w:val="1"/>
  </w:num>
  <w:num w:numId="18" w16cid:durableId="361368075">
    <w:abstractNumId w:val="0"/>
  </w:num>
  <w:num w:numId="19" w16cid:durableId="1241865829">
    <w:abstractNumId w:val="0"/>
    <w:lvlOverride w:ilvl="0">
      <w:lvl w:ilvl="0">
        <w:numFmt w:val="decimal"/>
        <w:pStyle w:val="MCAHeading1"/>
        <w:lvlText w:val=""/>
        <w:lvlJc w:val="left"/>
      </w:lvl>
    </w:lvlOverride>
    <w:lvlOverride w:ilvl="1">
      <w:lvl w:ilvl="1">
        <w:start w:val="1"/>
        <w:numFmt w:val="decimal"/>
        <w:pStyle w:val="MCAHeading2"/>
        <w:lvlText w:val="%1.%2."/>
        <w:lvlJc w:val="left"/>
        <w:pPr>
          <w:tabs>
            <w:tab w:val="num" w:pos="907"/>
          </w:tabs>
          <w:ind w:left="907" w:hanging="907"/>
        </w:pPr>
        <w:rPr>
          <w:rFonts w:hint="default"/>
          <w:b w:val="0"/>
        </w:rPr>
      </w:lvl>
    </w:lvlOverride>
  </w:num>
  <w:num w:numId="20" w16cid:durableId="897667662">
    <w:abstractNumId w:val="0"/>
  </w:num>
  <w:num w:numId="21" w16cid:durableId="1256091218">
    <w:abstractNumId w:val="0"/>
  </w:num>
  <w:num w:numId="22" w16cid:durableId="1481265946">
    <w:abstractNumId w:val="0"/>
  </w:num>
  <w:num w:numId="23" w16cid:durableId="1704404162">
    <w:abstractNumId w:val="0"/>
  </w:num>
  <w:num w:numId="24" w16cid:durableId="260919394">
    <w:abstractNumId w:val="2"/>
  </w:num>
  <w:num w:numId="25" w16cid:durableId="88351775">
    <w:abstractNumId w:val="3"/>
  </w:num>
  <w:num w:numId="26" w16cid:durableId="35207483">
    <w:abstractNumId w:val="4"/>
  </w:num>
  <w:numIdMacAtCleanup w:val="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aith Malambe | Autofund">
    <w15:presenceInfo w15:providerId="AD" w15:userId="S::faith.malambe@autofund.co.za::078b98f4-f425-41b2-a9da-4c60dd0e47c3"/>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20"/>
  <w:proofState w:spelling="clean" w:grammar="dirty"/>
  <w:trackRevisions w:val="false"/>
  <w:doNotTrackFormatting/>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gnword-docGUID" w:val="{328E75AB-E15B-4040-818E-047684FD846C}"/>
    <w:docVar w:name="dgnword-eventsink" w:val="2071138147712"/>
  </w:docVars>
  <w:rsids>
    <w:rsidRoot w:val="00F062D6"/>
    <w:rsid w:val="00020FFE"/>
    <w:rsid w:val="00022FE7"/>
    <w:rsid w:val="000331D2"/>
    <w:rsid w:val="00034F78"/>
    <w:rsid w:val="0003516B"/>
    <w:rsid w:val="000436E5"/>
    <w:rsid w:val="00047995"/>
    <w:rsid w:val="00047E71"/>
    <w:rsid w:val="00051425"/>
    <w:rsid w:val="00051B32"/>
    <w:rsid w:val="000559E4"/>
    <w:rsid w:val="0005682E"/>
    <w:rsid w:val="0006001E"/>
    <w:rsid w:val="000639CA"/>
    <w:rsid w:val="0007167F"/>
    <w:rsid w:val="0008672D"/>
    <w:rsid w:val="0009023D"/>
    <w:rsid w:val="00091BB6"/>
    <w:rsid w:val="000A0843"/>
    <w:rsid w:val="000B06E1"/>
    <w:rsid w:val="000B2876"/>
    <w:rsid w:val="000B67B3"/>
    <w:rsid w:val="000B6CE4"/>
    <w:rsid w:val="000C5E76"/>
    <w:rsid w:val="000E507F"/>
    <w:rsid w:val="000F30A6"/>
    <w:rsid w:val="000F325E"/>
    <w:rsid w:val="00112836"/>
    <w:rsid w:val="001177A6"/>
    <w:rsid w:val="00117F5E"/>
    <w:rsid w:val="00120180"/>
    <w:rsid w:val="00120281"/>
    <w:rsid w:val="00124B15"/>
    <w:rsid w:val="001269B1"/>
    <w:rsid w:val="001324A9"/>
    <w:rsid w:val="00135173"/>
    <w:rsid w:val="00140A33"/>
    <w:rsid w:val="001415A8"/>
    <w:rsid w:val="00147DBC"/>
    <w:rsid w:val="00152A44"/>
    <w:rsid w:val="001534C8"/>
    <w:rsid w:val="00155DF0"/>
    <w:rsid w:val="001642EE"/>
    <w:rsid w:val="0017050E"/>
    <w:rsid w:val="00174EC3"/>
    <w:rsid w:val="00181C27"/>
    <w:rsid w:val="00183333"/>
    <w:rsid w:val="00184A4A"/>
    <w:rsid w:val="001864A4"/>
    <w:rsid w:val="00192FA3"/>
    <w:rsid w:val="00196F7C"/>
    <w:rsid w:val="001A4E2C"/>
    <w:rsid w:val="001A7148"/>
    <w:rsid w:val="001A74D7"/>
    <w:rsid w:val="001B2B6E"/>
    <w:rsid w:val="001B36A7"/>
    <w:rsid w:val="001B3DA6"/>
    <w:rsid w:val="001B7C24"/>
    <w:rsid w:val="001D0CE4"/>
    <w:rsid w:val="001D26A7"/>
    <w:rsid w:val="001D4E5E"/>
    <w:rsid w:val="001D4EDF"/>
    <w:rsid w:val="001E63B0"/>
    <w:rsid w:val="001E7E9E"/>
    <w:rsid w:val="001F7898"/>
    <w:rsid w:val="00211C17"/>
    <w:rsid w:val="00214D4A"/>
    <w:rsid w:val="0021742C"/>
    <w:rsid w:val="002208FD"/>
    <w:rsid w:val="00222398"/>
    <w:rsid w:val="00223CEC"/>
    <w:rsid w:val="00224402"/>
    <w:rsid w:val="00230C92"/>
    <w:rsid w:val="00235B18"/>
    <w:rsid w:val="002414C8"/>
    <w:rsid w:val="00242204"/>
    <w:rsid w:val="00242A16"/>
    <w:rsid w:val="00255940"/>
    <w:rsid w:val="00255DF2"/>
    <w:rsid w:val="002564C8"/>
    <w:rsid w:val="00265D2B"/>
    <w:rsid w:val="002746EA"/>
    <w:rsid w:val="002757D7"/>
    <w:rsid w:val="00277692"/>
    <w:rsid w:val="00277902"/>
    <w:rsid w:val="00282E8C"/>
    <w:rsid w:val="00282EE3"/>
    <w:rsid w:val="00284621"/>
    <w:rsid w:val="00284DB4"/>
    <w:rsid w:val="00285332"/>
    <w:rsid w:val="00285777"/>
    <w:rsid w:val="0028722D"/>
    <w:rsid w:val="00290579"/>
    <w:rsid w:val="002937E7"/>
    <w:rsid w:val="00293FE7"/>
    <w:rsid w:val="002B15C1"/>
    <w:rsid w:val="002B2E26"/>
    <w:rsid w:val="002B60F5"/>
    <w:rsid w:val="002B6E0A"/>
    <w:rsid w:val="002B7649"/>
    <w:rsid w:val="002B7C70"/>
    <w:rsid w:val="002C025B"/>
    <w:rsid w:val="002C1093"/>
    <w:rsid w:val="002C41FB"/>
    <w:rsid w:val="002D3A11"/>
    <w:rsid w:val="002D4623"/>
    <w:rsid w:val="002D79C2"/>
    <w:rsid w:val="002E7471"/>
    <w:rsid w:val="002E7992"/>
    <w:rsid w:val="002F1B01"/>
    <w:rsid w:val="002F3CFF"/>
    <w:rsid w:val="002F76AB"/>
    <w:rsid w:val="00304AF6"/>
    <w:rsid w:val="00313FB4"/>
    <w:rsid w:val="00315D86"/>
    <w:rsid w:val="00316D4E"/>
    <w:rsid w:val="003308D8"/>
    <w:rsid w:val="003318B9"/>
    <w:rsid w:val="003340F1"/>
    <w:rsid w:val="00336722"/>
    <w:rsid w:val="00342A61"/>
    <w:rsid w:val="0034735D"/>
    <w:rsid w:val="00354E9C"/>
    <w:rsid w:val="00357CAF"/>
    <w:rsid w:val="00361757"/>
    <w:rsid w:val="00363431"/>
    <w:rsid w:val="0036649E"/>
    <w:rsid w:val="003671DE"/>
    <w:rsid w:val="0037089F"/>
    <w:rsid w:val="003715BB"/>
    <w:rsid w:val="00383129"/>
    <w:rsid w:val="003845D8"/>
    <w:rsid w:val="00384B86"/>
    <w:rsid w:val="00385053"/>
    <w:rsid w:val="003870AC"/>
    <w:rsid w:val="00397ECA"/>
    <w:rsid w:val="003A068C"/>
    <w:rsid w:val="003A2A36"/>
    <w:rsid w:val="003A6708"/>
    <w:rsid w:val="003B12AA"/>
    <w:rsid w:val="003B2EA6"/>
    <w:rsid w:val="003B345F"/>
    <w:rsid w:val="003B3497"/>
    <w:rsid w:val="003B6BCB"/>
    <w:rsid w:val="003B7E29"/>
    <w:rsid w:val="003C07B8"/>
    <w:rsid w:val="003C4626"/>
    <w:rsid w:val="003C5FAA"/>
    <w:rsid w:val="003D4928"/>
    <w:rsid w:val="003E15DC"/>
    <w:rsid w:val="003E40D5"/>
    <w:rsid w:val="003E6473"/>
    <w:rsid w:val="003F32E1"/>
    <w:rsid w:val="003F39B0"/>
    <w:rsid w:val="003F756B"/>
    <w:rsid w:val="004013CA"/>
    <w:rsid w:val="0040635B"/>
    <w:rsid w:val="004114A5"/>
    <w:rsid w:val="0041400A"/>
    <w:rsid w:val="00414968"/>
    <w:rsid w:val="00416D97"/>
    <w:rsid w:val="004217CF"/>
    <w:rsid w:val="00425280"/>
    <w:rsid w:val="0043526C"/>
    <w:rsid w:val="00437913"/>
    <w:rsid w:val="00442F68"/>
    <w:rsid w:val="00445828"/>
    <w:rsid w:val="004458A2"/>
    <w:rsid w:val="004507DB"/>
    <w:rsid w:val="00453257"/>
    <w:rsid w:val="004539CD"/>
    <w:rsid w:val="00455D83"/>
    <w:rsid w:val="004563BB"/>
    <w:rsid w:val="004648C3"/>
    <w:rsid w:val="00464F3C"/>
    <w:rsid w:val="00465685"/>
    <w:rsid w:val="00474814"/>
    <w:rsid w:val="004806D0"/>
    <w:rsid w:val="00480DF6"/>
    <w:rsid w:val="0048632C"/>
    <w:rsid w:val="004900F2"/>
    <w:rsid w:val="00490847"/>
    <w:rsid w:val="00491A1E"/>
    <w:rsid w:val="00494C37"/>
    <w:rsid w:val="00495165"/>
    <w:rsid w:val="004A1794"/>
    <w:rsid w:val="004A2F90"/>
    <w:rsid w:val="004A4E03"/>
    <w:rsid w:val="004B1A87"/>
    <w:rsid w:val="004B7983"/>
    <w:rsid w:val="004B7F1B"/>
    <w:rsid w:val="004C1044"/>
    <w:rsid w:val="004C2D0B"/>
    <w:rsid w:val="004D2063"/>
    <w:rsid w:val="004E4EDE"/>
    <w:rsid w:val="004E5102"/>
    <w:rsid w:val="004F3550"/>
    <w:rsid w:val="004F4ED8"/>
    <w:rsid w:val="004F62CA"/>
    <w:rsid w:val="004F6771"/>
    <w:rsid w:val="004F6E95"/>
    <w:rsid w:val="004F7AA5"/>
    <w:rsid w:val="00503B3A"/>
    <w:rsid w:val="0050433C"/>
    <w:rsid w:val="00505DB2"/>
    <w:rsid w:val="00507BA3"/>
    <w:rsid w:val="00511254"/>
    <w:rsid w:val="00514765"/>
    <w:rsid w:val="00520444"/>
    <w:rsid w:val="00525D97"/>
    <w:rsid w:val="00530941"/>
    <w:rsid w:val="00535A5E"/>
    <w:rsid w:val="005371AB"/>
    <w:rsid w:val="005404EA"/>
    <w:rsid w:val="00542B75"/>
    <w:rsid w:val="005463C3"/>
    <w:rsid w:val="0054794E"/>
    <w:rsid w:val="005603CD"/>
    <w:rsid w:val="00561B83"/>
    <w:rsid w:val="005662F7"/>
    <w:rsid w:val="00570E85"/>
    <w:rsid w:val="0057392F"/>
    <w:rsid w:val="00577DD2"/>
    <w:rsid w:val="00583C88"/>
    <w:rsid w:val="00585060"/>
    <w:rsid w:val="00585452"/>
    <w:rsid w:val="00590397"/>
    <w:rsid w:val="00594846"/>
    <w:rsid w:val="00595053"/>
    <w:rsid w:val="00595C29"/>
    <w:rsid w:val="005A3253"/>
    <w:rsid w:val="005A3AE8"/>
    <w:rsid w:val="005A478E"/>
    <w:rsid w:val="005B00B8"/>
    <w:rsid w:val="005B6A53"/>
    <w:rsid w:val="005B7E75"/>
    <w:rsid w:val="005C5666"/>
    <w:rsid w:val="005C69D4"/>
    <w:rsid w:val="005D4065"/>
    <w:rsid w:val="005D62A8"/>
    <w:rsid w:val="005D7037"/>
    <w:rsid w:val="005D7A1E"/>
    <w:rsid w:val="005E6BDA"/>
    <w:rsid w:val="005F099B"/>
    <w:rsid w:val="005F22B7"/>
    <w:rsid w:val="005F5F91"/>
    <w:rsid w:val="005F7650"/>
    <w:rsid w:val="006031C7"/>
    <w:rsid w:val="0060327B"/>
    <w:rsid w:val="00603B3A"/>
    <w:rsid w:val="00605EDE"/>
    <w:rsid w:val="006075B9"/>
    <w:rsid w:val="00613923"/>
    <w:rsid w:val="00631982"/>
    <w:rsid w:val="00632A6B"/>
    <w:rsid w:val="00653A96"/>
    <w:rsid w:val="00657995"/>
    <w:rsid w:val="00664C58"/>
    <w:rsid w:val="00672E65"/>
    <w:rsid w:val="00680382"/>
    <w:rsid w:val="00685039"/>
    <w:rsid w:val="006918C1"/>
    <w:rsid w:val="006B0A95"/>
    <w:rsid w:val="006C5D3C"/>
    <w:rsid w:val="006D0EE2"/>
    <w:rsid w:val="006D41B4"/>
    <w:rsid w:val="006E1A1C"/>
    <w:rsid w:val="006E34E3"/>
    <w:rsid w:val="006E6666"/>
    <w:rsid w:val="006F2713"/>
    <w:rsid w:val="006F626A"/>
    <w:rsid w:val="00701E5C"/>
    <w:rsid w:val="00705165"/>
    <w:rsid w:val="00711AFE"/>
    <w:rsid w:val="00713757"/>
    <w:rsid w:val="00720567"/>
    <w:rsid w:val="0072084C"/>
    <w:rsid w:val="007252E3"/>
    <w:rsid w:val="00730B37"/>
    <w:rsid w:val="00731FCF"/>
    <w:rsid w:val="00733316"/>
    <w:rsid w:val="0074063B"/>
    <w:rsid w:val="00741996"/>
    <w:rsid w:val="00747F21"/>
    <w:rsid w:val="00757DD0"/>
    <w:rsid w:val="0076047E"/>
    <w:rsid w:val="007641F3"/>
    <w:rsid w:val="00767B81"/>
    <w:rsid w:val="00770D4F"/>
    <w:rsid w:val="00773B1C"/>
    <w:rsid w:val="00774C57"/>
    <w:rsid w:val="0077524A"/>
    <w:rsid w:val="00775378"/>
    <w:rsid w:val="007753F9"/>
    <w:rsid w:val="0078054C"/>
    <w:rsid w:val="00780877"/>
    <w:rsid w:val="00784B2F"/>
    <w:rsid w:val="0079214B"/>
    <w:rsid w:val="007B0067"/>
    <w:rsid w:val="007B0469"/>
    <w:rsid w:val="007B1858"/>
    <w:rsid w:val="007B4D42"/>
    <w:rsid w:val="007D27FE"/>
    <w:rsid w:val="007D2872"/>
    <w:rsid w:val="007D7E0B"/>
    <w:rsid w:val="007E249A"/>
    <w:rsid w:val="007E3138"/>
    <w:rsid w:val="007E341F"/>
    <w:rsid w:val="007F05CE"/>
    <w:rsid w:val="007F289B"/>
    <w:rsid w:val="007F2A56"/>
    <w:rsid w:val="007F3C1B"/>
    <w:rsid w:val="00802DC8"/>
    <w:rsid w:val="008077A5"/>
    <w:rsid w:val="008146E3"/>
    <w:rsid w:val="008155FF"/>
    <w:rsid w:val="00821CD1"/>
    <w:rsid w:val="00830B20"/>
    <w:rsid w:val="00833139"/>
    <w:rsid w:val="00837C27"/>
    <w:rsid w:val="0084419B"/>
    <w:rsid w:val="00846B2D"/>
    <w:rsid w:val="00852D96"/>
    <w:rsid w:val="00853CDA"/>
    <w:rsid w:val="008544AF"/>
    <w:rsid w:val="00866F7F"/>
    <w:rsid w:val="008717E9"/>
    <w:rsid w:val="008746FE"/>
    <w:rsid w:val="0088372F"/>
    <w:rsid w:val="00883CE3"/>
    <w:rsid w:val="0088565D"/>
    <w:rsid w:val="0088752C"/>
    <w:rsid w:val="0089292C"/>
    <w:rsid w:val="00895E4A"/>
    <w:rsid w:val="008A29E4"/>
    <w:rsid w:val="008A3D04"/>
    <w:rsid w:val="008A4648"/>
    <w:rsid w:val="008A5BC9"/>
    <w:rsid w:val="008B4022"/>
    <w:rsid w:val="008B4E3C"/>
    <w:rsid w:val="008C21B3"/>
    <w:rsid w:val="008C2596"/>
    <w:rsid w:val="008C784A"/>
    <w:rsid w:val="008D132C"/>
    <w:rsid w:val="008D2321"/>
    <w:rsid w:val="008E0526"/>
    <w:rsid w:val="008E067E"/>
    <w:rsid w:val="008E0769"/>
    <w:rsid w:val="008E7DDB"/>
    <w:rsid w:val="008F394A"/>
    <w:rsid w:val="008F4B9E"/>
    <w:rsid w:val="008F4D2A"/>
    <w:rsid w:val="008F6F8C"/>
    <w:rsid w:val="00911038"/>
    <w:rsid w:val="009140DF"/>
    <w:rsid w:val="00920E3F"/>
    <w:rsid w:val="009268E9"/>
    <w:rsid w:val="00926C70"/>
    <w:rsid w:val="00933776"/>
    <w:rsid w:val="00936707"/>
    <w:rsid w:val="0094139F"/>
    <w:rsid w:val="00942036"/>
    <w:rsid w:val="00943D3F"/>
    <w:rsid w:val="00946FF1"/>
    <w:rsid w:val="00951A24"/>
    <w:rsid w:val="00952FB7"/>
    <w:rsid w:val="00953A79"/>
    <w:rsid w:val="00957140"/>
    <w:rsid w:val="009633B8"/>
    <w:rsid w:val="009654A5"/>
    <w:rsid w:val="009671FE"/>
    <w:rsid w:val="0098095A"/>
    <w:rsid w:val="009827DB"/>
    <w:rsid w:val="00983214"/>
    <w:rsid w:val="00990D60"/>
    <w:rsid w:val="00993D0B"/>
    <w:rsid w:val="00995DA9"/>
    <w:rsid w:val="00996139"/>
    <w:rsid w:val="00996D56"/>
    <w:rsid w:val="009A0563"/>
    <w:rsid w:val="009A5CA1"/>
    <w:rsid w:val="009A67A0"/>
    <w:rsid w:val="009C42E8"/>
    <w:rsid w:val="009C58E4"/>
    <w:rsid w:val="009D02F2"/>
    <w:rsid w:val="009D05F7"/>
    <w:rsid w:val="009D3555"/>
    <w:rsid w:val="009D3E7C"/>
    <w:rsid w:val="009D6D99"/>
    <w:rsid w:val="009D7CA1"/>
    <w:rsid w:val="009F0A21"/>
    <w:rsid w:val="009F68ED"/>
    <w:rsid w:val="00A0751D"/>
    <w:rsid w:val="00A076AF"/>
    <w:rsid w:val="00A115AC"/>
    <w:rsid w:val="00A124CC"/>
    <w:rsid w:val="00A12A74"/>
    <w:rsid w:val="00A13359"/>
    <w:rsid w:val="00A137F5"/>
    <w:rsid w:val="00A162FF"/>
    <w:rsid w:val="00A17631"/>
    <w:rsid w:val="00A221A5"/>
    <w:rsid w:val="00A2446F"/>
    <w:rsid w:val="00A30FAF"/>
    <w:rsid w:val="00A325EA"/>
    <w:rsid w:val="00A37EE5"/>
    <w:rsid w:val="00A4029B"/>
    <w:rsid w:val="00A42EC4"/>
    <w:rsid w:val="00A44D6C"/>
    <w:rsid w:val="00A47F66"/>
    <w:rsid w:val="00A53EB8"/>
    <w:rsid w:val="00A61AFD"/>
    <w:rsid w:val="00A6758C"/>
    <w:rsid w:val="00A71790"/>
    <w:rsid w:val="00A746C3"/>
    <w:rsid w:val="00A7578F"/>
    <w:rsid w:val="00A84245"/>
    <w:rsid w:val="00A91C1F"/>
    <w:rsid w:val="00A94ED4"/>
    <w:rsid w:val="00AA1465"/>
    <w:rsid w:val="00AA39D9"/>
    <w:rsid w:val="00AA3D93"/>
    <w:rsid w:val="00AA6837"/>
    <w:rsid w:val="00AB07C1"/>
    <w:rsid w:val="00AC05D8"/>
    <w:rsid w:val="00AC10AE"/>
    <w:rsid w:val="00AC132B"/>
    <w:rsid w:val="00AC20E1"/>
    <w:rsid w:val="00AD1F8A"/>
    <w:rsid w:val="00AE201E"/>
    <w:rsid w:val="00AE45BE"/>
    <w:rsid w:val="00AE6CC6"/>
    <w:rsid w:val="00AE707F"/>
    <w:rsid w:val="00B01BC7"/>
    <w:rsid w:val="00B0675F"/>
    <w:rsid w:val="00B11D5F"/>
    <w:rsid w:val="00B170C7"/>
    <w:rsid w:val="00B2019A"/>
    <w:rsid w:val="00B2422E"/>
    <w:rsid w:val="00B32ABC"/>
    <w:rsid w:val="00B34839"/>
    <w:rsid w:val="00B363C6"/>
    <w:rsid w:val="00B36E5C"/>
    <w:rsid w:val="00B5058D"/>
    <w:rsid w:val="00B50C32"/>
    <w:rsid w:val="00B51D35"/>
    <w:rsid w:val="00B541D9"/>
    <w:rsid w:val="00B65E6E"/>
    <w:rsid w:val="00B66850"/>
    <w:rsid w:val="00B66E1F"/>
    <w:rsid w:val="00B8271F"/>
    <w:rsid w:val="00B93539"/>
    <w:rsid w:val="00BA061E"/>
    <w:rsid w:val="00BA34E3"/>
    <w:rsid w:val="00BA6C3D"/>
    <w:rsid w:val="00BB1DDD"/>
    <w:rsid w:val="00BB2009"/>
    <w:rsid w:val="00BC02A4"/>
    <w:rsid w:val="00BC3EF7"/>
    <w:rsid w:val="00BC4FBA"/>
    <w:rsid w:val="00BC6769"/>
    <w:rsid w:val="00BC6F82"/>
    <w:rsid w:val="00BD2B53"/>
    <w:rsid w:val="00BE06E6"/>
    <w:rsid w:val="00BE2AF8"/>
    <w:rsid w:val="00BE48B4"/>
    <w:rsid w:val="00BE7CAE"/>
    <w:rsid w:val="00BF1BD6"/>
    <w:rsid w:val="00BF288A"/>
    <w:rsid w:val="00C02126"/>
    <w:rsid w:val="00C030CA"/>
    <w:rsid w:val="00C22A7F"/>
    <w:rsid w:val="00C3428F"/>
    <w:rsid w:val="00C34DA8"/>
    <w:rsid w:val="00C353F0"/>
    <w:rsid w:val="00C36A4B"/>
    <w:rsid w:val="00C40A84"/>
    <w:rsid w:val="00C57919"/>
    <w:rsid w:val="00C634E2"/>
    <w:rsid w:val="00C65990"/>
    <w:rsid w:val="00C659C3"/>
    <w:rsid w:val="00C67998"/>
    <w:rsid w:val="00C761F7"/>
    <w:rsid w:val="00C80E71"/>
    <w:rsid w:val="00C85FCA"/>
    <w:rsid w:val="00C91011"/>
    <w:rsid w:val="00C912C8"/>
    <w:rsid w:val="00CA2E33"/>
    <w:rsid w:val="00CA6170"/>
    <w:rsid w:val="00CA6C6F"/>
    <w:rsid w:val="00CA74B2"/>
    <w:rsid w:val="00CB0AF3"/>
    <w:rsid w:val="00CB0F31"/>
    <w:rsid w:val="00CB3E5E"/>
    <w:rsid w:val="00CB4E0C"/>
    <w:rsid w:val="00CB718B"/>
    <w:rsid w:val="00CC0EAA"/>
    <w:rsid w:val="00CC3B88"/>
    <w:rsid w:val="00CD246E"/>
    <w:rsid w:val="00CD25E1"/>
    <w:rsid w:val="00CD73EC"/>
    <w:rsid w:val="00CD7757"/>
    <w:rsid w:val="00CD7860"/>
    <w:rsid w:val="00CE0FB2"/>
    <w:rsid w:val="00CE1E9F"/>
    <w:rsid w:val="00CE6617"/>
    <w:rsid w:val="00CE66A3"/>
    <w:rsid w:val="00CF0B40"/>
    <w:rsid w:val="00D001BD"/>
    <w:rsid w:val="00D00BA0"/>
    <w:rsid w:val="00D00C7A"/>
    <w:rsid w:val="00D00F46"/>
    <w:rsid w:val="00D046CC"/>
    <w:rsid w:val="00D06F4C"/>
    <w:rsid w:val="00D1778E"/>
    <w:rsid w:val="00D214B6"/>
    <w:rsid w:val="00D2754C"/>
    <w:rsid w:val="00D278F8"/>
    <w:rsid w:val="00D30050"/>
    <w:rsid w:val="00D42F67"/>
    <w:rsid w:val="00D43D06"/>
    <w:rsid w:val="00D46357"/>
    <w:rsid w:val="00D51EB2"/>
    <w:rsid w:val="00D5268A"/>
    <w:rsid w:val="00D528EE"/>
    <w:rsid w:val="00D54D16"/>
    <w:rsid w:val="00D62459"/>
    <w:rsid w:val="00D62C8A"/>
    <w:rsid w:val="00D746FD"/>
    <w:rsid w:val="00D77A73"/>
    <w:rsid w:val="00D85BFE"/>
    <w:rsid w:val="00DA0064"/>
    <w:rsid w:val="00DA55DF"/>
    <w:rsid w:val="00DA5C83"/>
    <w:rsid w:val="00DB2588"/>
    <w:rsid w:val="00DB3B60"/>
    <w:rsid w:val="00DB3D9D"/>
    <w:rsid w:val="00DD22FB"/>
    <w:rsid w:val="00DD33DD"/>
    <w:rsid w:val="00DD52E4"/>
    <w:rsid w:val="00DD5BFC"/>
    <w:rsid w:val="00DE17DC"/>
    <w:rsid w:val="00DE2485"/>
    <w:rsid w:val="00DE3227"/>
    <w:rsid w:val="00DE3899"/>
    <w:rsid w:val="00DE4646"/>
    <w:rsid w:val="00DE5AF8"/>
    <w:rsid w:val="00DF4043"/>
    <w:rsid w:val="00DF47D5"/>
    <w:rsid w:val="00E01957"/>
    <w:rsid w:val="00E04561"/>
    <w:rsid w:val="00E05BF3"/>
    <w:rsid w:val="00E06D0A"/>
    <w:rsid w:val="00E07198"/>
    <w:rsid w:val="00E077CC"/>
    <w:rsid w:val="00E22B8B"/>
    <w:rsid w:val="00E24227"/>
    <w:rsid w:val="00E2558A"/>
    <w:rsid w:val="00E26625"/>
    <w:rsid w:val="00E36C78"/>
    <w:rsid w:val="00E37C94"/>
    <w:rsid w:val="00E41156"/>
    <w:rsid w:val="00E44586"/>
    <w:rsid w:val="00E47975"/>
    <w:rsid w:val="00E50378"/>
    <w:rsid w:val="00E51A91"/>
    <w:rsid w:val="00E565AD"/>
    <w:rsid w:val="00E6090A"/>
    <w:rsid w:val="00E65FC0"/>
    <w:rsid w:val="00E67277"/>
    <w:rsid w:val="00E675EB"/>
    <w:rsid w:val="00E67EB6"/>
    <w:rsid w:val="00E82768"/>
    <w:rsid w:val="00E85BE3"/>
    <w:rsid w:val="00E93EEE"/>
    <w:rsid w:val="00EA00F7"/>
    <w:rsid w:val="00EA197A"/>
    <w:rsid w:val="00EA4F02"/>
    <w:rsid w:val="00EA6182"/>
    <w:rsid w:val="00EB7D95"/>
    <w:rsid w:val="00EC0A3B"/>
    <w:rsid w:val="00EC46AE"/>
    <w:rsid w:val="00ED0A3B"/>
    <w:rsid w:val="00ED0E90"/>
    <w:rsid w:val="00ED4BFB"/>
    <w:rsid w:val="00EE049D"/>
    <w:rsid w:val="00EE1471"/>
    <w:rsid w:val="00EE14AC"/>
    <w:rsid w:val="00EE297F"/>
    <w:rsid w:val="00EE4BC5"/>
    <w:rsid w:val="00EE4F20"/>
    <w:rsid w:val="00EF0CD0"/>
    <w:rsid w:val="00EF7FF5"/>
    <w:rsid w:val="00F0101B"/>
    <w:rsid w:val="00F062D6"/>
    <w:rsid w:val="00F1365A"/>
    <w:rsid w:val="00F168AB"/>
    <w:rsid w:val="00F20898"/>
    <w:rsid w:val="00F22C59"/>
    <w:rsid w:val="00F237AB"/>
    <w:rsid w:val="00F24168"/>
    <w:rsid w:val="00F249D0"/>
    <w:rsid w:val="00F26A8C"/>
    <w:rsid w:val="00F272B3"/>
    <w:rsid w:val="00F32C2D"/>
    <w:rsid w:val="00F3469F"/>
    <w:rsid w:val="00F42CBB"/>
    <w:rsid w:val="00F461B5"/>
    <w:rsid w:val="00F4668E"/>
    <w:rsid w:val="00F5049A"/>
    <w:rsid w:val="00F54FFB"/>
    <w:rsid w:val="00F567A5"/>
    <w:rsid w:val="00F603AC"/>
    <w:rsid w:val="00F62F1B"/>
    <w:rsid w:val="00F7059B"/>
    <w:rsid w:val="00F7091D"/>
    <w:rsid w:val="00F70CDC"/>
    <w:rsid w:val="00F74C3A"/>
    <w:rsid w:val="00F86D3B"/>
    <w:rsid w:val="00F90770"/>
    <w:rsid w:val="00F9208B"/>
    <w:rsid w:val="00F92439"/>
    <w:rsid w:val="00F93007"/>
    <w:rsid w:val="00F93965"/>
    <w:rsid w:val="00F93A65"/>
    <w:rsid w:val="00F97114"/>
    <w:rsid w:val="00F97AFE"/>
    <w:rsid w:val="00F97CE3"/>
    <w:rsid w:val="00FA3048"/>
    <w:rsid w:val="00FA5421"/>
    <w:rsid w:val="00FA73A3"/>
    <w:rsid w:val="00FC2A33"/>
    <w:rsid w:val="00FC62C4"/>
    <w:rsid w:val="00FC79E6"/>
    <w:rsid w:val="00FD6F12"/>
    <w:rsid w:val="00FE2D4F"/>
    <w:rsid w:val="00FE3BE3"/>
    <w:rsid w:val="00FF01AC"/>
    <w:rsid w:val="0BF3AC7E"/>
    <w:rsid w:val="0FD991EC"/>
    <w:rsid w:val="1085DC35"/>
    <w:rsid w:val="1464EE5B"/>
    <w:rsid w:val="179FDE2A"/>
    <w:rsid w:val="1C25632A"/>
    <w:rsid w:val="1E2FB060"/>
    <w:rsid w:val="21F5C2BA"/>
    <w:rsid w:val="257BFE54"/>
    <w:rsid w:val="2977DDFA"/>
    <w:rsid w:val="32AED518"/>
    <w:rsid w:val="3A93D822"/>
    <w:rsid w:val="3C6E6B76"/>
    <w:rsid w:val="3E49D85C"/>
    <w:rsid w:val="41D5632E"/>
    <w:rsid w:val="44A944A1"/>
    <w:rsid w:val="513552FB"/>
    <w:rsid w:val="55B7F7EA"/>
    <w:rsid w:val="63945C2F"/>
    <w:rsid w:val="6618FE92"/>
    <w:rsid w:val="66A98D39"/>
    <w:rsid w:val="6AC06FD7"/>
    <w:rsid w:val="6C9ECB4C"/>
    <w:rsid w:val="726183D8"/>
    <w:rsid w:val="7943AE89"/>
    <w:rsid w:val="7E29791A"/>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EC29ED"/>
  <w15:docId w15:val="{26C214ED-CF33-4D4D-9711-0A154051C66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0" w:semiHidden="1" w:unhideWhenUsed="1" w:qFormat="1"/>
    <w:lsdException w:name="heading 7" w:uiPriority="0" w:semiHidden="1" w:unhideWhenUsed="1" w:qFormat="1"/>
    <w:lsdException w:name="heading 8" w:uiPriority="0" w:semiHidden="1" w:unhideWhenUsed="1" w:qFormat="1"/>
    <w:lsdException w:name="heading 9" w:uiPriority="0"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unhideWhenUsed/>
    <w:qFormat/>
    <w:rsid w:val="004539CD"/>
    <w:pPr>
      <w:suppressAutoHyphens/>
      <w:spacing w:after="0" w:line="240" w:lineRule="auto"/>
    </w:pPr>
    <w:rPr>
      <w:rFonts w:ascii="Arial" w:hAnsi="Arial" w:eastAsia="Times New Roman" w:cs="Times New Roman"/>
      <w:szCs w:val="24"/>
      <w:lang w:val="en-GB" w:eastAsia="en-GB"/>
    </w:rPr>
  </w:style>
  <w:style w:type="paragraph" w:styleId="Heading6">
    <w:name w:val="heading 6"/>
    <w:aliases w:val="AgtHead6,H6,L1 Heading 6,T1,Bullet list,sub-dash,sd,5,E6,6,Legal Level 1.,cnp,Caption number (page-wide),Tables,h6,Lev 6,Heading 6(unused),L1 PIP,Heading 6  Appendix Y &amp; Z,H61,H62,H63,H64,H65,H66,H67,H68,H69,H610,H611,H612,H613,H614,H615,H616"/>
    <w:basedOn w:val="Normal"/>
    <w:link w:val="Heading6Char"/>
    <w:qFormat/>
    <w:rsid w:val="00464F3C"/>
    <w:pPr>
      <w:numPr>
        <w:ilvl w:val="5"/>
        <w:numId w:val="13"/>
      </w:numPr>
      <w:spacing w:before="240" w:after="60" w:line="360" w:lineRule="auto"/>
      <w:jc w:val="both"/>
      <w:outlineLvl w:val="5"/>
    </w:pPr>
    <w:rPr>
      <w:szCs w:val="20"/>
      <w:lang w:val="en-ZA" w:eastAsia="en-US"/>
    </w:rPr>
  </w:style>
  <w:style w:type="paragraph" w:styleId="Heading7">
    <w:name w:val="heading 7"/>
    <w:aliases w:val="L7,letter list,L1 Heading 7,7,req3,Legal Level 1.1.,cnc,Caption number (column-wide),Bulleted list,Lev 7,Heading 7(unused),L2 PIP,H7DO NOT USE,Blank 3,Appendix Major,Simple arabic numbers,Simple Arabic Numbers,(1),Hd7,PIM 7,rp_Heading 7"/>
    <w:basedOn w:val="Normal"/>
    <w:link w:val="Heading7Char"/>
    <w:qFormat/>
    <w:rsid w:val="00464F3C"/>
    <w:pPr>
      <w:numPr>
        <w:ilvl w:val="6"/>
        <w:numId w:val="13"/>
      </w:numPr>
      <w:spacing w:before="240" w:after="60" w:line="360" w:lineRule="auto"/>
      <w:jc w:val="both"/>
      <w:outlineLvl w:val="6"/>
    </w:pPr>
    <w:rPr>
      <w:szCs w:val="20"/>
      <w:lang w:val="en-ZA" w:eastAsia="en-US"/>
    </w:rPr>
  </w:style>
  <w:style w:type="paragraph" w:styleId="Heading8">
    <w:name w:val="heading 8"/>
    <w:aliases w:val="Annex,L1 Heading 8,Legal Level 1.1.1.,Center Bold,action,8,r,requirement,Requirement,req2,Reference List,Appendix1,Lev 8,h8 DO NOT USE,Blank 4,Appendix Minor,Hd8,Simple alpha numbers,rp_Heading 8"/>
    <w:basedOn w:val="Normal"/>
    <w:link w:val="Heading8Char"/>
    <w:qFormat/>
    <w:rsid w:val="00464F3C"/>
    <w:pPr>
      <w:numPr>
        <w:ilvl w:val="7"/>
        <w:numId w:val="13"/>
      </w:numPr>
      <w:spacing w:before="240" w:after="60" w:line="360" w:lineRule="auto"/>
      <w:jc w:val="both"/>
      <w:outlineLvl w:val="7"/>
    </w:pPr>
    <w:rPr>
      <w:szCs w:val="20"/>
      <w:lang w:val="en-ZA" w:eastAsia="en-US"/>
    </w:rPr>
  </w:style>
  <w:style w:type="paragraph" w:styleId="Heading9">
    <w:name w:val="heading 9"/>
    <w:aliases w:val="Annex1,Appen 1,L1 Heading 9,Titre 10,progress,9,rb,req bullet,req1,App1,Figure Heading,FH,Appendix2,Legal Level 1.1.1.1.,Lev 9,App Heading,Heading 9 (defunct),h9 DO NOT USE,Blank 5,appendix,Hd9,PIM 9,Simple (sm) roman numbers,rp_Heading 9"/>
    <w:basedOn w:val="Normal"/>
    <w:link w:val="Heading9Char"/>
    <w:qFormat/>
    <w:rsid w:val="00464F3C"/>
    <w:pPr>
      <w:numPr>
        <w:ilvl w:val="8"/>
        <w:numId w:val="13"/>
      </w:numPr>
      <w:tabs>
        <w:tab w:val="left" w:pos="5103"/>
      </w:tabs>
      <w:spacing w:before="240" w:after="60" w:line="360" w:lineRule="auto"/>
      <w:jc w:val="both"/>
      <w:outlineLvl w:val="8"/>
    </w:pPr>
    <w:rPr>
      <w:szCs w:val="20"/>
      <w:lang w:val="en-ZA" w:eastAsia="en-U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Alt1" w:customStyle="1">
    <w:name w:val="Alt 1"/>
    <w:basedOn w:val="Normal"/>
    <w:link w:val="Alt1Char"/>
    <w:qFormat/>
    <w:rsid w:val="000C5E76"/>
    <w:pPr>
      <w:keepNext/>
      <w:numPr>
        <w:numId w:val="2"/>
      </w:numPr>
      <w:tabs>
        <w:tab w:val="num" w:pos="567"/>
      </w:tabs>
      <w:spacing w:before="240" w:after="240" w:line="360" w:lineRule="auto"/>
      <w:ind w:left="567"/>
      <w:jc w:val="both"/>
      <w:outlineLvl w:val="0"/>
    </w:pPr>
    <w:rPr>
      <w:b/>
    </w:rPr>
  </w:style>
  <w:style w:type="character" w:styleId="Alt1Char" w:customStyle="1">
    <w:name w:val="Alt 1 Char"/>
    <w:basedOn w:val="DefaultParagraphFont"/>
    <w:link w:val="Alt1"/>
    <w:rsid w:val="000C5E76"/>
    <w:rPr>
      <w:rFonts w:ascii="Arial" w:hAnsi="Arial" w:eastAsia="Times New Roman" w:cs="Times New Roman"/>
      <w:b/>
      <w:szCs w:val="24"/>
      <w:lang w:val="en-GB" w:eastAsia="en-GB"/>
    </w:rPr>
  </w:style>
  <w:style w:type="paragraph" w:styleId="CtrlAlt1" w:customStyle="1">
    <w:name w:val="Ctrl Alt 1"/>
    <w:basedOn w:val="Normal"/>
    <w:link w:val="CtrlAlt1Char"/>
    <w:qFormat/>
    <w:rsid w:val="000C5E76"/>
    <w:pPr>
      <w:tabs>
        <w:tab w:val="left" w:pos="3402"/>
        <w:tab w:val="left" w:pos="3969"/>
      </w:tabs>
      <w:spacing w:after="240" w:line="360" w:lineRule="auto"/>
      <w:ind w:left="567"/>
      <w:jc w:val="both"/>
      <w:outlineLvl w:val="1"/>
    </w:pPr>
  </w:style>
  <w:style w:type="character" w:styleId="CtrlAlt1Char" w:customStyle="1">
    <w:name w:val="Ctrl Alt 1 Char"/>
    <w:basedOn w:val="DefaultParagraphFont"/>
    <w:link w:val="CtrlAlt1"/>
    <w:rsid w:val="000C5E76"/>
    <w:rPr>
      <w:rFonts w:ascii="Arial" w:hAnsi="Arial"/>
      <w:szCs w:val="24"/>
    </w:rPr>
  </w:style>
  <w:style w:type="paragraph" w:styleId="CtrlAlt3" w:customStyle="1">
    <w:name w:val="Ctrl Alt 3"/>
    <w:basedOn w:val="Normal"/>
    <w:link w:val="CtrlAlt3Char"/>
    <w:qFormat/>
    <w:rsid w:val="000C5E76"/>
    <w:pPr>
      <w:tabs>
        <w:tab w:val="left" w:pos="3969"/>
        <w:tab w:val="left" w:pos="4536"/>
      </w:tabs>
      <w:spacing w:after="240" w:line="360" w:lineRule="auto"/>
      <w:ind w:left="1701"/>
      <w:jc w:val="both"/>
    </w:pPr>
  </w:style>
  <w:style w:type="character" w:styleId="CtrlAlt3Char" w:customStyle="1">
    <w:name w:val="Ctrl Alt 3 Char"/>
    <w:basedOn w:val="DefaultParagraphFont"/>
    <w:link w:val="CtrlAlt3"/>
    <w:rsid w:val="000C5E76"/>
    <w:rPr>
      <w:rFonts w:ascii="Arial" w:hAnsi="Arial"/>
      <w:szCs w:val="24"/>
    </w:rPr>
  </w:style>
  <w:style w:type="paragraph" w:styleId="CtrlShift1" w:customStyle="1">
    <w:name w:val="Ctrl Shift 1"/>
    <w:basedOn w:val="Normal"/>
    <w:link w:val="CtrlShift1Char"/>
    <w:qFormat/>
    <w:rsid w:val="000C5E76"/>
    <w:pPr>
      <w:tabs>
        <w:tab w:val="num" w:pos="567"/>
      </w:tabs>
      <w:spacing w:after="240" w:line="360" w:lineRule="auto"/>
      <w:ind w:left="567" w:hanging="567"/>
      <w:jc w:val="both"/>
      <w:outlineLvl w:val="0"/>
    </w:pPr>
  </w:style>
  <w:style w:type="character" w:styleId="CtrlShift1Char" w:customStyle="1">
    <w:name w:val="Ctrl Shift 1 Char"/>
    <w:basedOn w:val="DefaultParagraphFont"/>
    <w:link w:val="CtrlShift1"/>
    <w:rsid w:val="000C5E76"/>
    <w:rPr>
      <w:rFonts w:ascii="Arial" w:hAnsi="Arial"/>
      <w:szCs w:val="24"/>
    </w:rPr>
  </w:style>
  <w:style w:type="paragraph" w:styleId="CtrlShift2" w:customStyle="1">
    <w:name w:val="Ctrl Shift 2"/>
    <w:basedOn w:val="Normal"/>
    <w:link w:val="CtrlShift2Char"/>
    <w:qFormat/>
    <w:rsid w:val="000C5E76"/>
    <w:pPr>
      <w:keepNext/>
      <w:numPr>
        <w:ilvl w:val="1"/>
        <w:numId w:val="2"/>
      </w:numPr>
      <w:tabs>
        <w:tab w:val="left" w:pos="3402"/>
        <w:tab w:val="left" w:pos="3969"/>
      </w:tabs>
      <w:spacing w:after="240" w:line="360" w:lineRule="auto"/>
      <w:jc w:val="both"/>
      <w:outlineLvl w:val="1"/>
    </w:pPr>
  </w:style>
  <w:style w:type="character" w:styleId="CtrlShift2Char" w:customStyle="1">
    <w:name w:val="Ctrl Shift 2 Char"/>
    <w:basedOn w:val="DefaultParagraphFont"/>
    <w:link w:val="CtrlShift2"/>
    <w:rsid w:val="000C5E76"/>
    <w:rPr>
      <w:rFonts w:ascii="Arial" w:hAnsi="Arial" w:eastAsia="Times New Roman" w:cs="Times New Roman"/>
      <w:szCs w:val="24"/>
      <w:lang w:val="en-GB" w:eastAsia="en-GB"/>
    </w:rPr>
  </w:style>
  <w:style w:type="paragraph" w:styleId="CtrlShift3" w:customStyle="1">
    <w:name w:val="Ctrl Shift 3"/>
    <w:basedOn w:val="Normal"/>
    <w:link w:val="CtrlShift3Char"/>
    <w:qFormat/>
    <w:rsid w:val="000C5E76"/>
    <w:pPr>
      <w:numPr>
        <w:ilvl w:val="2"/>
        <w:numId w:val="2"/>
      </w:numPr>
      <w:tabs>
        <w:tab w:val="left" w:pos="3969"/>
        <w:tab w:val="left" w:pos="4536"/>
      </w:tabs>
      <w:spacing w:after="240" w:line="360" w:lineRule="auto"/>
      <w:jc w:val="both"/>
      <w:outlineLvl w:val="2"/>
    </w:pPr>
  </w:style>
  <w:style w:type="character" w:styleId="CtrlShift3Char" w:customStyle="1">
    <w:name w:val="Ctrl Shift 3 Char"/>
    <w:basedOn w:val="DefaultParagraphFont"/>
    <w:link w:val="CtrlShift3"/>
    <w:rsid w:val="000C5E76"/>
    <w:rPr>
      <w:rFonts w:ascii="Arial" w:hAnsi="Arial" w:eastAsia="Times New Roman" w:cs="Times New Roman"/>
      <w:szCs w:val="24"/>
      <w:lang w:val="en-GB" w:eastAsia="en-GB"/>
    </w:rPr>
  </w:style>
  <w:style w:type="paragraph" w:styleId="CtrlShift4" w:customStyle="1">
    <w:name w:val="Ctrl Shift 4"/>
    <w:basedOn w:val="Normal"/>
    <w:link w:val="CtrlShift4Char"/>
    <w:qFormat/>
    <w:rsid w:val="000C5E76"/>
    <w:pPr>
      <w:keepNext/>
      <w:numPr>
        <w:ilvl w:val="3"/>
        <w:numId w:val="2"/>
      </w:numPr>
      <w:spacing w:after="240" w:line="360" w:lineRule="auto"/>
      <w:jc w:val="both"/>
      <w:outlineLvl w:val="3"/>
    </w:pPr>
  </w:style>
  <w:style w:type="character" w:styleId="CtrlShift4Char" w:customStyle="1">
    <w:name w:val="Ctrl Shift 4 Char"/>
    <w:basedOn w:val="DefaultParagraphFont"/>
    <w:link w:val="CtrlShift4"/>
    <w:rsid w:val="000C5E76"/>
    <w:rPr>
      <w:rFonts w:ascii="Arial" w:hAnsi="Arial" w:eastAsia="Times New Roman" w:cs="Times New Roman"/>
      <w:szCs w:val="24"/>
      <w:lang w:val="en-GB" w:eastAsia="en-GB"/>
    </w:rPr>
  </w:style>
  <w:style w:type="paragraph" w:styleId="Alt2" w:customStyle="1">
    <w:name w:val="Alt 2"/>
    <w:basedOn w:val="Normal"/>
    <w:link w:val="Alt2Char"/>
    <w:qFormat/>
    <w:rsid w:val="000C5E76"/>
    <w:pPr>
      <w:keepNext/>
      <w:tabs>
        <w:tab w:val="num" w:pos="1134"/>
        <w:tab w:val="left" w:pos="3402"/>
        <w:tab w:val="left" w:pos="3969"/>
      </w:tabs>
      <w:spacing w:after="240" w:line="360" w:lineRule="auto"/>
      <w:ind w:left="1134" w:hanging="1134"/>
      <w:jc w:val="both"/>
      <w:outlineLvl w:val="1"/>
    </w:pPr>
    <w:rPr>
      <w:b/>
      <w:lang w:val="en-US"/>
    </w:rPr>
  </w:style>
  <w:style w:type="character" w:styleId="Alt2Char" w:customStyle="1">
    <w:name w:val="Alt 2 Char"/>
    <w:basedOn w:val="DefaultParagraphFont"/>
    <w:link w:val="Alt2"/>
    <w:rsid w:val="000C5E76"/>
    <w:rPr>
      <w:rFonts w:ascii="Arial" w:hAnsi="Arial"/>
      <w:b/>
      <w:szCs w:val="24"/>
      <w:lang w:val="en-US"/>
    </w:rPr>
  </w:style>
  <w:style w:type="paragraph" w:styleId="CtrlAlt2" w:customStyle="1">
    <w:name w:val="Ctrl Alt 2"/>
    <w:basedOn w:val="Normal"/>
    <w:link w:val="CtrlAlt2Char"/>
    <w:qFormat/>
    <w:rsid w:val="000C5E76"/>
    <w:pPr>
      <w:tabs>
        <w:tab w:val="left" w:pos="3402"/>
        <w:tab w:val="left" w:pos="3969"/>
      </w:tabs>
      <w:spacing w:after="240" w:line="360" w:lineRule="auto"/>
      <w:ind w:left="1134"/>
      <w:jc w:val="both"/>
    </w:pPr>
    <w:rPr>
      <w:lang w:val="en-US"/>
    </w:rPr>
  </w:style>
  <w:style w:type="character" w:styleId="CtrlAlt2Char" w:customStyle="1">
    <w:name w:val="Ctrl Alt 2 Char"/>
    <w:basedOn w:val="DefaultParagraphFont"/>
    <w:link w:val="CtrlAlt2"/>
    <w:rsid w:val="000C5E76"/>
    <w:rPr>
      <w:rFonts w:ascii="Arial" w:hAnsi="Arial"/>
      <w:szCs w:val="24"/>
      <w:lang w:val="en-US"/>
    </w:rPr>
  </w:style>
  <w:style w:type="character" w:styleId="WWFilename" w:customStyle="1">
    <w:name w:val="WW_Filename"/>
    <w:rsid w:val="004539CD"/>
    <w:rPr>
      <w:rFonts w:cs="Times New Roman"/>
      <w:sz w:val="16"/>
    </w:rPr>
  </w:style>
  <w:style w:type="paragraph" w:styleId="Footer">
    <w:name w:val="footer"/>
    <w:basedOn w:val="Normal"/>
    <w:link w:val="FooterChar"/>
    <w:rsid w:val="004539CD"/>
    <w:pPr>
      <w:tabs>
        <w:tab w:val="center" w:pos="4253"/>
        <w:tab w:val="right" w:pos="8505"/>
      </w:tabs>
      <w:jc w:val="both"/>
    </w:pPr>
  </w:style>
  <w:style w:type="character" w:styleId="FooterChar" w:customStyle="1">
    <w:name w:val="Footer Char"/>
    <w:basedOn w:val="DefaultParagraphFont"/>
    <w:link w:val="Footer"/>
    <w:rsid w:val="004539CD"/>
    <w:rPr>
      <w:rFonts w:ascii="Arial" w:hAnsi="Arial" w:eastAsia="Times New Roman" w:cs="Times New Roman"/>
      <w:szCs w:val="24"/>
      <w:lang w:val="en-GB" w:eastAsia="en-GB"/>
    </w:rPr>
  </w:style>
  <w:style w:type="paragraph" w:styleId="Header">
    <w:name w:val="header"/>
    <w:basedOn w:val="Normal"/>
    <w:link w:val="HeaderChar"/>
    <w:rsid w:val="004539CD"/>
    <w:pPr>
      <w:tabs>
        <w:tab w:val="center" w:pos="4253"/>
        <w:tab w:val="right" w:pos="8505"/>
      </w:tabs>
      <w:jc w:val="both"/>
    </w:pPr>
  </w:style>
  <w:style w:type="character" w:styleId="HeaderChar" w:customStyle="1">
    <w:name w:val="Header Char"/>
    <w:basedOn w:val="DefaultParagraphFont"/>
    <w:link w:val="Header"/>
    <w:rsid w:val="004539CD"/>
    <w:rPr>
      <w:rFonts w:ascii="Arial" w:hAnsi="Arial" w:eastAsia="Times New Roman" w:cs="Times New Roman"/>
      <w:szCs w:val="24"/>
      <w:lang w:val="en-GB" w:eastAsia="en-GB"/>
    </w:rPr>
  </w:style>
  <w:style w:type="character" w:styleId="PageNumber">
    <w:name w:val="page number"/>
    <w:rsid w:val="004539CD"/>
    <w:rPr>
      <w:rFonts w:cs="Times New Roman"/>
      <w:sz w:val="22"/>
    </w:rPr>
  </w:style>
  <w:style w:type="paragraph" w:styleId="TOC1">
    <w:name w:val="toc 1"/>
    <w:basedOn w:val="Normal"/>
    <w:next w:val="Normal"/>
    <w:autoRedefine/>
    <w:uiPriority w:val="39"/>
    <w:unhideWhenUsed/>
    <w:rsid w:val="004539CD"/>
    <w:pPr>
      <w:tabs>
        <w:tab w:val="left" w:pos="567"/>
        <w:tab w:val="right" w:leader="dot" w:pos="8789"/>
      </w:tabs>
      <w:spacing w:before="120"/>
      <w:ind w:left="567" w:right="567" w:hanging="567"/>
    </w:pPr>
  </w:style>
  <w:style w:type="paragraph" w:styleId="WWList2" w:customStyle="1">
    <w:name w:val="WW_List2"/>
    <w:basedOn w:val="WWHeading2"/>
    <w:link w:val="WWList2Char"/>
    <w:rsid w:val="004539CD"/>
    <w:pPr>
      <w:keepNext w:val="0"/>
    </w:pPr>
    <w:rPr>
      <w:b w:val="0"/>
    </w:rPr>
  </w:style>
  <w:style w:type="character" w:styleId="Hyperlink">
    <w:name w:val="Hyperlink"/>
    <w:uiPriority w:val="99"/>
    <w:rsid w:val="004539CD"/>
    <w:rPr>
      <w:color w:val="0000FF"/>
      <w:u w:val="single"/>
    </w:rPr>
  </w:style>
  <w:style w:type="paragraph" w:styleId="WWBodyText1" w:customStyle="1">
    <w:name w:val="WW_BodyText1"/>
    <w:basedOn w:val="WWBodyText"/>
    <w:rsid w:val="004539CD"/>
    <w:pPr>
      <w:ind w:left="567"/>
    </w:pPr>
  </w:style>
  <w:style w:type="paragraph" w:styleId="WWBodyText2" w:customStyle="1">
    <w:name w:val="WW_BodyText2"/>
    <w:basedOn w:val="WWBodyText"/>
    <w:link w:val="WWBodyText2Char"/>
    <w:rsid w:val="004539CD"/>
    <w:pPr>
      <w:tabs>
        <w:tab w:val="left" w:pos="3402"/>
        <w:tab w:val="left" w:pos="3969"/>
      </w:tabs>
      <w:ind w:left="1134"/>
    </w:pPr>
  </w:style>
  <w:style w:type="paragraph" w:styleId="WWBodyText8" w:customStyle="1">
    <w:name w:val="WW_BodyText8"/>
    <w:basedOn w:val="WWBodyText"/>
    <w:rsid w:val="004539CD"/>
    <w:pPr>
      <w:ind w:left="4536"/>
    </w:pPr>
  </w:style>
  <w:style w:type="paragraph" w:styleId="WWHeading1" w:customStyle="1">
    <w:name w:val="WW_Heading1"/>
    <w:basedOn w:val="Normal"/>
    <w:next w:val="WWList2"/>
    <w:link w:val="WWHeading1Char"/>
    <w:qFormat/>
    <w:rsid w:val="004539CD"/>
    <w:pPr>
      <w:keepNext/>
      <w:tabs>
        <w:tab w:val="num" w:pos="567"/>
      </w:tabs>
      <w:spacing w:before="240" w:after="240" w:line="360" w:lineRule="auto"/>
      <w:ind w:left="567" w:hanging="567"/>
      <w:jc w:val="both"/>
      <w:outlineLvl w:val="0"/>
    </w:pPr>
    <w:rPr>
      <w:b/>
    </w:rPr>
  </w:style>
  <w:style w:type="paragraph" w:styleId="WWHeading2" w:customStyle="1">
    <w:name w:val="WW_Heading2"/>
    <w:basedOn w:val="Normal"/>
    <w:next w:val="WWList3"/>
    <w:link w:val="WWHeading2Char"/>
    <w:qFormat/>
    <w:rsid w:val="004539CD"/>
    <w:pPr>
      <w:keepNext/>
      <w:tabs>
        <w:tab w:val="num" w:pos="1134"/>
        <w:tab w:val="left" w:pos="3402"/>
        <w:tab w:val="left" w:pos="3969"/>
      </w:tabs>
      <w:spacing w:after="240" w:line="360" w:lineRule="auto"/>
      <w:ind w:left="1134" w:hanging="1134"/>
      <w:jc w:val="both"/>
      <w:outlineLvl w:val="1"/>
    </w:pPr>
    <w:rPr>
      <w:b/>
    </w:rPr>
  </w:style>
  <w:style w:type="paragraph" w:styleId="WWHeading3" w:customStyle="1">
    <w:name w:val="WW_Heading3"/>
    <w:basedOn w:val="Normal"/>
    <w:next w:val="WWList4"/>
    <w:qFormat/>
    <w:rsid w:val="004539CD"/>
    <w:pPr>
      <w:keepNext/>
      <w:tabs>
        <w:tab w:val="num" w:pos="1701"/>
        <w:tab w:val="left" w:pos="3969"/>
        <w:tab w:val="left" w:pos="4536"/>
      </w:tabs>
      <w:spacing w:after="240" w:line="360" w:lineRule="auto"/>
      <w:ind w:left="1701" w:hanging="1701"/>
      <w:jc w:val="both"/>
      <w:outlineLvl w:val="2"/>
    </w:pPr>
    <w:rPr>
      <w:b/>
    </w:rPr>
  </w:style>
  <w:style w:type="paragraph" w:styleId="WWHeading4" w:customStyle="1">
    <w:name w:val="WW_Heading4"/>
    <w:basedOn w:val="Normal"/>
    <w:next w:val="Normal"/>
    <w:rsid w:val="004539CD"/>
    <w:pPr>
      <w:keepNext/>
      <w:tabs>
        <w:tab w:val="num" w:pos="2268"/>
      </w:tabs>
      <w:spacing w:after="240" w:line="360" w:lineRule="auto"/>
      <w:ind w:left="2268" w:hanging="2268"/>
      <w:jc w:val="both"/>
      <w:outlineLvl w:val="3"/>
    </w:pPr>
    <w:rPr>
      <w:b/>
    </w:rPr>
  </w:style>
  <w:style w:type="paragraph" w:styleId="WWHeading5" w:customStyle="1">
    <w:name w:val="WW_Heading5"/>
    <w:basedOn w:val="Normal"/>
    <w:next w:val="Normal"/>
    <w:rsid w:val="004539CD"/>
    <w:pPr>
      <w:keepNext/>
      <w:tabs>
        <w:tab w:val="num" w:pos="2835"/>
      </w:tabs>
      <w:spacing w:after="240" w:line="360" w:lineRule="auto"/>
      <w:ind w:left="2835" w:hanging="2835"/>
      <w:jc w:val="both"/>
      <w:outlineLvl w:val="4"/>
    </w:pPr>
    <w:rPr>
      <w:b/>
    </w:rPr>
  </w:style>
  <w:style w:type="paragraph" w:styleId="WWList3" w:customStyle="1">
    <w:name w:val="WW_List3"/>
    <w:basedOn w:val="WWHeading3"/>
    <w:link w:val="WWList3Char"/>
    <w:qFormat/>
    <w:rsid w:val="004539CD"/>
    <w:pPr>
      <w:keepNext w:val="0"/>
    </w:pPr>
    <w:rPr>
      <w:b w:val="0"/>
    </w:rPr>
  </w:style>
  <w:style w:type="paragraph" w:styleId="WWList4" w:customStyle="1">
    <w:name w:val="WW_List4"/>
    <w:basedOn w:val="WWHeading4"/>
    <w:rsid w:val="004539CD"/>
    <w:pPr>
      <w:keepNext w:val="0"/>
    </w:pPr>
    <w:rPr>
      <w:b w:val="0"/>
    </w:rPr>
  </w:style>
  <w:style w:type="paragraph" w:styleId="WWBodyText" w:customStyle="1">
    <w:name w:val="WW_BodyText"/>
    <w:basedOn w:val="Normal"/>
    <w:rsid w:val="004539CD"/>
    <w:pPr>
      <w:spacing w:after="240" w:line="360" w:lineRule="auto"/>
      <w:jc w:val="both"/>
    </w:pPr>
  </w:style>
  <w:style w:type="paragraph" w:styleId="WWHeading6" w:customStyle="1">
    <w:name w:val="WW_Heading6"/>
    <w:basedOn w:val="Normal"/>
    <w:next w:val="Normal"/>
    <w:rsid w:val="004539CD"/>
    <w:pPr>
      <w:keepNext/>
      <w:tabs>
        <w:tab w:val="num" w:pos="3402"/>
      </w:tabs>
      <w:spacing w:after="240" w:line="360" w:lineRule="auto"/>
      <w:ind w:left="3402" w:hanging="3402"/>
      <w:jc w:val="both"/>
      <w:outlineLvl w:val="5"/>
    </w:pPr>
    <w:rPr>
      <w:b/>
    </w:rPr>
  </w:style>
  <w:style w:type="paragraph" w:styleId="WWSimpleList1" w:customStyle="1">
    <w:name w:val="WW_SimpleList1"/>
    <w:basedOn w:val="WWBodyText"/>
    <w:rsid w:val="004539CD"/>
    <w:pPr>
      <w:tabs>
        <w:tab w:val="num" w:pos="567"/>
      </w:tabs>
      <w:ind w:left="567" w:hanging="567"/>
      <w:outlineLvl w:val="0"/>
    </w:pPr>
  </w:style>
  <w:style w:type="paragraph" w:styleId="WWSimpleList2" w:customStyle="1">
    <w:name w:val="WW_SimpleList2"/>
    <w:basedOn w:val="WWBodyText"/>
    <w:rsid w:val="004539CD"/>
    <w:pPr>
      <w:tabs>
        <w:tab w:val="num" w:pos="1134"/>
      </w:tabs>
      <w:ind w:left="1134" w:hanging="1134"/>
      <w:outlineLvl w:val="1"/>
    </w:pPr>
  </w:style>
  <w:style w:type="paragraph" w:styleId="WWSimpleList3" w:customStyle="1">
    <w:name w:val="WW_SimpleList3"/>
    <w:basedOn w:val="WWBodyText"/>
    <w:rsid w:val="004539CD"/>
    <w:pPr>
      <w:tabs>
        <w:tab w:val="num" w:pos="1701"/>
      </w:tabs>
      <w:ind w:left="1701" w:hanging="1701"/>
      <w:outlineLvl w:val="2"/>
    </w:pPr>
  </w:style>
  <w:style w:type="paragraph" w:styleId="WWSimpleList4" w:customStyle="1">
    <w:name w:val="WW_SimpleList4"/>
    <w:basedOn w:val="WWBodyText"/>
    <w:rsid w:val="004539CD"/>
    <w:pPr>
      <w:tabs>
        <w:tab w:val="num" w:pos="2268"/>
      </w:tabs>
      <w:ind w:left="2268" w:hanging="2268"/>
      <w:outlineLvl w:val="3"/>
    </w:pPr>
  </w:style>
  <w:style w:type="paragraph" w:styleId="WWSimpleList5" w:customStyle="1">
    <w:name w:val="WW_SimpleList5"/>
    <w:basedOn w:val="WWBodyText"/>
    <w:rsid w:val="004539CD"/>
    <w:pPr>
      <w:tabs>
        <w:tab w:val="num" w:pos="2835"/>
      </w:tabs>
      <w:ind w:left="2835" w:hanging="2835"/>
      <w:outlineLvl w:val="4"/>
    </w:pPr>
  </w:style>
  <w:style w:type="paragraph" w:styleId="WWSimpleList6" w:customStyle="1">
    <w:name w:val="WW_SimpleList6"/>
    <w:basedOn w:val="WWBodyText"/>
    <w:rsid w:val="004539CD"/>
    <w:pPr>
      <w:tabs>
        <w:tab w:val="num" w:pos="3402"/>
      </w:tabs>
      <w:ind w:left="3402" w:hanging="3402"/>
      <w:outlineLvl w:val="5"/>
    </w:pPr>
  </w:style>
  <w:style w:type="character" w:styleId="Filename" w:customStyle="1">
    <w:name w:val="Filename"/>
    <w:rsid w:val="004539CD"/>
    <w:rPr>
      <w:rFonts w:cs="Times New Roman"/>
      <w:sz w:val="13"/>
    </w:rPr>
  </w:style>
  <w:style w:type="paragraph" w:styleId="TitlePage" w:customStyle="1">
    <w:name w:val="Title Page"/>
    <w:basedOn w:val="Normal"/>
    <w:rsid w:val="004539CD"/>
    <w:pPr>
      <w:jc w:val="both"/>
    </w:pPr>
  </w:style>
  <w:style w:type="character" w:styleId="WWList3Char" w:customStyle="1">
    <w:name w:val="WW_List3 Char"/>
    <w:link w:val="WWList3"/>
    <w:rsid w:val="004539CD"/>
    <w:rPr>
      <w:rFonts w:ascii="Arial" w:hAnsi="Arial" w:eastAsia="Times New Roman" w:cs="Times New Roman"/>
      <w:szCs w:val="24"/>
      <w:lang w:val="en-GB" w:eastAsia="en-GB"/>
    </w:rPr>
  </w:style>
  <w:style w:type="paragraph" w:styleId="SignatureEnding" w:customStyle="1">
    <w:name w:val="Signature Ending"/>
    <w:basedOn w:val="Normal"/>
    <w:rsid w:val="004539CD"/>
    <w:pPr>
      <w:spacing w:after="240" w:line="360" w:lineRule="auto"/>
      <w:jc w:val="both"/>
    </w:pPr>
  </w:style>
  <w:style w:type="paragraph" w:styleId="WerksmansPara5" w:customStyle="1">
    <w:name w:val="Werksmans_Para5"/>
    <w:basedOn w:val="Normal"/>
    <w:next w:val="Normal"/>
    <w:rsid w:val="004539CD"/>
    <w:pPr>
      <w:ind w:left="2552"/>
    </w:pPr>
  </w:style>
  <w:style w:type="paragraph" w:styleId="WerksmansPara9" w:customStyle="1">
    <w:name w:val="Werksmans_Para9"/>
    <w:basedOn w:val="Normal"/>
    <w:next w:val="Normal"/>
    <w:rsid w:val="004539CD"/>
    <w:pPr>
      <w:ind w:left="4593"/>
    </w:pPr>
  </w:style>
  <w:style w:type="paragraph" w:styleId="WWHeading7" w:customStyle="1">
    <w:name w:val="WW_Heading7"/>
    <w:basedOn w:val="Normal"/>
    <w:next w:val="Normal"/>
    <w:rsid w:val="007F289B"/>
    <w:pPr>
      <w:keepNext/>
      <w:tabs>
        <w:tab w:val="num" w:pos="3572"/>
      </w:tabs>
      <w:spacing w:after="240" w:line="360" w:lineRule="auto"/>
      <w:ind w:left="3572" w:hanging="3572"/>
      <w:jc w:val="both"/>
      <w:outlineLvl w:val="6"/>
    </w:pPr>
    <w:rPr>
      <w:b/>
    </w:rPr>
  </w:style>
  <w:style w:type="character" w:styleId="WWList2Char" w:customStyle="1">
    <w:name w:val="WW_List2 Char"/>
    <w:link w:val="WWList2"/>
    <w:rsid w:val="007F289B"/>
    <w:rPr>
      <w:rFonts w:ascii="Arial" w:hAnsi="Arial" w:eastAsia="Times New Roman" w:cs="Times New Roman"/>
      <w:szCs w:val="24"/>
      <w:lang w:val="en-GB" w:eastAsia="en-GB"/>
    </w:rPr>
  </w:style>
  <w:style w:type="character" w:styleId="CommentReference">
    <w:name w:val="Comment Reference"/>
    <w:basedOn w:val="DefaultParagraphFont"/>
    <w:uiPriority w:val="99"/>
    <w:unhideWhenUsed/>
    <w:rsid w:val="00951A24"/>
    <w:rPr>
      <w:sz w:val="16"/>
      <w:szCs w:val="16"/>
    </w:rPr>
  </w:style>
  <w:style w:type="paragraph" w:styleId="CommentText">
    <w:name w:val="Comment Text"/>
    <w:basedOn w:val="Normal"/>
    <w:link w:val="CommentTextChar"/>
    <w:uiPriority w:val="99"/>
    <w:unhideWhenUsed/>
    <w:rsid w:val="00951A24"/>
    <w:rPr>
      <w:sz w:val="20"/>
      <w:szCs w:val="20"/>
    </w:rPr>
  </w:style>
  <w:style w:type="character" w:styleId="CommentTextChar" w:customStyle="1">
    <w:name w:val="Comment Text Char"/>
    <w:basedOn w:val="DefaultParagraphFont"/>
    <w:link w:val="CommentText"/>
    <w:uiPriority w:val="99"/>
    <w:rsid w:val="00951A24"/>
    <w:rPr>
      <w:rFonts w:ascii="Arial" w:hAnsi="Arial" w:eastAsia="Times New Roman" w:cs="Times New Roman"/>
      <w:sz w:val="20"/>
      <w:szCs w:val="20"/>
      <w:lang w:val="en-GB" w:eastAsia="en-GB"/>
    </w:rPr>
  </w:style>
  <w:style w:type="paragraph" w:styleId="CommentSubject">
    <w:name w:val="Comment Subject"/>
    <w:basedOn w:val="CommentText"/>
    <w:next w:val="CommentText"/>
    <w:link w:val="CommentSubjectChar"/>
    <w:uiPriority w:val="99"/>
    <w:semiHidden/>
    <w:unhideWhenUsed/>
    <w:rsid w:val="00951A24"/>
    <w:rPr>
      <w:b/>
      <w:bCs/>
    </w:rPr>
  </w:style>
  <w:style w:type="character" w:styleId="CommentSubjectChar" w:customStyle="1">
    <w:name w:val="Comment Subject Char"/>
    <w:basedOn w:val="CommentTextChar"/>
    <w:link w:val="CommentSubject"/>
    <w:uiPriority w:val="99"/>
    <w:semiHidden/>
    <w:rsid w:val="00951A24"/>
    <w:rPr>
      <w:rFonts w:ascii="Arial" w:hAnsi="Arial" w:eastAsia="Times New Roman" w:cs="Times New Roman"/>
      <w:b/>
      <w:bCs/>
      <w:sz w:val="20"/>
      <w:szCs w:val="20"/>
      <w:lang w:val="en-GB" w:eastAsia="en-GB"/>
    </w:rPr>
  </w:style>
  <w:style w:type="paragraph" w:styleId="BalloonText">
    <w:name w:val="Balloon Text"/>
    <w:basedOn w:val="Normal"/>
    <w:link w:val="BalloonTextChar"/>
    <w:uiPriority w:val="99"/>
    <w:semiHidden/>
    <w:unhideWhenUsed/>
    <w:rsid w:val="00951A24"/>
    <w:rPr>
      <w:rFonts w:ascii="Segoe UI" w:hAnsi="Segoe UI" w:cs="Segoe UI"/>
      <w:sz w:val="18"/>
      <w:szCs w:val="18"/>
    </w:rPr>
  </w:style>
  <w:style w:type="character" w:styleId="BalloonTextChar" w:customStyle="1">
    <w:name w:val="Balloon Text Char"/>
    <w:basedOn w:val="DefaultParagraphFont"/>
    <w:link w:val="BalloonText"/>
    <w:uiPriority w:val="99"/>
    <w:semiHidden/>
    <w:rsid w:val="00951A24"/>
    <w:rPr>
      <w:rFonts w:ascii="Segoe UI" w:hAnsi="Segoe UI" w:eastAsia="Times New Roman" w:cs="Segoe UI"/>
      <w:sz w:val="18"/>
      <w:szCs w:val="18"/>
      <w:lang w:val="en-GB" w:eastAsia="en-GB"/>
    </w:rPr>
  </w:style>
  <w:style w:type="paragraph" w:styleId="WWAnnexeHead" w:customStyle="1">
    <w:name w:val="WW_AnnexeHead"/>
    <w:basedOn w:val="WWBodyText"/>
    <w:rsid w:val="003E6473"/>
    <w:pPr>
      <w:keepNext/>
      <w:jc w:val="center"/>
    </w:pPr>
    <w:rPr>
      <w:b/>
    </w:rPr>
  </w:style>
  <w:style w:type="paragraph" w:styleId="WWAnnexeAlpha" w:customStyle="1">
    <w:name w:val="WW_AnnexeAlpha"/>
    <w:basedOn w:val="WWAnnexeHead"/>
    <w:next w:val="WWAnnexeHead"/>
    <w:rsid w:val="003E6473"/>
    <w:pPr>
      <w:numPr>
        <w:numId w:val="3"/>
      </w:numPr>
      <w:jc w:val="right"/>
      <w:outlineLvl w:val="0"/>
    </w:pPr>
  </w:style>
  <w:style w:type="paragraph" w:styleId="ListParagraph">
    <w:name w:val="List Paragraph"/>
    <w:aliases w:val="Table of contents numbered"/>
    <w:basedOn w:val="Normal"/>
    <w:link w:val="ListParagraphChar"/>
    <w:uiPriority w:val="99"/>
    <w:qFormat/>
    <w:rsid w:val="003E6473"/>
    <w:pPr>
      <w:suppressAutoHyphens w:val="0"/>
      <w:ind w:left="720"/>
    </w:pPr>
    <w:rPr>
      <w:rFonts w:ascii="Calibri" w:hAnsi="Calibri" w:cs="Calibri" w:eastAsiaTheme="minorHAnsi"/>
      <w:szCs w:val="22"/>
      <w:lang w:val="en-ZA" w:eastAsia="en-ZA"/>
    </w:rPr>
  </w:style>
  <w:style w:type="paragraph" w:styleId="TOC9">
    <w:name w:val="toc 9"/>
    <w:basedOn w:val="Normal"/>
    <w:next w:val="Normal"/>
    <w:autoRedefine/>
    <w:uiPriority w:val="39"/>
    <w:unhideWhenUsed/>
    <w:rsid w:val="00117F5E"/>
    <w:pPr>
      <w:tabs>
        <w:tab w:val="right" w:leader="dot" w:pos="6420"/>
      </w:tabs>
      <w:spacing w:after="100"/>
      <w:ind w:left="-115" w:right="64"/>
    </w:pPr>
  </w:style>
  <w:style w:type="character" w:styleId="WWHeading2Char" w:customStyle="1">
    <w:name w:val="WW_Heading2 Char"/>
    <w:link w:val="WWHeading2"/>
    <w:rsid w:val="00895E4A"/>
    <w:rPr>
      <w:rFonts w:ascii="Arial" w:hAnsi="Arial" w:eastAsia="Times New Roman" w:cs="Times New Roman"/>
      <w:b/>
      <w:szCs w:val="24"/>
      <w:lang w:val="en-GB" w:eastAsia="en-GB"/>
    </w:rPr>
  </w:style>
  <w:style w:type="character" w:styleId="WWBodyText2Char" w:customStyle="1">
    <w:name w:val="WW_BodyText2 Char"/>
    <w:link w:val="WWBodyText2"/>
    <w:rsid w:val="00895E4A"/>
    <w:rPr>
      <w:rFonts w:ascii="Arial" w:hAnsi="Arial" w:eastAsia="Times New Roman" w:cs="Times New Roman"/>
      <w:szCs w:val="24"/>
      <w:lang w:val="en-GB" w:eastAsia="en-GB"/>
    </w:rPr>
  </w:style>
  <w:style w:type="paragraph" w:styleId="TOC2">
    <w:name w:val="toc 2"/>
    <w:basedOn w:val="Normal"/>
    <w:next w:val="Normal"/>
    <w:autoRedefine/>
    <w:uiPriority w:val="39"/>
    <w:unhideWhenUsed/>
    <w:rsid w:val="00535A5E"/>
    <w:pPr>
      <w:spacing w:after="100"/>
      <w:ind w:left="220"/>
    </w:pPr>
  </w:style>
  <w:style w:type="character" w:styleId="WWHeading1Char" w:customStyle="1">
    <w:name w:val="WW_Heading1 Char"/>
    <w:link w:val="WWHeading1"/>
    <w:rsid w:val="002746EA"/>
    <w:rPr>
      <w:rFonts w:ascii="Arial" w:hAnsi="Arial" w:eastAsia="Times New Roman" w:cs="Times New Roman"/>
      <w:b/>
      <w:szCs w:val="24"/>
      <w:lang w:val="en-GB" w:eastAsia="en-GB"/>
    </w:rPr>
  </w:style>
  <w:style w:type="paragraph" w:styleId="BodyText">
    <w:name w:val="Body Text"/>
    <w:basedOn w:val="Normal"/>
    <w:link w:val="BodyTextChar"/>
    <w:uiPriority w:val="99"/>
    <w:rsid w:val="004217CF"/>
    <w:pPr>
      <w:widowControl w:val="0"/>
      <w:suppressAutoHyphens w:val="0"/>
      <w:spacing w:before="240" w:after="240" w:line="360" w:lineRule="auto"/>
      <w:ind w:left="1250"/>
    </w:pPr>
    <w:rPr>
      <w:rFonts w:cs="Arial"/>
      <w:sz w:val="21"/>
      <w:szCs w:val="21"/>
      <w:lang w:val="en-US" w:eastAsia="en-US"/>
    </w:rPr>
  </w:style>
  <w:style w:type="character" w:styleId="BodyTextChar" w:customStyle="1">
    <w:name w:val="Body Text Char"/>
    <w:basedOn w:val="DefaultParagraphFont"/>
    <w:link w:val="BodyText"/>
    <w:uiPriority w:val="99"/>
    <w:rsid w:val="004217CF"/>
    <w:rPr>
      <w:rFonts w:ascii="Arial" w:hAnsi="Arial" w:eastAsia="Times New Roman" w:cs="Arial"/>
      <w:sz w:val="21"/>
      <w:szCs w:val="21"/>
      <w:lang w:val="en-US"/>
    </w:rPr>
  </w:style>
  <w:style w:type="paragraph" w:styleId="Revision">
    <w:name w:val="Revision"/>
    <w:hidden/>
    <w:uiPriority w:val="99"/>
    <w:semiHidden/>
    <w:rsid w:val="00E36C78"/>
    <w:pPr>
      <w:spacing w:after="0" w:line="240" w:lineRule="auto"/>
    </w:pPr>
    <w:rPr>
      <w:rFonts w:ascii="Arial" w:hAnsi="Arial" w:eastAsia="Times New Roman" w:cs="Times New Roman"/>
      <w:szCs w:val="24"/>
      <w:lang w:val="en-GB" w:eastAsia="en-GB"/>
    </w:rPr>
  </w:style>
  <w:style w:type="paragraph" w:styleId="WWList5" w:customStyle="1">
    <w:name w:val="WW_List5"/>
    <w:basedOn w:val="WWHeading5"/>
    <w:rsid w:val="00E50378"/>
    <w:pPr>
      <w:keepNext w:val="0"/>
    </w:pPr>
    <w:rPr>
      <w:b w:val="0"/>
    </w:rPr>
  </w:style>
  <w:style w:type="table" w:styleId="TableGrid">
    <w:name w:val="Table Grid"/>
    <w:basedOn w:val="TableNormal"/>
    <w:uiPriority w:val="39"/>
    <w:rsid w:val="00F5049A"/>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MCAHeading1" w:customStyle="1">
    <w:name w:val="MCA_Heading1"/>
    <w:next w:val="MCAHeading2"/>
    <w:rsid w:val="000B2876"/>
    <w:pPr>
      <w:keepNext/>
      <w:keepLines/>
      <w:numPr>
        <w:numId w:val="4"/>
      </w:numPr>
      <w:spacing w:after="240" w:line="360" w:lineRule="auto"/>
      <w:jc w:val="both"/>
    </w:pPr>
    <w:rPr>
      <w:rFonts w:ascii="Arial" w:hAnsi="Arial" w:eastAsia="Calibri" w:cs="Times New Roman"/>
      <w:b/>
    </w:rPr>
  </w:style>
  <w:style w:type="paragraph" w:styleId="MCAHeading2" w:customStyle="1">
    <w:name w:val="MCA_Heading2"/>
    <w:rsid w:val="000B2876"/>
    <w:pPr>
      <w:numPr>
        <w:ilvl w:val="1"/>
        <w:numId w:val="4"/>
      </w:numPr>
      <w:spacing w:after="240" w:line="360" w:lineRule="auto"/>
    </w:pPr>
    <w:rPr>
      <w:rFonts w:ascii="Arial" w:hAnsi="Arial" w:eastAsia="Calibri" w:cs="Times New Roman"/>
    </w:rPr>
  </w:style>
  <w:style w:type="paragraph" w:styleId="MCAHeading3" w:customStyle="1">
    <w:name w:val="MCA_Heading3"/>
    <w:basedOn w:val="MCAHeading2"/>
    <w:rsid w:val="000B2876"/>
    <w:pPr>
      <w:numPr>
        <w:ilvl w:val="2"/>
      </w:numPr>
    </w:pPr>
  </w:style>
  <w:style w:type="paragraph" w:styleId="MCAHeading4" w:customStyle="1">
    <w:name w:val="MCA_Heading4"/>
    <w:basedOn w:val="MCAHeading3"/>
    <w:rsid w:val="000B2876"/>
    <w:pPr>
      <w:numPr>
        <w:ilvl w:val="3"/>
      </w:numPr>
    </w:pPr>
  </w:style>
  <w:style w:type="paragraph" w:styleId="MCAHeading5" w:customStyle="1">
    <w:name w:val="MCA_Heading5"/>
    <w:basedOn w:val="MCAHeading4"/>
    <w:rsid w:val="000B2876"/>
    <w:pPr>
      <w:numPr>
        <w:ilvl w:val="4"/>
      </w:numPr>
    </w:pPr>
  </w:style>
  <w:style w:type="paragraph" w:styleId="MCAHeading6" w:customStyle="1">
    <w:name w:val="MCA_Heading6"/>
    <w:basedOn w:val="MCAHeading5"/>
    <w:rsid w:val="000B2876"/>
    <w:pPr>
      <w:numPr>
        <w:ilvl w:val="5"/>
      </w:numPr>
    </w:pPr>
  </w:style>
  <w:style w:type="paragraph" w:styleId="MCAHeading7" w:customStyle="1">
    <w:name w:val="MCA_Heading7"/>
    <w:basedOn w:val="MCAHeading6"/>
    <w:rsid w:val="000B2876"/>
    <w:pPr>
      <w:numPr>
        <w:ilvl w:val="6"/>
      </w:numPr>
    </w:pPr>
  </w:style>
  <w:style w:type="paragraph" w:styleId="MCAHeading8" w:customStyle="1">
    <w:name w:val="MCA_Heading8"/>
    <w:basedOn w:val="MCAHeading7"/>
    <w:rsid w:val="000B2876"/>
    <w:pPr>
      <w:numPr>
        <w:ilvl w:val="7"/>
      </w:numPr>
    </w:pPr>
  </w:style>
  <w:style w:type="paragraph" w:styleId="MCAHeading9" w:customStyle="1">
    <w:name w:val="MCA_Heading9"/>
    <w:basedOn w:val="MCAHeading8"/>
    <w:rsid w:val="000B2876"/>
    <w:pPr>
      <w:numPr>
        <w:ilvl w:val="8"/>
      </w:numPr>
    </w:pPr>
  </w:style>
  <w:style w:type="numbering" w:styleId="MCAHeadings" w:customStyle="1">
    <w:name w:val="MCA_Headings"/>
    <w:uiPriority w:val="99"/>
    <w:rsid w:val="000B2876"/>
    <w:pPr>
      <w:numPr>
        <w:numId w:val="4"/>
      </w:numPr>
    </w:pPr>
  </w:style>
  <w:style w:type="table" w:styleId="TableGrid1" w:customStyle="1">
    <w:name w:val="Table Grid1"/>
    <w:basedOn w:val="TableNormal"/>
    <w:next w:val="TableGrid"/>
    <w:uiPriority w:val="39"/>
    <w:rsid w:val="000B2876"/>
    <w:pPr>
      <w:spacing w:after="0" w:line="240" w:lineRule="auto"/>
    </w:pPr>
    <w:rPr>
      <w:rFonts w:ascii="Calibri" w:hAnsi="Calibri" w:eastAsia="Calibri" w:cs="Times New Roman"/>
      <w:sz w:val="20"/>
      <w:szCs w:val="20"/>
      <w:lang w:val="en-US"/>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styleId="StdAgrLevel1" w:customStyle="1">
    <w:name w:val="StdAgrLevel1"/>
    <w:basedOn w:val="Normal"/>
    <w:link w:val="StdAgrLevel1Char"/>
    <w:rsid w:val="00773B1C"/>
    <w:pPr>
      <w:keepNext/>
      <w:keepLines/>
      <w:numPr>
        <w:numId w:val="6"/>
      </w:numPr>
      <w:suppressAutoHyphens w:val="0"/>
      <w:spacing w:before="300" w:after="300"/>
      <w:outlineLvl w:val="0"/>
    </w:pPr>
    <w:rPr>
      <w:rFonts w:ascii="Arial Bold" w:hAnsi="Arial Bold" w:eastAsiaTheme="minorHAnsi" w:cstheme="minorBidi"/>
      <w:b/>
      <w:caps/>
      <w:sz w:val="20"/>
      <w:szCs w:val="22"/>
      <w:lang w:val="en-ZA" w:eastAsia="en-US"/>
    </w:rPr>
  </w:style>
  <w:style w:type="paragraph" w:styleId="StdAgrLevel2" w:customStyle="1">
    <w:name w:val="StdAgrLevel2"/>
    <w:basedOn w:val="Normal"/>
    <w:link w:val="StdAgrLevel2Char"/>
    <w:rsid w:val="00773B1C"/>
    <w:pPr>
      <w:numPr>
        <w:ilvl w:val="1"/>
        <w:numId w:val="6"/>
      </w:numPr>
      <w:suppressAutoHyphens w:val="0"/>
      <w:spacing w:after="300" w:line="259" w:lineRule="auto"/>
      <w:outlineLvl w:val="1"/>
    </w:pPr>
    <w:rPr>
      <w:rFonts w:eastAsiaTheme="minorHAnsi" w:cstheme="minorBidi"/>
      <w:sz w:val="20"/>
      <w:szCs w:val="22"/>
      <w:lang w:val="en-ZA" w:eastAsia="en-US"/>
    </w:rPr>
  </w:style>
  <w:style w:type="paragraph" w:styleId="StdAgrLevel3" w:customStyle="1">
    <w:name w:val="StdAgrLevel3"/>
    <w:basedOn w:val="Normal"/>
    <w:link w:val="StdAgrLevel3Char"/>
    <w:rsid w:val="00773B1C"/>
    <w:pPr>
      <w:numPr>
        <w:ilvl w:val="2"/>
        <w:numId w:val="6"/>
      </w:numPr>
      <w:suppressAutoHyphens w:val="0"/>
      <w:spacing w:after="300" w:line="259" w:lineRule="auto"/>
      <w:outlineLvl w:val="2"/>
    </w:pPr>
    <w:rPr>
      <w:rFonts w:eastAsiaTheme="minorHAnsi" w:cstheme="minorBidi"/>
      <w:sz w:val="20"/>
      <w:szCs w:val="22"/>
      <w:lang w:val="en-ZA" w:eastAsia="en-US"/>
    </w:rPr>
  </w:style>
  <w:style w:type="paragraph" w:styleId="StdAgrLevel4" w:customStyle="1">
    <w:name w:val="StdAgrLevel4"/>
    <w:basedOn w:val="Normal"/>
    <w:rsid w:val="00773B1C"/>
    <w:pPr>
      <w:numPr>
        <w:ilvl w:val="3"/>
        <w:numId w:val="6"/>
      </w:numPr>
      <w:tabs>
        <w:tab w:val="clear" w:pos="2410"/>
        <w:tab w:val="num" w:pos="2268"/>
      </w:tabs>
      <w:suppressAutoHyphens w:val="0"/>
      <w:spacing w:after="300" w:line="259" w:lineRule="auto"/>
      <w:ind w:left="2268"/>
      <w:outlineLvl w:val="3"/>
    </w:pPr>
    <w:rPr>
      <w:rFonts w:eastAsiaTheme="minorHAnsi" w:cstheme="minorBidi"/>
      <w:sz w:val="20"/>
      <w:szCs w:val="22"/>
      <w:lang w:val="en-ZA" w:eastAsia="en-US"/>
    </w:rPr>
  </w:style>
  <w:style w:type="paragraph" w:styleId="StdAgrLevel5" w:customStyle="1">
    <w:name w:val="StdAgrLevel5"/>
    <w:basedOn w:val="Normal"/>
    <w:rsid w:val="00773B1C"/>
    <w:pPr>
      <w:numPr>
        <w:ilvl w:val="4"/>
        <w:numId w:val="6"/>
      </w:numPr>
      <w:suppressAutoHyphens w:val="0"/>
      <w:spacing w:after="300" w:line="259" w:lineRule="auto"/>
      <w:outlineLvl w:val="4"/>
    </w:pPr>
    <w:rPr>
      <w:rFonts w:eastAsiaTheme="minorHAnsi" w:cstheme="minorBidi"/>
      <w:sz w:val="20"/>
      <w:szCs w:val="22"/>
      <w:lang w:val="en-ZA" w:eastAsia="en-US"/>
    </w:rPr>
  </w:style>
  <w:style w:type="paragraph" w:styleId="StdAgrLevel6" w:customStyle="1">
    <w:name w:val="StdAgrLevel6"/>
    <w:basedOn w:val="Normal"/>
    <w:rsid w:val="00773B1C"/>
    <w:pPr>
      <w:numPr>
        <w:ilvl w:val="5"/>
        <w:numId w:val="6"/>
      </w:numPr>
      <w:suppressAutoHyphens w:val="0"/>
      <w:spacing w:after="300" w:line="259" w:lineRule="auto"/>
      <w:outlineLvl w:val="5"/>
    </w:pPr>
    <w:rPr>
      <w:rFonts w:eastAsiaTheme="minorHAnsi" w:cstheme="minorBidi"/>
      <w:sz w:val="20"/>
      <w:szCs w:val="22"/>
      <w:lang w:val="en-ZA" w:eastAsia="en-US"/>
    </w:rPr>
  </w:style>
  <w:style w:type="character" w:styleId="StdAgrLevel2Char" w:customStyle="1">
    <w:name w:val="StdAgrLevel2 Char"/>
    <w:link w:val="StdAgrLevel2"/>
    <w:locked/>
    <w:rsid w:val="00773B1C"/>
    <w:rPr>
      <w:rFonts w:ascii="Arial" w:hAnsi="Arial"/>
      <w:sz w:val="20"/>
    </w:rPr>
  </w:style>
  <w:style w:type="character" w:styleId="StdAgrLevel3Char" w:customStyle="1">
    <w:name w:val="StdAgrLevel3 Char"/>
    <w:link w:val="StdAgrLevel3"/>
    <w:locked/>
    <w:rsid w:val="00124B15"/>
    <w:rPr>
      <w:rFonts w:ascii="Arial" w:hAnsi="Arial"/>
      <w:sz w:val="20"/>
    </w:rPr>
  </w:style>
  <w:style w:type="character" w:styleId="StdAgrLevel1Char" w:customStyle="1">
    <w:name w:val="StdAgrLevel1 Char"/>
    <w:link w:val="StdAgrLevel1"/>
    <w:locked/>
    <w:rsid w:val="00124B15"/>
    <w:rPr>
      <w:rFonts w:ascii="Arial Bold" w:hAnsi="Arial Bold"/>
      <w:b/>
      <w:caps/>
      <w:sz w:val="20"/>
    </w:rPr>
  </w:style>
  <w:style w:type="character" w:styleId="Heading6Char" w:customStyle="1">
    <w:name w:val="Heading 6 Char"/>
    <w:aliases w:val="AgtHead6 Char,H6 Char,L1 Heading 6 Char,T1 Char,Bullet list Char,sub-dash Char,sd Char,5 Char,E6 Char,6 Char,Legal Level 1. Char,cnp Char,Caption number (page-wide) Char,Tables Char,h6 Char,Lev 6 Char,Heading 6(unused) Char,L1 PIP Char"/>
    <w:basedOn w:val="DefaultParagraphFont"/>
    <w:link w:val="Heading6"/>
    <w:rsid w:val="00464F3C"/>
    <w:rPr>
      <w:rFonts w:ascii="Arial" w:hAnsi="Arial" w:eastAsia="Times New Roman" w:cs="Times New Roman"/>
      <w:szCs w:val="20"/>
    </w:rPr>
  </w:style>
  <w:style w:type="character" w:styleId="Heading7Char" w:customStyle="1">
    <w:name w:val="Heading 7 Char"/>
    <w:aliases w:val="L7 Char,letter list Char,L1 Heading 7 Char,7 Char,req3 Char,Legal Level 1.1. Char,cnc Char,Caption number (column-wide) Char,Bulleted list Char,Lev 7 Char,Heading 7(unused) Char,L2 PIP Char,H7DO NOT USE Char,Blank 3 Char,(1) Char,Hd7 Char"/>
    <w:basedOn w:val="DefaultParagraphFont"/>
    <w:link w:val="Heading7"/>
    <w:rsid w:val="00464F3C"/>
    <w:rPr>
      <w:rFonts w:ascii="Arial" w:hAnsi="Arial" w:eastAsia="Times New Roman" w:cs="Times New Roman"/>
      <w:szCs w:val="20"/>
    </w:rPr>
  </w:style>
  <w:style w:type="character" w:styleId="Heading8Char" w:customStyle="1">
    <w:name w:val="Heading 8 Char"/>
    <w:aliases w:val="Annex Char,L1 Heading 8 Char,Legal Level 1.1.1. Char,Center Bold Char,action Char,8 Char,r Char,requirement Char,Requirement Char,req2 Char,Reference List Char,Appendix1 Char,Lev 8 Char,h8 DO NOT USE Char,Blank 4 Char,Appendix Minor Char"/>
    <w:basedOn w:val="DefaultParagraphFont"/>
    <w:link w:val="Heading8"/>
    <w:rsid w:val="00464F3C"/>
    <w:rPr>
      <w:rFonts w:ascii="Arial" w:hAnsi="Arial" w:eastAsia="Times New Roman" w:cs="Times New Roman"/>
      <w:szCs w:val="20"/>
    </w:rPr>
  </w:style>
  <w:style w:type="character" w:styleId="Heading9Char" w:customStyle="1">
    <w:name w:val="Heading 9 Char"/>
    <w:aliases w:val="Annex1 Char,Appen 1 Char,L1 Heading 9 Char,Titre 10 Char,progress Char,9 Char,rb Char,req bullet Char,req1 Char,App1 Char,Figure Heading Char,FH Char,Appendix2 Char,Legal Level 1.1.1.1. Char,Lev 9 Char,App Heading Char,h9 DO NOT USE Char"/>
    <w:basedOn w:val="DefaultParagraphFont"/>
    <w:link w:val="Heading9"/>
    <w:rsid w:val="00464F3C"/>
    <w:rPr>
      <w:rFonts w:ascii="Arial" w:hAnsi="Arial" w:eastAsia="Times New Roman" w:cs="Times New Roman"/>
      <w:szCs w:val="20"/>
    </w:rPr>
  </w:style>
  <w:style w:type="paragraph" w:styleId="StdLetLevel1" w:customStyle="1">
    <w:name w:val="StdLetLevel1"/>
    <w:basedOn w:val="Normal"/>
    <w:rsid w:val="00464F3C"/>
    <w:pPr>
      <w:numPr>
        <w:numId w:val="13"/>
      </w:numPr>
      <w:spacing w:after="300" w:line="360" w:lineRule="auto"/>
      <w:jc w:val="both"/>
    </w:pPr>
    <w:rPr>
      <w:szCs w:val="20"/>
      <w:lang w:val="en-ZA" w:eastAsia="en-US"/>
    </w:rPr>
  </w:style>
  <w:style w:type="paragraph" w:styleId="StdLetLevel2" w:customStyle="1">
    <w:name w:val="StdLetLevel2"/>
    <w:basedOn w:val="Normal"/>
    <w:rsid w:val="00464F3C"/>
    <w:pPr>
      <w:numPr>
        <w:ilvl w:val="1"/>
        <w:numId w:val="13"/>
      </w:numPr>
      <w:spacing w:after="300" w:line="360" w:lineRule="auto"/>
      <w:jc w:val="both"/>
      <w:outlineLvl w:val="1"/>
    </w:pPr>
    <w:rPr>
      <w:szCs w:val="20"/>
      <w:lang w:val="en-ZA" w:eastAsia="en-US"/>
    </w:rPr>
  </w:style>
  <w:style w:type="paragraph" w:styleId="StdLetLevel3" w:customStyle="1">
    <w:name w:val="StdLetLevel3"/>
    <w:basedOn w:val="Normal"/>
    <w:rsid w:val="00464F3C"/>
    <w:pPr>
      <w:numPr>
        <w:ilvl w:val="2"/>
        <w:numId w:val="13"/>
      </w:numPr>
      <w:spacing w:after="300" w:line="360" w:lineRule="auto"/>
      <w:jc w:val="both"/>
      <w:outlineLvl w:val="2"/>
    </w:pPr>
    <w:rPr>
      <w:szCs w:val="20"/>
      <w:lang w:val="en-ZA" w:eastAsia="en-US"/>
    </w:rPr>
  </w:style>
  <w:style w:type="paragraph" w:styleId="StdLetLevel4" w:customStyle="1">
    <w:name w:val="StdLetLevel4"/>
    <w:basedOn w:val="Normal"/>
    <w:rsid w:val="00464F3C"/>
    <w:pPr>
      <w:numPr>
        <w:ilvl w:val="3"/>
        <w:numId w:val="13"/>
      </w:numPr>
      <w:spacing w:after="300" w:line="360" w:lineRule="auto"/>
      <w:jc w:val="both"/>
      <w:outlineLvl w:val="3"/>
    </w:pPr>
    <w:rPr>
      <w:szCs w:val="20"/>
      <w:lang w:val="en-ZA" w:eastAsia="en-US"/>
    </w:rPr>
  </w:style>
  <w:style w:type="paragraph" w:styleId="StdLetLevel5" w:customStyle="1">
    <w:name w:val="StdLetLevel5"/>
    <w:basedOn w:val="Normal"/>
    <w:rsid w:val="00464F3C"/>
    <w:pPr>
      <w:numPr>
        <w:ilvl w:val="4"/>
        <w:numId w:val="13"/>
      </w:numPr>
      <w:spacing w:after="300" w:line="360" w:lineRule="auto"/>
      <w:jc w:val="both"/>
      <w:outlineLvl w:val="4"/>
    </w:pPr>
    <w:rPr>
      <w:szCs w:val="20"/>
      <w:lang w:val="en-ZA" w:eastAsia="en-US"/>
    </w:rPr>
  </w:style>
  <w:style w:type="character" w:styleId="ListParagraphChar" w:customStyle="1">
    <w:name w:val="List Paragraph Char"/>
    <w:aliases w:val="Table of contents numbered Char"/>
    <w:basedOn w:val="DefaultParagraphFont"/>
    <w:link w:val="ListParagraph"/>
    <w:uiPriority w:val="99"/>
    <w:locked/>
    <w:rsid w:val="00911038"/>
    <w:rPr>
      <w:rFonts w:ascii="Calibri" w:hAnsi="Calibri" w:cs="Calibri"/>
      <w:lang w:eastAsia="en-ZA"/>
    </w:rPr>
  </w:style>
  <w:style w:type="paragraph" w:styleId="MCAIndent3" w:customStyle="1">
    <w:name w:val="MCA_Indent3"/>
    <w:basedOn w:val="Normal"/>
    <w:link w:val="MCAIndent3Char"/>
    <w:rsid w:val="00946FF1"/>
    <w:pPr>
      <w:suppressAutoHyphens w:val="0"/>
      <w:spacing w:after="240" w:line="360" w:lineRule="auto"/>
      <w:ind w:left="1361"/>
      <w:jc w:val="both"/>
    </w:pPr>
    <w:rPr>
      <w:rFonts w:eastAsia="Calibri" w:cs="Calibri"/>
      <w:szCs w:val="22"/>
      <w:lang w:val="en-ZA" w:eastAsia="en-US"/>
    </w:rPr>
  </w:style>
  <w:style w:type="character" w:styleId="MCAIndent3Char" w:customStyle="1">
    <w:name w:val="MCA_Indent3 Char"/>
    <w:basedOn w:val="DefaultParagraphFont"/>
    <w:link w:val="MCAIndent3"/>
    <w:rsid w:val="00946FF1"/>
    <w:rPr>
      <w:rFonts w:ascii="Arial" w:hAnsi="Arial" w:eastAsia="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54792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eader" Target="header2.xml" Id="rId13" /><Relationship Type="http://schemas.microsoft.com/office/2011/relationships/people" Target="people.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oter" Target="footer1.xml" Id="rId12" /><Relationship Type="http://schemas.openxmlformats.org/officeDocument/2006/relationships/fontTable" Target="fontTable.xml" Id="rId17" /><Relationship Type="http://schemas.openxmlformats.org/officeDocument/2006/relationships/customXml" Target="../customXml/item2.xml" Id="rId2" /><Relationship Type="http://schemas.openxmlformats.org/officeDocument/2006/relationships/footer" Target="footer3.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header" Target="header3.xml" Id="rId15" /><Relationship Type="http://schemas.openxmlformats.org/officeDocument/2006/relationships/endnotes" Target="endnotes.xml" Id="rId10" /><Relationship Type="http://schemas.openxmlformats.org/officeDocument/2006/relationships/theme" Target="theme/theme1.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2.xml"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eddbd569-0caa-4cd4-ba1c-8c39d8e114b4">
      <Terms xmlns="http://schemas.microsoft.com/office/infopath/2007/PartnerControls"/>
    </lcf76f155ced4ddcb4097134ff3c332f>
    <TaxCatchAll xmlns="91e9e64f-4764-4325-85b6-e142ba60a90c"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3F8A9C7515C4F4497A3B0B27E2FC3D9" ma:contentTypeVersion="17" ma:contentTypeDescription="Create a new document." ma:contentTypeScope="" ma:versionID="07e6b52be754a89c955b647bea5cf1b5">
  <xsd:schema xmlns:xsd="http://www.w3.org/2001/XMLSchema" xmlns:xs="http://www.w3.org/2001/XMLSchema" xmlns:p="http://schemas.microsoft.com/office/2006/metadata/properties" xmlns:ns2="eddbd569-0caa-4cd4-ba1c-8c39d8e114b4" xmlns:ns3="91e9e64f-4764-4325-85b6-e142ba60a90c" targetNamespace="http://schemas.microsoft.com/office/2006/metadata/properties" ma:root="true" ma:fieldsID="4228b91e29eff83aa8ecf1a36a414ee3" ns2:_="" ns3:_="">
    <xsd:import namespace="eddbd569-0caa-4cd4-ba1c-8c39d8e114b4"/>
    <xsd:import namespace="91e9e64f-4764-4325-85b6-e142ba60a90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element ref="ns2:MediaServiceAutoTags"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dbd569-0caa-4cd4-ba1c-8c39d8e114b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d301a546-5d03-470c-aa99-25f829092dd5"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1e9e64f-4764-4325-85b6-e142ba60a90c"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411f15b6-9964-4cf4-a0a7-519661bac922}" ma:internalName="TaxCatchAll" ma:showField="CatchAllData" ma:web="91e9e64f-4764-4325-85b6-e142ba60a90c">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E8CAE8C-825C-42CB-8B9F-EE0026FC666A}">
  <ds:schemaRefs>
    <ds:schemaRef ds:uri="http://schemas.openxmlformats.org/officeDocument/2006/bibliography"/>
  </ds:schemaRefs>
</ds:datastoreItem>
</file>

<file path=customXml/itemProps2.xml><?xml version="1.0" encoding="utf-8"?>
<ds:datastoreItem xmlns:ds="http://schemas.openxmlformats.org/officeDocument/2006/customXml" ds:itemID="{5DA78ED9-BC26-4E6E-8872-D4F549EAD913}">
  <ds:schemaRefs>
    <ds:schemaRef ds:uri="http://schemas.microsoft.com/office/2006/metadata/properties"/>
    <ds:schemaRef ds:uri="http://schemas.microsoft.com/office/infopath/2007/PartnerControls"/>
    <ds:schemaRef ds:uri="eddbd569-0caa-4cd4-ba1c-8c39d8e114b4"/>
    <ds:schemaRef ds:uri="91e9e64f-4764-4325-85b6-e142ba60a90c"/>
  </ds:schemaRefs>
</ds:datastoreItem>
</file>

<file path=customXml/itemProps3.xml><?xml version="1.0" encoding="utf-8"?>
<ds:datastoreItem xmlns:ds="http://schemas.openxmlformats.org/officeDocument/2006/customXml" ds:itemID="{0978673F-8275-4962-A606-5C12789EAD1C}"/>
</file>

<file path=customXml/itemProps4.xml><?xml version="1.0" encoding="utf-8"?>
<ds:datastoreItem xmlns:ds="http://schemas.openxmlformats.org/officeDocument/2006/customXml" ds:itemID="{280263C1-28DE-49FB-BD01-A7BD8DE40D73}">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Deloitte Touche Tohmatsu Services, Inc.</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Deloitte Legal</dc:creator>
  <lastModifiedBy>D LANGA</lastModifiedBy>
  <revision>104</revision>
  <lastPrinted>2017-11-13T09:28:00.0000000Z</lastPrinted>
  <dcterms:created xsi:type="dcterms:W3CDTF">2021-08-04T07:04:00.0000000Z</dcterms:created>
  <dcterms:modified xsi:type="dcterms:W3CDTF">2026-04-24T13:15:57.0643072Z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0x01010033F8A9C7515C4F4497A3B0B27E2FC3D9</vt:lpwstr>
  </property>
  <property fmtid="{D5CDD505-2E9C-101B-9397-08002B2CF9AE}" pid="3" name="MediaServiceImageTags">
    <vt:lpwstr/>
  </property>
</Properties>
</file>