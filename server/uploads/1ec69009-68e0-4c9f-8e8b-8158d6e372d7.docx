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b.xml" ContentType="application/vnd.openxmlformats-officedocument.wordprocessingml.header+xml"/>
  <Override PartName="/word/footera.xml" ContentType="application/vnd.openxmlformats-officedocument.wordprocessingml.footer+xml"/>
  <Override PartName="/word/footerb.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D3500" w:rsidR="002A14DB" w:rsidP="005B4A60" w:rsidRDefault="00167606" w14:paraId="027A7429" w14:textId="7B340704">
      <w:pPr>
        <w:spacing w:before="120" w:after="120"/>
        <w:rPr>
          <w:rFonts w:cs="Arial"/>
        </w:rPr>
      </w:pPr>
      <w:r w:rsidRPr="00FD3500">
        <w:rPr>
          <w:rFonts w:cs="Arial"/>
          <w:b/>
        </w:rPr>
        <w:t xml:space="preserve">FUNDING </w:t>
      </w:r>
      <w:r w:rsidRPr="00FD3500" w:rsidR="0041011B">
        <w:rPr>
          <w:rFonts w:cs="Arial"/>
          <w:b/>
        </w:rPr>
        <w:t xml:space="preserve">LOAN </w:t>
      </w:r>
      <w:r w:rsidRPr="00FD3500" w:rsidR="002A14DB">
        <w:rPr>
          <w:rFonts w:cs="Arial"/>
          <w:b/>
        </w:rPr>
        <w:t>AGREEMENT</w:t>
      </w:r>
    </w:p>
    <w:p w:rsidRPr="00FD3500" w:rsidR="002A14DB" w:rsidP="002A14DB" w:rsidRDefault="002A14DB" w14:paraId="2EC70D9B" w14:textId="77777777">
      <w:pPr>
        <w:spacing w:before="120" w:after="120"/>
        <w:rPr>
          <w:rFonts w:cs="Arial"/>
        </w:rPr>
      </w:pPr>
    </w:p>
    <w:p w:rsidRPr="00FD3500" w:rsidR="002A14DB" w:rsidP="002A14DB" w:rsidRDefault="002A14DB" w14:paraId="2561BC71" w14:textId="77777777">
      <w:pPr>
        <w:spacing w:before="120" w:after="120"/>
        <w:rPr>
          <w:rFonts w:cs="Arial"/>
        </w:rPr>
      </w:pPr>
    </w:p>
    <w:p w:rsidRPr="00FD3500" w:rsidR="002A14DB" w:rsidP="002A14DB" w:rsidRDefault="002A14DB" w14:paraId="31871052" w14:textId="77777777">
      <w:pPr>
        <w:spacing w:before="120" w:after="120"/>
        <w:rPr>
          <w:rFonts w:cs="Arial"/>
        </w:rPr>
      </w:pPr>
    </w:p>
    <w:p w:rsidRPr="00FD3500" w:rsidR="002A14DB" w:rsidP="002A14DB" w:rsidRDefault="002A14DB" w14:paraId="2589E864" w14:textId="77777777">
      <w:pPr>
        <w:spacing w:before="120" w:after="120"/>
        <w:rPr>
          <w:rFonts w:cs="Arial"/>
        </w:rPr>
      </w:pPr>
      <w:r w:rsidRPr="00FD3500">
        <w:rPr>
          <w:rFonts w:cs="Arial"/>
        </w:rPr>
        <w:t>between</w:t>
      </w:r>
    </w:p>
    <w:p w:rsidRPr="00FD3500" w:rsidR="002A14DB" w:rsidP="002A14DB" w:rsidRDefault="002A14DB" w14:paraId="36A50C8F" w14:textId="77777777">
      <w:pPr>
        <w:spacing w:before="120" w:after="120"/>
        <w:rPr>
          <w:rFonts w:cs="Arial"/>
        </w:rPr>
      </w:pPr>
    </w:p>
    <w:p w:rsidRPr="00FD3500" w:rsidR="002A14DB" w:rsidP="002A14DB" w:rsidRDefault="002A14DB" w14:paraId="74DFA7AE" w14:textId="77777777">
      <w:pPr>
        <w:spacing w:before="120" w:after="120"/>
        <w:rPr>
          <w:rFonts w:cs="Arial"/>
        </w:rPr>
      </w:pPr>
    </w:p>
    <w:p w:rsidRPr="00FD3500" w:rsidR="002A14DB" w:rsidP="002A14DB" w:rsidRDefault="002A14DB" w14:paraId="4330C754" w14:textId="77777777">
      <w:pPr>
        <w:spacing w:before="120" w:after="120"/>
        <w:rPr>
          <w:rFonts w:cs="Arial"/>
        </w:rPr>
      </w:pPr>
    </w:p>
    <w:p w:rsidR="00964D33" w:rsidP="002A14DB" w:rsidRDefault="00964D33" w14:paraId="5C07EEFE" w14:textId="54FB0B27">
      <w:pPr>
        <w:spacing w:before="120" w:after="120"/>
        <w:rPr>
          <w:rFonts w:cs="Arial"/>
          <w:b w:val="1"/>
          <w:bCs w:val="1"/>
        </w:rPr>
      </w:pPr>
      <w:r w:rsidRPr="61A25811" w:rsidR="113B6BD3">
        <w:rPr>
          <w:rFonts w:cs="Arial"/>
          <w:b w:val="1"/>
          <w:bCs w:val="1"/>
        </w:rPr>
        <w:t>[COMPANY NAME]</w:t>
      </w:r>
      <w:r w:rsidRPr="61A25811" w:rsidR="00964D33">
        <w:rPr>
          <w:rFonts w:cs="Arial"/>
          <w:b w:val="1"/>
          <w:bCs w:val="1"/>
        </w:rPr>
        <w:t xml:space="preserve"> (RF) PROPRIETARY LIMITED</w:t>
      </w:r>
    </w:p>
    <w:p w:rsidRPr="00FD3500" w:rsidR="002A14DB" w:rsidP="61A25811" w:rsidRDefault="002A14DB" w14:paraId="798548D4" w14:textId="4F63E4B4">
      <w:pPr>
        <w:spacing w:before="120" w:after="120"/>
        <w:rPr>
          <w:rFonts w:cs="Arial"/>
        </w:rPr>
      </w:pPr>
      <w:r w:rsidRPr="61A25811" w:rsidR="002A14DB">
        <w:rPr>
          <w:rFonts w:cs="Arial"/>
        </w:rPr>
        <w:t xml:space="preserve">Registration number: </w:t>
      </w:r>
      <w:r w:rsidRPr="61A25811" w:rsidR="293B32C0">
        <w:rPr>
          <w:rFonts w:cs="Arial"/>
        </w:rPr>
        <w:t>[Insert reg.no]</w:t>
      </w:r>
    </w:p>
    <w:p w:rsidRPr="00FD3500" w:rsidR="002A14DB" w:rsidP="002A14DB" w:rsidRDefault="002A14DB" w14:paraId="0947DF96" w14:textId="4EEC90F2">
      <w:pPr>
        <w:spacing w:before="120" w:after="120"/>
        <w:rPr>
          <w:rFonts w:cs="Arial"/>
          <w:bCs/>
        </w:rPr>
      </w:pPr>
      <w:r w:rsidRPr="00FD3500">
        <w:rPr>
          <w:rFonts w:cs="Arial"/>
          <w:bCs/>
        </w:rPr>
        <w:t>(“</w:t>
      </w:r>
      <w:r w:rsidRPr="00FD3500" w:rsidR="00943319">
        <w:rPr>
          <w:b/>
        </w:rPr>
        <w:t>Lender</w:t>
      </w:r>
      <w:r w:rsidRPr="00FD3500">
        <w:t>”</w:t>
      </w:r>
      <w:r w:rsidRPr="00FD3500">
        <w:rPr>
          <w:rFonts w:cs="Arial"/>
          <w:bCs/>
        </w:rPr>
        <w:t>)</w:t>
      </w:r>
    </w:p>
    <w:p w:rsidRPr="00FD3500" w:rsidR="002A14DB" w:rsidP="002A14DB" w:rsidRDefault="002A14DB" w14:paraId="255926A1" w14:textId="77777777">
      <w:pPr>
        <w:spacing w:before="120" w:after="120"/>
        <w:rPr>
          <w:rFonts w:cs="Arial"/>
        </w:rPr>
      </w:pPr>
    </w:p>
    <w:p w:rsidRPr="00FD3500" w:rsidR="002A14DB" w:rsidP="002A14DB" w:rsidRDefault="002A14DB" w14:paraId="682BBD9C" w14:textId="77777777">
      <w:pPr>
        <w:spacing w:before="120" w:after="120"/>
        <w:rPr>
          <w:rFonts w:cs="Arial"/>
        </w:rPr>
      </w:pPr>
    </w:p>
    <w:p w:rsidRPr="00FD3500" w:rsidR="002A14DB" w:rsidP="002A14DB" w:rsidRDefault="002A14DB" w14:paraId="711602AE" w14:textId="77777777">
      <w:pPr>
        <w:spacing w:before="120" w:after="120"/>
        <w:rPr>
          <w:rFonts w:cs="Arial"/>
        </w:rPr>
      </w:pPr>
      <w:r w:rsidRPr="00FD3500">
        <w:rPr>
          <w:rFonts w:cs="Arial"/>
        </w:rPr>
        <w:t>and</w:t>
      </w:r>
    </w:p>
    <w:p w:rsidRPr="00FD3500" w:rsidR="002A14DB" w:rsidP="002A14DB" w:rsidRDefault="002A14DB" w14:paraId="7471B476" w14:textId="77777777">
      <w:pPr>
        <w:spacing w:before="120" w:after="120"/>
        <w:rPr>
          <w:rFonts w:cs="Arial"/>
        </w:rPr>
      </w:pPr>
    </w:p>
    <w:p w:rsidRPr="00FD3500" w:rsidR="002A14DB" w:rsidP="002A14DB" w:rsidRDefault="002A14DB" w14:paraId="4924F865" w14:textId="77777777">
      <w:pPr>
        <w:spacing w:before="120" w:after="120"/>
        <w:rPr>
          <w:rFonts w:cs="Arial"/>
        </w:rPr>
      </w:pPr>
    </w:p>
    <w:p w:rsidRPr="00FD3500" w:rsidR="00A35A18" w:rsidP="00A35A18" w:rsidRDefault="00A35A18" w14:paraId="1DA26A47" w14:textId="77777777">
      <w:pPr>
        <w:spacing w:before="120" w:after="120"/>
        <w:rPr>
          <w:rFonts w:cs="Arial"/>
          <w:b/>
          <w:bCs/>
        </w:rPr>
      </w:pPr>
      <w:r w:rsidRPr="000934D4">
        <w:rPr>
          <w:b/>
          <w:bCs/>
        </w:rPr>
        <w:t>[</w:t>
      </w:r>
      <w:r w:rsidRPr="000934D4">
        <w:rPr>
          <w:b/>
          <w:bCs/>
          <w:highlight w:val="yellow"/>
        </w:rPr>
        <w:t xml:space="preserve">INSERT </w:t>
      </w:r>
      <w:r>
        <w:rPr>
          <w:b/>
          <w:bCs/>
          <w:highlight w:val="yellow"/>
        </w:rPr>
        <w:t>THE BENEFICIARY’S</w:t>
      </w:r>
      <w:r w:rsidRPr="000934D4">
        <w:rPr>
          <w:b/>
          <w:bCs/>
          <w:highlight w:val="yellow"/>
        </w:rPr>
        <w:t xml:space="preserve"> NAME</w:t>
      </w:r>
      <w:r w:rsidRPr="000934D4">
        <w:rPr>
          <w:b/>
          <w:bCs/>
        </w:rPr>
        <w:t>]</w:t>
      </w:r>
      <w:r>
        <w:rPr>
          <w:b/>
          <w:bCs/>
        </w:rPr>
        <w:t xml:space="preserve"> </w:t>
      </w:r>
      <w:r w:rsidRPr="00FD3500">
        <w:rPr>
          <w:rFonts w:cs="Arial"/>
          <w:b/>
          <w:bCs/>
        </w:rPr>
        <w:t xml:space="preserve">PROPRIETARY LIMITED </w:t>
      </w:r>
    </w:p>
    <w:p w:rsidRPr="00FD3500" w:rsidR="00A35A18" w:rsidP="00A35A18" w:rsidRDefault="00A35A18" w14:paraId="7AD3D7EB" w14:textId="77777777">
      <w:pPr>
        <w:spacing w:before="120" w:after="120"/>
        <w:rPr>
          <w:rFonts w:cs="Arial"/>
          <w:b/>
          <w:bCs/>
        </w:rPr>
      </w:pPr>
      <w:r>
        <w:rPr>
          <w:rFonts w:cs="Arial"/>
        </w:rPr>
        <w:t>(</w:t>
      </w:r>
      <w:r w:rsidRPr="00FD3500">
        <w:rPr>
          <w:rFonts w:cs="Arial"/>
        </w:rPr>
        <w:t>Registration number:</w:t>
      </w:r>
      <w:r w:rsidRPr="00FD3500">
        <w:rPr>
          <w:rFonts w:cs="Arial"/>
          <w:b/>
          <w:bCs/>
        </w:rPr>
        <w:t xml:space="preserve"> </w:t>
      </w:r>
      <w:r w:rsidRPr="00C97DBA">
        <w:rPr>
          <w:b/>
          <w:bCs/>
        </w:rPr>
        <w:t>[</w:t>
      </w:r>
      <w:r w:rsidRPr="00C97DBA">
        <w:rPr>
          <w:b/>
          <w:bCs/>
          <w:highlight w:val="yellow"/>
        </w:rPr>
        <w:t xml:space="preserve">insert </w:t>
      </w:r>
      <w:r>
        <w:rPr>
          <w:b/>
          <w:bCs/>
          <w:highlight w:val="yellow"/>
        </w:rPr>
        <w:t>the Beneficiary</w:t>
      </w:r>
      <w:r w:rsidRPr="00C97DBA">
        <w:rPr>
          <w:b/>
          <w:bCs/>
          <w:highlight w:val="yellow"/>
        </w:rPr>
        <w:t xml:space="preserve"> reg. no</w:t>
      </w:r>
      <w:r w:rsidRPr="00C97DBA">
        <w:rPr>
          <w:b/>
          <w:bCs/>
        </w:rPr>
        <w:t>]</w:t>
      </w:r>
      <w:r w:rsidRPr="007E44C3">
        <w:t>)</w:t>
      </w:r>
    </w:p>
    <w:p w:rsidRPr="00FD3500" w:rsidR="002A14DB" w:rsidP="002A14DB" w:rsidRDefault="002A14DB" w14:paraId="22C98CA9" w14:textId="648180EF">
      <w:pPr>
        <w:spacing w:before="120" w:after="120"/>
        <w:rPr>
          <w:rFonts w:cs="Arial"/>
          <w:b/>
          <w:bCs/>
        </w:rPr>
      </w:pPr>
      <w:r w:rsidRPr="00FD3500">
        <w:rPr>
          <w:rFonts w:cs="Arial"/>
        </w:rPr>
        <w:t>(“</w:t>
      </w:r>
      <w:r w:rsidRPr="00FD3500" w:rsidR="004429EB">
        <w:rPr>
          <w:rFonts w:cs="Arial"/>
          <w:b/>
          <w:bCs/>
        </w:rPr>
        <w:t>Borrower</w:t>
      </w:r>
      <w:r w:rsidRPr="00FD3500">
        <w:rPr>
          <w:rFonts w:cs="Arial"/>
        </w:rPr>
        <w:t>”)</w:t>
      </w:r>
    </w:p>
    <w:p w:rsidRPr="00FD3500" w:rsidR="002A14DB" w:rsidP="002A14DB" w:rsidRDefault="002A14DB" w14:paraId="2925EF3C" w14:textId="77777777">
      <w:pPr>
        <w:pStyle w:val="TitlePage"/>
        <w:rPr>
          <w:rFonts w:cs="Arial"/>
          <w:szCs w:val="22"/>
        </w:rPr>
      </w:pPr>
    </w:p>
    <w:p w:rsidRPr="00FD3500" w:rsidR="002A14DB" w:rsidP="002A14DB" w:rsidRDefault="002A14DB" w14:paraId="2F57A159" w14:textId="77777777">
      <w:pPr>
        <w:pStyle w:val="TitlePage"/>
        <w:rPr>
          <w:rFonts w:cs="Arial"/>
          <w:szCs w:val="22"/>
        </w:rPr>
        <w:sectPr w:rsidRPr="00FD3500" w:rsidR="002A14DB" w:rsidSect="002A14DB">
          <w:headerReference w:type="first" r:id="rId11"/>
          <w:type w:val="continuous"/>
          <w:pgSz w:w="11906" w:h="16838" w:orient="portrait" w:code="9"/>
          <w:pgMar w:top="4820" w:right="1701" w:bottom="1418" w:left="1701" w:header="567" w:footer="284" w:gutter="0"/>
          <w:cols w:space="708"/>
          <w:titlePg/>
          <w:docGrid w:linePitch="360"/>
          <w:headerReference w:type="default" r:id="Rea6e8887339747a3"/>
          <w:footerReference w:type="default" r:id="R3586f0a5f3c245f3"/>
          <w:footerReference w:type="first" r:id="R825e85d21c334011"/>
        </w:sectPr>
      </w:pPr>
    </w:p>
    <w:p w:rsidRPr="00EB288F" w:rsidR="00426296" w:rsidP="00EB288F" w:rsidRDefault="00426296" w14:paraId="55C0A1A0" w14:textId="77777777">
      <w:pPr>
        <w:spacing w:after="240"/>
        <w:jc w:val="both"/>
        <w:rPr>
          <w:rFonts w:cs="Arial"/>
          <w:sz w:val="20"/>
          <w:szCs w:val="20"/>
        </w:rPr>
      </w:pPr>
      <w:r w:rsidRPr="00EB288F">
        <w:rPr>
          <w:rFonts w:cs="Arial"/>
          <w:sz w:val="20"/>
          <w:szCs w:val="20"/>
        </w:rPr>
        <w:t>This Agreement is made between:</w:t>
      </w:r>
    </w:p>
    <w:p w:rsidRPr="00EB288F" w:rsidR="00426296" w:rsidP="00EB288F" w:rsidRDefault="0099545A" w14:paraId="5A055BD4" w14:textId="2D68E9A4">
      <w:pPr>
        <w:pStyle w:val="BowRecitalBracketsNumber"/>
        <w:suppressAutoHyphens w:val="0"/>
        <w:spacing w:after="240"/>
        <w:jc w:val="both"/>
        <w:rPr>
          <w:rFonts w:cs="Arial"/>
          <w:sz w:val="20"/>
          <w:szCs w:val="20"/>
        </w:rPr>
      </w:pPr>
      <w:r w:rsidRPr="61A25811" w:rsidR="113B6BD3">
        <w:rPr>
          <w:rFonts w:cs="Arial"/>
          <w:b w:val="1"/>
          <w:bCs w:val="1"/>
          <w:sz w:val="20"/>
          <w:szCs w:val="20"/>
        </w:rPr>
        <w:t>[COMPANY NAME]</w:t>
      </w:r>
      <w:r w:rsidRPr="61A25811" w:rsidR="0099545A">
        <w:rPr>
          <w:rFonts w:cs="Arial"/>
          <w:b w:val="1"/>
          <w:bCs w:val="1"/>
          <w:sz w:val="20"/>
          <w:szCs w:val="20"/>
        </w:rPr>
        <w:t xml:space="preserve"> (RF) PROPRIETARY LIMITED</w:t>
      </w:r>
      <w:r w:rsidRPr="61A25811" w:rsidR="00426296">
        <w:rPr>
          <w:rFonts w:cs="Arial"/>
          <w:sz w:val="20"/>
          <w:szCs w:val="20"/>
        </w:rPr>
        <w:t xml:space="preserve">, </w:t>
      </w:r>
      <w:r w:rsidRPr="61A25811" w:rsidR="009A513F">
        <w:rPr>
          <w:rFonts w:cs="Arial"/>
          <w:sz w:val="20"/>
          <w:szCs w:val="20"/>
        </w:rPr>
        <w:t xml:space="preserve">a </w:t>
      </w:r>
      <w:r w:rsidRPr="61A25811" w:rsidR="0099545A">
        <w:rPr>
          <w:rFonts w:cs="Arial"/>
          <w:sz w:val="20"/>
          <w:szCs w:val="20"/>
        </w:rPr>
        <w:t xml:space="preserve">ring-fenced </w:t>
      </w:r>
      <w:r w:rsidRPr="61A25811" w:rsidR="009A513F">
        <w:rPr>
          <w:rFonts w:cs="Arial"/>
          <w:sz w:val="20"/>
          <w:szCs w:val="20"/>
        </w:rPr>
        <w:t xml:space="preserve">profit company duly incorporated </w:t>
      </w:r>
      <w:r w:rsidRPr="61A25811" w:rsidR="009A513F">
        <w:rPr>
          <w:rFonts w:cs="Arial"/>
          <w:sz w:val="20"/>
          <w:szCs w:val="20"/>
        </w:rPr>
        <w:t>in accordance with</w:t>
      </w:r>
      <w:r w:rsidRPr="61A25811" w:rsidR="009A513F">
        <w:rPr>
          <w:rFonts w:cs="Arial"/>
          <w:sz w:val="20"/>
          <w:szCs w:val="20"/>
        </w:rPr>
        <w:t xml:space="preserve"> the laws of South Africa</w:t>
      </w:r>
      <w:r w:rsidRPr="61A25811" w:rsidR="00426296">
        <w:rPr>
          <w:rFonts w:cs="Arial"/>
          <w:sz w:val="20"/>
          <w:szCs w:val="20"/>
        </w:rPr>
        <w:t xml:space="preserve"> under registration number: </w:t>
      </w:r>
      <w:r w:rsidRPr="61A25811" w:rsidR="00964D33">
        <w:rPr>
          <w:rFonts w:cs="Arial"/>
          <w:sz w:val="20"/>
          <w:szCs w:val="20"/>
        </w:rPr>
        <w:t xml:space="preserve">2021/590050/07 </w:t>
      </w:r>
      <w:r w:rsidRPr="61A25811" w:rsidR="00426296">
        <w:rPr>
          <w:rFonts w:cs="Arial"/>
          <w:sz w:val="20"/>
          <w:szCs w:val="20"/>
        </w:rPr>
        <w:t xml:space="preserve">(the </w:t>
      </w:r>
      <w:r w:rsidRPr="61A25811" w:rsidR="002314E5">
        <w:rPr>
          <w:rFonts w:cs="Arial"/>
          <w:sz w:val="20"/>
          <w:szCs w:val="20"/>
        </w:rPr>
        <w:t>“</w:t>
      </w:r>
      <w:r w:rsidRPr="61A25811" w:rsidR="00426296">
        <w:rPr>
          <w:rFonts w:cs="Arial"/>
          <w:b w:val="1"/>
          <w:bCs w:val="1"/>
          <w:sz w:val="20"/>
          <w:szCs w:val="20"/>
        </w:rPr>
        <w:t>Lender</w:t>
      </w:r>
      <w:r w:rsidRPr="61A25811" w:rsidR="002314E5">
        <w:rPr>
          <w:rFonts w:cs="Arial"/>
          <w:sz w:val="20"/>
          <w:szCs w:val="20"/>
        </w:rPr>
        <w:t>”</w:t>
      </w:r>
      <w:r w:rsidRPr="61A25811" w:rsidR="00426296">
        <w:rPr>
          <w:rFonts w:cs="Arial"/>
          <w:sz w:val="20"/>
          <w:szCs w:val="20"/>
        </w:rPr>
        <w:t>); and</w:t>
      </w:r>
    </w:p>
    <w:p w:rsidRPr="00EB288F" w:rsidR="00426296" w:rsidP="00EB288F" w:rsidRDefault="00C15D32" w14:paraId="1AA0B2A7" w14:textId="7CDA2F26">
      <w:pPr>
        <w:pStyle w:val="BowRecitalBracketsNumber"/>
        <w:suppressAutoHyphens w:val="0"/>
        <w:spacing w:after="240"/>
        <w:jc w:val="both"/>
        <w:rPr>
          <w:rFonts w:cs="Arial"/>
          <w:sz w:val="20"/>
          <w:szCs w:val="20"/>
        </w:rPr>
      </w:pPr>
      <w:r w:rsidRPr="00B95CF4">
        <w:rPr>
          <w:b/>
          <w:bCs/>
        </w:rPr>
        <w:t>[</w:t>
      </w:r>
      <w:r w:rsidRPr="00B95CF4">
        <w:rPr>
          <w:b/>
          <w:bCs/>
          <w:highlight w:val="yellow"/>
        </w:rPr>
        <w:t>INSERT THE BENEFICIARY’S NAME</w:t>
      </w:r>
      <w:r w:rsidRPr="00B95CF4">
        <w:rPr>
          <w:b/>
          <w:bCs/>
        </w:rPr>
        <w:t xml:space="preserve">] </w:t>
      </w:r>
      <w:r w:rsidRPr="00EB288F" w:rsidR="004B1B9A">
        <w:rPr>
          <w:rFonts w:cs="Arial"/>
          <w:b/>
          <w:sz w:val="20"/>
          <w:szCs w:val="20"/>
        </w:rPr>
        <w:t>PROPRIETARY LIMITED</w:t>
      </w:r>
      <w:r w:rsidRPr="00EB288F" w:rsidR="00426296">
        <w:rPr>
          <w:rFonts w:cs="Arial"/>
          <w:bCs/>
          <w:sz w:val="20"/>
          <w:szCs w:val="20"/>
        </w:rPr>
        <w:t>,</w:t>
      </w:r>
      <w:r w:rsidRPr="00EB288F" w:rsidR="00426296">
        <w:rPr>
          <w:rFonts w:cs="Arial"/>
          <w:b/>
          <w:sz w:val="20"/>
          <w:szCs w:val="20"/>
        </w:rPr>
        <w:t xml:space="preserve"> </w:t>
      </w:r>
      <w:r w:rsidRPr="00EB288F" w:rsidR="00426296">
        <w:rPr>
          <w:rFonts w:cs="Arial"/>
          <w:sz w:val="20"/>
          <w:szCs w:val="20"/>
        </w:rPr>
        <w:t>a company registered in accordance with the laws of South Africa under registration number:</w:t>
      </w:r>
      <w:r w:rsidRPr="00EB288F" w:rsidDel="00341DEA" w:rsidR="00426296">
        <w:rPr>
          <w:rFonts w:cs="Arial"/>
          <w:sz w:val="20"/>
          <w:szCs w:val="20"/>
        </w:rPr>
        <w:t xml:space="preserve"> </w:t>
      </w:r>
      <w:r w:rsidRPr="00B95CF4" w:rsidR="009F039E">
        <w:rPr>
          <w:rFonts w:cs="Arial"/>
          <w:b/>
          <w:bCs/>
          <w:sz w:val="20"/>
          <w:szCs w:val="20"/>
          <w:highlight w:val="yellow"/>
        </w:rPr>
        <w:t>[insert the Beneficiary reg. no</w:t>
      </w:r>
      <w:r w:rsidRPr="00B95CF4" w:rsidR="009F039E">
        <w:rPr>
          <w:rFonts w:cs="Arial"/>
          <w:b/>
          <w:bCs/>
          <w:sz w:val="20"/>
          <w:szCs w:val="20"/>
        </w:rPr>
        <w:t>]</w:t>
      </w:r>
      <w:r w:rsidRPr="00B95CF4" w:rsidR="009F039E">
        <w:rPr>
          <w:rFonts w:cs="Arial"/>
          <w:sz w:val="20"/>
          <w:szCs w:val="20"/>
          <w:lang w:val="en-GB"/>
        </w:rPr>
        <w:t>)</w:t>
      </w:r>
      <w:r w:rsidRPr="00EB288F" w:rsidR="009F039E">
        <w:rPr>
          <w:rFonts w:cs="Arial"/>
          <w:sz w:val="20"/>
          <w:szCs w:val="20"/>
        </w:rPr>
        <w:t xml:space="preserve"> </w:t>
      </w:r>
      <w:r w:rsidRPr="00EB288F" w:rsidR="00426296">
        <w:rPr>
          <w:rFonts w:cs="Arial"/>
          <w:sz w:val="20"/>
          <w:szCs w:val="20"/>
        </w:rPr>
        <w:t>(the</w:t>
      </w:r>
      <w:r w:rsidRPr="00EB288F" w:rsidR="002314E5">
        <w:rPr>
          <w:rFonts w:cs="Arial"/>
          <w:sz w:val="20"/>
          <w:szCs w:val="20"/>
        </w:rPr>
        <w:t> “</w:t>
      </w:r>
      <w:r w:rsidRPr="00EB288F" w:rsidR="00426296">
        <w:rPr>
          <w:rFonts w:cs="Arial"/>
          <w:b/>
          <w:bCs/>
          <w:sz w:val="20"/>
          <w:szCs w:val="20"/>
        </w:rPr>
        <w:t>Borrower</w:t>
      </w:r>
      <w:r w:rsidRPr="00EB288F" w:rsidR="002314E5">
        <w:rPr>
          <w:rFonts w:cs="Arial"/>
          <w:sz w:val="20"/>
          <w:szCs w:val="20"/>
        </w:rPr>
        <w:t>”</w:t>
      </w:r>
      <w:r w:rsidRPr="00EB288F" w:rsidR="00426296">
        <w:rPr>
          <w:rFonts w:cs="Arial"/>
          <w:bCs/>
          <w:sz w:val="20"/>
          <w:szCs w:val="20"/>
        </w:rPr>
        <w:t>).</w:t>
      </w:r>
    </w:p>
    <w:p w:rsidRPr="00EB288F" w:rsidR="00426296" w:rsidP="00EB288F" w:rsidRDefault="00426296" w14:paraId="21F273F5" w14:textId="77777777">
      <w:pPr>
        <w:spacing w:after="240"/>
        <w:jc w:val="both"/>
        <w:rPr>
          <w:rFonts w:cs="Arial"/>
          <w:b/>
          <w:sz w:val="20"/>
          <w:szCs w:val="20"/>
        </w:rPr>
      </w:pPr>
      <w:r w:rsidRPr="00EB288F">
        <w:rPr>
          <w:rFonts w:cs="Arial"/>
          <w:b/>
          <w:sz w:val="20"/>
          <w:szCs w:val="20"/>
        </w:rPr>
        <w:t>IT IS AGREED AS FOLLOWS:</w:t>
      </w:r>
    </w:p>
    <w:p w:rsidRPr="00EB288F" w:rsidR="00426296" w:rsidP="00EB288F" w:rsidRDefault="00426296" w14:paraId="6D5735D3" w14:textId="5E2A8122">
      <w:pPr>
        <w:pStyle w:val="BowLevel1HeadingAltQ"/>
        <w:numPr>
          <w:ilvl w:val="3"/>
          <w:numId w:val="42"/>
        </w:numPr>
        <w:suppressAutoHyphens w:val="0"/>
        <w:spacing w:after="240"/>
        <w:ind w:left="567" w:hanging="567"/>
        <w:jc w:val="both"/>
        <w:rPr>
          <w:rFonts w:cs="Arial"/>
          <w:sz w:val="20"/>
          <w:szCs w:val="20"/>
        </w:rPr>
      </w:pPr>
      <w:bookmarkStart w:name="_Toc297618153" w:id="0"/>
      <w:bookmarkStart w:name="_Ref247615817" w:id="1"/>
      <w:bookmarkStart w:name="_Toc19267450" w:id="2"/>
      <w:bookmarkStart w:name="_Ref74146741" w:id="3"/>
      <w:bookmarkStart w:name="_Ref74147055" w:id="4"/>
      <w:bookmarkStart w:name="_Ref74225943" w:id="5"/>
      <w:bookmarkStart w:name="_Ref74226208" w:id="6"/>
      <w:r w:rsidRPr="00EB288F">
        <w:rPr>
          <w:rFonts w:cs="Arial"/>
          <w:sz w:val="20"/>
          <w:szCs w:val="20"/>
        </w:rPr>
        <w:t>DEFINITIONS AND INTERPRETATION</w:t>
      </w:r>
      <w:bookmarkEnd w:id="0"/>
      <w:bookmarkEnd w:id="1"/>
      <w:bookmarkEnd w:id="2"/>
      <w:bookmarkEnd w:id="3"/>
      <w:bookmarkEnd w:id="4"/>
      <w:bookmarkEnd w:id="5"/>
      <w:bookmarkEnd w:id="6"/>
    </w:p>
    <w:p w:rsidRPr="00EB288F" w:rsidR="002575FC" w:rsidRDefault="002575FC" w14:paraId="3F2AF880" w14:textId="77777777">
      <w:pPr>
        <w:pStyle w:val="BowLevel3HeadingAltZ"/>
        <w:numPr>
          <w:ilvl w:val="1"/>
          <w:numId w:val="51"/>
        </w:numPr>
        <w:suppressAutoHyphens w:val="0"/>
        <w:spacing w:after="240"/>
        <w:ind w:hanging="153"/>
        <w:jc w:val="both"/>
        <w:rPr>
          <w:rFonts w:cs="Arial"/>
          <w:bCs/>
          <w:sz w:val="20"/>
          <w:szCs w:val="20"/>
        </w:rPr>
        <w:pPrChange w:author="Ayanda Monageng | Auto Fund" w:date="2026-03-02T14:17:00Z" w16du:dateUtc="2026-03-02T12:17:00Z" w:id="7">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In this Agreement:</w:t>
      </w:r>
    </w:p>
    <w:p w:rsidRPr="00EB288F" w:rsidR="002575FC" w:rsidP="00DA0470" w:rsidRDefault="002575FC" w14:paraId="6E8C098F" w14:textId="77777777">
      <w:pPr>
        <w:pStyle w:val="BowLevel3HeadingAltZ"/>
        <w:numPr>
          <w:ilvl w:val="2"/>
          <w:numId w:val="51"/>
        </w:numPr>
        <w:suppressAutoHyphens w:val="0"/>
        <w:spacing w:after="240"/>
        <w:ind w:left="2127" w:hanging="709"/>
        <w:jc w:val="both"/>
        <w:rPr>
          <w:rFonts w:cs="Arial"/>
          <w:bCs/>
          <w:sz w:val="20"/>
          <w:szCs w:val="20"/>
        </w:rPr>
      </w:pPr>
      <w:r w:rsidRPr="00EB288F">
        <w:rPr>
          <w:rFonts w:cs="Arial"/>
          <w:bCs/>
          <w:sz w:val="20"/>
          <w:szCs w:val="20"/>
        </w:rPr>
        <w:t>Clause headings and the heading of the Agreement are for convenience only and are not to be used in its interpretation;</w:t>
      </w:r>
    </w:p>
    <w:p w:rsidRPr="00EB288F" w:rsidR="002575FC" w:rsidRDefault="002575FC" w14:paraId="0D57A299" w14:textId="77777777">
      <w:pPr>
        <w:pStyle w:val="BowLevel3HeadingAltZ"/>
        <w:numPr>
          <w:ilvl w:val="2"/>
          <w:numId w:val="51"/>
        </w:numPr>
        <w:suppressAutoHyphens w:val="0"/>
        <w:spacing w:after="240"/>
        <w:ind w:left="1134" w:firstLine="284"/>
        <w:jc w:val="both"/>
        <w:rPr>
          <w:rFonts w:cs="Arial"/>
          <w:bCs/>
          <w:sz w:val="20"/>
          <w:szCs w:val="20"/>
        </w:rPr>
        <w:pPrChange w:author="Ayanda Monageng | Auto Fund" w:date="2026-03-02T14:21:00Z" w16du:dateUtc="2026-03-02T12:21:00Z" w:id="8">
          <w:pPr>
            <w:pStyle w:val="BowLevel3HeadingAltZ"/>
            <w:numPr>
              <w:ilvl w:val="2"/>
              <w:numId w:val="51"/>
            </w:numPr>
            <w:tabs>
              <w:tab w:val="clear" w:pos="1134"/>
            </w:tabs>
            <w:suppressAutoHyphens w:val="0"/>
            <w:spacing w:after="240"/>
            <w:ind w:left="720" w:hanging="720"/>
            <w:jc w:val="both"/>
          </w:pPr>
        </w:pPrChange>
      </w:pPr>
      <w:r w:rsidRPr="00EB288F">
        <w:rPr>
          <w:rFonts w:cs="Arial"/>
          <w:bCs/>
          <w:sz w:val="20"/>
          <w:szCs w:val="20"/>
        </w:rPr>
        <w:t>an expression which denotes -</w:t>
      </w:r>
    </w:p>
    <w:p w:rsidRPr="00EB288F" w:rsidR="002575FC" w:rsidRDefault="002575FC" w14:paraId="76056D91" w14:textId="77777777">
      <w:pPr>
        <w:pStyle w:val="BowLevel3HeadingAltZ"/>
        <w:numPr>
          <w:ilvl w:val="3"/>
          <w:numId w:val="51"/>
        </w:numPr>
        <w:suppressAutoHyphens w:val="0"/>
        <w:spacing w:after="240"/>
        <w:ind w:left="3119" w:hanging="992"/>
        <w:jc w:val="both"/>
        <w:rPr>
          <w:rFonts w:cs="Arial"/>
          <w:bCs/>
          <w:sz w:val="20"/>
          <w:szCs w:val="20"/>
        </w:rPr>
        <w:pPrChange w:author="Ayanda Monageng | Auto Fund" w:date="2026-03-02T14:24:00Z" w16du:dateUtc="2026-03-02T12:24:00Z" w:id="9">
          <w:pPr>
            <w:pStyle w:val="BowLevel3HeadingAltZ"/>
            <w:numPr>
              <w:ilvl w:val="3"/>
              <w:numId w:val="51"/>
            </w:numPr>
            <w:tabs>
              <w:tab w:val="clear" w:pos="1134"/>
            </w:tabs>
            <w:suppressAutoHyphens w:val="0"/>
            <w:spacing w:after="240"/>
            <w:ind w:left="1418" w:hanging="1418"/>
            <w:jc w:val="both"/>
          </w:pPr>
        </w:pPrChange>
      </w:pPr>
      <w:r w:rsidRPr="00EB288F">
        <w:rPr>
          <w:rFonts w:cs="Arial"/>
          <w:bCs/>
          <w:sz w:val="20"/>
          <w:szCs w:val="20"/>
        </w:rPr>
        <w:t>any gender includes the other genders;</w:t>
      </w:r>
    </w:p>
    <w:p w:rsidRPr="00EB288F" w:rsidR="002575FC" w:rsidRDefault="002575FC" w14:paraId="49495766" w14:textId="77777777">
      <w:pPr>
        <w:pStyle w:val="BowLevel3HeadingAltZ"/>
        <w:numPr>
          <w:ilvl w:val="3"/>
          <w:numId w:val="51"/>
        </w:numPr>
        <w:suppressAutoHyphens w:val="0"/>
        <w:spacing w:after="240"/>
        <w:ind w:left="3119" w:hanging="992"/>
        <w:jc w:val="both"/>
        <w:rPr>
          <w:rFonts w:cs="Arial"/>
          <w:bCs/>
          <w:sz w:val="20"/>
          <w:szCs w:val="20"/>
        </w:rPr>
        <w:pPrChange w:author="Ayanda Monageng | Auto Fund" w:date="2026-03-02T14:24:00Z" w16du:dateUtc="2026-03-02T12:24:00Z" w:id="10">
          <w:pPr>
            <w:pStyle w:val="BowLevel3HeadingAltZ"/>
            <w:numPr>
              <w:ilvl w:val="3"/>
              <w:numId w:val="51"/>
            </w:numPr>
            <w:tabs>
              <w:tab w:val="clear" w:pos="1134"/>
            </w:tabs>
            <w:suppressAutoHyphens w:val="0"/>
            <w:spacing w:after="240"/>
            <w:ind w:left="1418" w:hanging="1418"/>
            <w:jc w:val="both"/>
          </w:pPr>
        </w:pPrChange>
      </w:pPr>
      <w:r w:rsidRPr="00EB288F">
        <w:rPr>
          <w:rFonts w:cs="Arial"/>
          <w:bCs/>
          <w:sz w:val="20"/>
          <w:szCs w:val="20"/>
        </w:rPr>
        <w:t>a natural person includes a juristic person and vice versa;</w:t>
      </w:r>
    </w:p>
    <w:p w:rsidRPr="00EB288F" w:rsidR="002575FC" w:rsidRDefault="002575FC" w14:paraId="1DAACA7C" w14:textId="77777777">
      <w:pPr>
        <w:pStyle w:val="BowLevel3HeadingAltZ"/>
        <w:numPr>
          <w:ilvl w:val="3"/>
          <w:numId w:val="51"/>
        </w:numPr>
        <w:suppressAutoHyphens w:val="0"/>
        <w:spacing w:after="240"/>
        <w:ind w:left="3119" w:hanging="992"/>
        <w:jc w:val="both"/>
        <w:rPr>
          <w:rFonts w:cs="Arial"/>
          <w:bCs/>
          <w:sz w:val="20"/>
          <w:szCs w:val="20"/>
        </w:rPr>
        <w:pPrChange w:author="Ayanda Monageng | Auto Fund" w:date="2026-03-02T14:24:00Z" w16du:dateUtc="2026-03-02T12:24:00Z" w:id="11">
          <w:pPr>
            <w:pStyle w:val="BowLevel3HeadingAltZ"/>
            <w:numPr>
              <w:ilvl w:val="3"/>
              <w:numId w:val="51"/>
            </w:numPr>
            <w:tabs>
              <w:tab w:val="clear" w:pos="1134"/>
            </w:tabs>
            <w:suppressAutoHyphens w:val="0"/>
            <w:spacing w:after="240"/>
            <w:ind w:left="1418" w:hanging="1418"/>
            <w:jc w:val="both"/>
          </w:pPr>
        </w:pPrChange>
      </w:pPr>
      <w:r w:rsidRPr="00EB288F">
        <w:rPr>
          <w:rFonts w:cs="Arial"/>
          <w:bCs/>
          <w:sz w:val="20"/>
          <w:szCs w:val="20"/>
        </w:rPr>
        <w:t>the singular includes the plural and vice versa; and</w:t>
      </w:r>
    </w:p>
    <w:p w:rsidRPr="00EB288F" w:rsidR="002575FC" w:rsidRDefault="002575FC" w14:paraId="3C26B623" w14:textId="77777777">
      <w:pPr>
        <w:pStyle w:val="BowLevel3HeadingAltZ"/>
        <w:numPr>
          <w:ilvl w:val="3"/>
          <w:numId w:val="51"/>
        </w:numPr>
        <w:suppressAutoHyphens w:val="0"/>
        <w:spacing w:after="240"/>
        <w:ind w:left="3119" w:hanging="992"/>
        <w:jc w:val="both"/>
        <w:rPr>
          <w:rFonts w:cs="Arial"/>
          <w:bCs/>
          <w:sz w:val="20"/>
          <w:szCs w:val="20"/>
        </w:rPr>
        <w:pPrChange w:author="Ayanda Monageng | Auto Fund" w:date="2026-03-02T14:24:00Z" w16du:dateUtc="2026-03-02T12:24:00Z" w:id="12">
          <w:pPr>
            <w:pStyle w:val="BowLevel3HeadingAltZ"/>
            <w:numPr>
              <w:ilvl w:val="3"/>
              <w:numId w:val="51"/>
            </w:numPr>
            <w:tabs>
              <w:tab w:val="clear" w:pos="1134"/>
            </w:tabs>
            <w:suppressAutoHyphens w:val="0"/>
            <w:spacing w:after="240"/>
            <w:ind w:left="1418" w:hanging="1418"/>
            <w:jc w:val="both"/>
          </w:pPr>
        </w:pPrChange>
      </w:pPr>
      <w:r w:rsidRPr="00EB288F">
        <w:rPr>
          <w:rFonts w:cs="Arial"/>
          <w:bCs/>
          <w:sz w:val="20"/>
          <w:szCs w:val="20"/>
        </w:rPr>
        <w:t>a Party includes a reference to that Party’s successors in title and assigns allowed at law.</w:t>
      </w:r>
    </w:p>
    <w:p w:rsidRPr="00EB288F" w:rsidR="00426296" w:rsidRDefault="00426296" w14:paraId="45B8C5DB" w14:textId="3E2056C6">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4:17:00Z" w16du:dateUtc="2026-03-02T12:17:00Z" w:id="13">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In this Agreement, unless the context indicates a contrary intention, the following words and expressions bear the meanings assigned to them below, and cognate expressions bear corresponding meanings:</w:t>
      </w:r>
    </w:p>
    <w:p w:rsidRPr="0070759B" w:rsidR="0070759B" w:rsidRDefault="00DA0470" w14:paraId="5061EA0C" w14:textId="5E2A72B1">
      <w:pPr>
        <w:pStyle w:val="BowLevel3HeadingAltZ"/>
        <w:numPr>
          <w:ilvl w:val="2"/>
          <w:numId w:val="51"/>
        </w:numPr>
        <w:suppressAutoHyphens w:val="0"/>
        <w:spacing w:after="240"/>
        <w:ind w:left="1134" w:firstLine="284"/>
        <w:jc w:val="both"/>
        <w:rPr>
          <w:rFonts w:cs="Arial"/>
          <w:bCs/>
          <w:sz w:val="20"/>
          <w:szCs w:val="20"/>
        </w:rPr>
        <w:pPrChange w:author="Ayanda Monageng | Auto Fund" w:date="2026-03-02T14:25:00Z" w16du:dateUtc="2026-03-02T12:25:00Z" w:id="14">
          <w:pPr>
            <w:pStyle w:val="BowLevel3HeadingAltZ"/>
            <w:numPr>
              <w:ilvl w:val="2"/>
              <w:numId w:val="51"/>
            </w:numPr>
            <w:tabs>
              <w:tab w:val="clear" w:pos="1134"/>
            </w:tabs>
            <w:suppressAutoHyphens w:val="0"/>
            <w:spacing w:after="240"/>
            <w:ind w:left="720" w:hanging="720"/>
            <w:jc w:val="both"/>
          </w:pPr>
        </w:pPrChange>
      </w:pPr>
      <w:ins w:author="Ayanda Monageng | Auto Fund" w:date="2026-03-02T14:25:00Z" w16du:dateUtc="2026-03-02T12:25:00Z" w:id="15">
        <w:r w:rsidRPr="003256E1">
          <w:rPr>
            <w:rFonts w:cs="Arial"/>
            <w:b/>
            <w:sz w:val="20"/>
            <w:szCs w:val="20"/>
          </w:rPr>
          <w:t>“</w:t>
        </w:r>
      </w:ins>
      <w:r w:rsidRPr="00DA0470" w:rsidR="0070759B">
        <w:rPr>
          <w:rFonts w:cs="Arial"/>
          <w:b/>
          <w:sz w:val="20"/>
          <w:szCs w:val="20"/>
        </w:rPr>
        <w:t>Absa</w:t>
      </w:r>
      <w:ins w:author="Ayanda Monageng | Auto Fund" w:date="2026-03-02T14:25:00Z" w16du:dateUtc="2026-03-02T12:25:00Z" w:id="16">
        <w:r w:rsidRPr="00DA0470">
          <w:rPr>
            <w:rFonts w:cs="Arial"/>
            <w:b/>
            <w:sz w:val="20"/>
            <w:szCs w:val="20"/>
          </w:rPr>
          <w:t>”</w:t>
        </w:r>
      </w:ins>
      <w:r w:rsidRPr="00DA0470" w:rsidR="0070759B">
        <w:rPr>
          <w:rFonts w:cs="Arial"/>
          <w:bCs/>
          <w:sz w:val="20"/>
          <w:szCs w:val="20"/>
          <w:rPrChange w:author="Ayanda Monageng | Auto Fund" w:date="2026-03-02T14:25:00Z" w16du:dateUtc="2026-03-02T12:25:00Z" w:id="17">
            <w:rPr>
              <w:rFonts w:cs="Arial"/>
              <w:b/>
              <w:sz w:val="20"/>
              <w:szCs w:val="20"/>
            </w:rPr>
          </w:rPrChange>
        </w:rPr>
        <w:t xml:space="preserve"> </w:t>
      </w:r>
      <w:r w:rsidRPr="0070759B" w:rsidR="0070759B">
        <w:rPr>
          <w:rFonts w:cs="Arial"/>
          <w:bCs/>
          <w:sz w:val="20"/>
          <w:szCs w:val="20"/>
        </w:rPr>
        <w:t>means ABSA Bank Limited;</w:t>
      </w:r>
    </w:p>
    <w:p w:rsidRPr="00EB288F" w:rsidR="00426296" w:rsidRDefault="00DA0470" w14:paraId="5C8B331B" w14:textId="07090A1C">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25:00Z" w16du:dateUtc="2026-03-02T12:25:00Z" w:id="18">
          <w:pPr>
            <w:pStyle w:val="BowLevel3HeadingAltZ"/>
            <w:numPr>
              <w:ilvl w:val="2"/>
              <w:numId w:val="51"/>
            </w:numPr>
            <w:tabs>
              <w:tab w:val="clear" w:pos="1134"/>
            </w:tabs>
            <w:suppressAutoHyphens w:val="0"/>
            <w:spacing w:after="240"/>
            <w:ind w:left="720" w:hanging="720"/>
            <w:jc w:val="both"/>
          </w:pPr>
        </w:pPrChange>
      </w:pPr>
      <w:ins w:author="Ayanda Monageng | Auto Fund" w:date="2026-03-02T14:26:00Z" w16du:dateUtc="2026-03-02T12:26:00Z" w:id="19">
        <w:r w:rsidRPr="00DA0470">
          <w:rPr>
            <w:rFonts w:cs="Arial"/>
            <w:b/>
            <w:sz w:val="20"/>
            <w:szCs w:val="20"/>
            <w:rPrChange w:author="Ayanda Monageng | Auto Fund" w:date="2026-03-02T14:26:00Z" w16du:dateUtc="2026-03-02T12:26:00Z" w:id="20">
              <w:rPr>
                <w:rFonts w:cs="Arial"/>
                <w:bCs/>
                <w:sz w:val="20"/>
                <w:szCs w:val="20"/>
              </w:rPr>
            </w:rPrChange>
          </w:rPr>
          <w:t>“</w:t>
        </w:r>
      </w:ins>
      <w:r w:rsidRPr="00DA0470" w:rsidR="00426296">
        <w:rPr>
          <w:rFonts w:cs="Arial"/>
          <w:b/>
          <w:sz w:val="20"/>
          <w:szCs w:val="20"/>
        </w:rPr>
        <w:t>Agreement</w:t>
      </w:r>
      <w:ins w:author="Ayanda Monageng | Auto Fund" w:date="2026-03-02T14:25:00Z" w16du:dateUtc="2026-03-02T12:25:00Z" w:id="21">
        <w:r w:rsidRPr="00DA0470">
          <w:rPr>
            <w:rFonts w:cs="Arial"/>
            <w:b/>
            <w:sz w:val="20"/>
            <w:szCs w:val="20"/>
            <w:rPrChange w:author="Ayanda Monageng | Auto Fund" w:date="2026-03-02T14:26:00Z" w16du:dateUtc="2026-03-02T12:26:00Z" w:id="22">
              <w:rPr>
                <w:rFonts w:cs="Arial"/>
                <w:bCs/>
                <w:sz w:val="20"/>
                <w:szCs w:val="20"/>
              </w:rPr>
            </w:rPrChange>
          </w:rPr>
          <w:t>”</w:t>
        </w:r>
      </w:ins>
      <w:r w:rsidRPr="00EB288F" w:rsidR="00426296">
        <w:rPr>
          <w:rFonts w:cs="Arial"/>
          <w:bCs/>
          <w:sz w:val="20"/>
          <w:szCs w:val="20"/>
        </w:rPr>
        <w:t xml:space="preserve"> means this</w:t>
      </w:r>
      <w:r w:rsidRPr="00EB288F" w:rsidR="002F4439">
        <w:rPr>
          <w:rFonts w:cs="Arial"/>
          <w:bCs/>
          <w:sz w:val="20"/>
          <w:szCs w:val="20"/>
        </w:rPr>
        <w:t xml:space="preserve"> funding</w:t>
      </w:r>
      <w:r w:rsidRPr="00EB288F" w:rsidR="00426296">
        <w:rPr>
          <w:rFonts w:cs="Arial"/>
          <w:bCs/>
          <w:sz w:val="20"/>
          <w:szCs w:val="20"/>
        </w:rPr>
        <w:t xml:space="preserve"> loan agreement</w:t>
      </w:r>
      <w:ins w:author="Ayanda Monageng | Auto Fund" w:date="2026-03-03T08:43:00Z" w16du:dateUtc="2026-03-03T06:43:00Z" w:id="23">
        <w:r w:rsidR="00940D9B">
          <w:rPr>
            <w:rFonts w:cs="Arial"/>
            <w:bCs/>
            <w:sz w:val="20"/>
            <w:szCs w:val="20"/>
          </w:rPr>
          <w:t>,</w:t>
        </w:r>
      </w:ins>
      <w:r w:rsidRPr="00EB288F" w:rsidR="000F67F6">
        <w:rPr>
          <w:rFonts w:cs="Arial"/>
          <w:bCs/>
          <w:sz w:val="20"/>
          <w:szCs w:val="20"/>
        </w:rPr>
        <w:t xml:space="preserve"> </w:t>
      </w:r>
      <w:r w:rsidRPr="00EB288F" w:rsidR="00910A73">
        <w:rPr>
          <w:rFonts w:cs="Arial"/>
          <w:bCs/>
          <w:sz w:val="20"/>
          <w:szCs w:val="20"/>
        </w:rPr>
        <w:t>including</w:t>
      </w:r>
      <w:r w:rsidRPr="00EB288F" w:rsidR="000F67F6">
        <w:rPr>
          <w:rFonts w:cs="Arial"/>
          <w:bCs/>
          <w:sz w:val="20"/>
          <w:szCs w:val="20"/>
        </w:rPr>
        <w:t xml:space="preserve"> any annexures</w:t>
      </w:r>
      <w:r w:rsidRPr="00EB288F" w:rsidR="00910A73">
        <w:rPr>
          <w:rFonts w:cs="Arial"/>
          <w:bCs/>
          <w:sz w:val="20"/>
          <w:szCs w:val="20"/>
        </w:rPr>
        <w:t xml:space="preserve"> or schedules if any</w:t>
      </w:r>
      <w:r w:rsidRPr="00EB288F" w:rsidR="00426296">
        <w:rPr>
          <w:rFonts w:cs="Arial"/>
          <w:bCs/>
          <w:sz w:val="20"/>
          <w:szCs w:val="20"/>
        </w:rPr>
        <w:t>;</w:t>
      </w:r>
    </w:p>
    <w:p w:rsidRPr="00DA0470" w:rsidR="007A3E0C" w:rsidRDefault="00570A8B" w14:paraId="44E6D3D5" w14:textId="13714458">
      <w:pPr>
        <w:pStyle w:val="BowLevel3HeadingAltZ"/>
        <w:numPr>
          <w:ilvl w:val="2"/>
          <w:numId w:val="51"/>
        </w:numPr>
        <w:suppressAutoHyphens w:val="0"/>
        <w:spacing w:after="240"/>
        <w:ind w:left="2268" w:hanging="850"/>
        <w:jc w:val="both"/>
        <w:rPr>
          <w:rFonts w:cs="Arial"/>
          <w:bCs/>
          <w:sz w:val="20"/>
          <w:szCs w:val="20"/>
          <w:rPrChange w:author="Ayanda Monageng | Auto Fund" w:date="2026-03-02T14:26:00Z" w16du:dateUtc="2026-03-02T12:26:00Z" w:id="24">
            <w:rPr>
              <w:rFonts w:cs="Arial"/>
              <w:b/>
              <w:sz w:val="20"/>
              <w:szCs w:val="20"/>
            </w:rPr>
          </w:rPrChange>
        </w:rPr>
        <w:pPrChange w:author="Ayanda Monageng | Auto Fund" w:date="2026-03-02T14:26:00Z" w16du:dateUtc="2026-03-02T12:26:00Z" w:id="25">
          <w:pPr>
            <w:pStyle w:val="BowLevel3HeadingAltZ"/>
            <w:numPr>
              <w:ilvl w:val="2"/>
              <w:numId w:val="51"/>
            </w:numPr>
            <w:tabs>
              <w:tab w:val="clear" w:pos="1134"/>
            </w:tabs>
            <w:suppressAutoHyphens w:val="0"/>
            <w:spacing w:after="240"/>
            <w:ind w:left="720" w:hanging="720"/>
            <w:jc w:val="both"/>
          </w:pPr>
        </w:pPrChange>
      </w:pPr>
      <w:ins w:author="Ayanda Monageng | Auto Fund" w:date="2026-03-02T14:28:00Z" w16du:dateUtc="2026-03-02T12:28:00Z" w:id="26">
        <w:r w:rsidRPr="00570A8B">
          <w:rPr>
            <w:rFonts w:cs="Arial"/>
            <w:b/>
            <w:sz w:val="20"/>
            <w:szCs w:val="20"/>
            <w:rPrChange w:author="Ayanda Monageng | Auto Fund" w:date="2026-03-02T14:28:00Z" w16du:dateUtc="2026-03-02T12:28:00Z" w:id="27">
              <w:rPr>
                <w:rFonts w:cs="Arial"/>
                <w:bCs/>
                <w:sz w:val="20"/>
                <w:szCs w:val="20"/>
              </w:rPr>
            </w:rPrChange>
          </w:rPr>
          <w:t>“</w:t>
        </w:r>
      </w:ins>
      <w:r w:rsidRPr="00570A8B" w:rsidR="007A3E0C">
        <w:rPr>
          <w:rFonts w:cs="Arial"/>
          <w:b/>
          <w:sz w:val="20"/>
          <w:szCs w:val="20"/>
        </w:rPr>
        <w:t>Advance</w:t>
      </w:r>
      <w:ins w:author="Ayanda Monageng | Auto Fund" w:date="2026-03-02T14:28:00Z" w16du:dateUtc="2026-03-02T12:28:00Z" w:id="28">
        <w:r w:rsidRPr="00570A8B">
          <w:rPr>
            <w:rFonts w:cs="Arial"/>
            <w:b/>
            <w:sz w:val="20"/>
            <w:szCs w:val="20"/>
            <w:rPrChange w:author="Ayanda Monageng | Auto Fund" w:date="2026-03-02T14:28:00Z" w16du:dateUtc="2026-03-02T12:28:00Z" w:id="29">
              <w:rPr>
                <w:rFonts w:cs="Arial"/>
                <w:bCs/>
                <w:sz w:val="20"/>
                <w:szCs w:val="20"/>
              </w:rPr>
            </w:rPrChange>
          </w:rPr>
          <w:t>”</w:t>
        </w:r>
      </w:ins>
      <w:r w:rsidRPr="00DA0470" w:rsidR="007A3E0C">
        <w:rPr>
          <w:rFonts w:cs="Arial"/>
          <w:bCs/>
          <w:sz w:val="20"/>
          <w:szCs w:val="20"/>
          <w:rPrChange w:author="Ayanda Monageng | Auto Fund" w:date="2026-03-02T14:26:00Z" w16du:dateUtc="2026-03-02T12:26:00Z" w:id="30">
            <w:rPr>
              <w:rFonts w:cs="Arial"/>
              <w:b/>
              <w:sz w:val="20"/>
              <w:szCs w:val="20"/>
            </w:rPr>
          </w:rPrChange>
        </w:rPr>
        <w:t xml:space="preserve"> </w:t>
      </w:r>
      <w:r w:rsidRPr="00DA0470" w:rsidR="007A3E0C">
        <w:rPr>
          <w:rFonts w:cs="Arial"/>
          <w:bCs/>
          <w:sz w:val="20"/>
          <w:szCs w:val="20"/>
        </w:rPr>
        <w:t>means</w:t>
      </w:r>
      <w:r w:rsidRPr="00DA0470" w:rsidR="00A47D3D">
        <w:rPr>
          <w:rFonts w:cs="Arial"/>
          <w:bCs/>
          <w:sz w:val="20"/>
          <w:szCs w:val="20"/>
        </w:rPr>
        <w:t>,</w:t>
      </w:r>
      <w:r w:rsidRPr="00DA0470" w:rsidR="007A3E0C">
        <w:rPr>
          <w:rFonts w:cs="Arial"/>
          <w:bCs/>
          <w:sz w:val="20"/>
          <w:szCs w:val="20"/>
        </w:rPr>
        <w:t xml:space="preserve"> in respect of the Loan Amount, any amount lent and</w:t>
      </w:r>
      <w:r w:rsidRPr="00DA0470" w:rsidR="00A2500E">
        <w:rPr>
          <w:rFonts w:cs="Arial"/>
          <w:bCs/>
          <w:sz w:val="20"/>
          <w:szCs w:val="20"/>
        </w:rPr>
        <w:t>/or</w:t>
      </w:r>
      <w:r w:rsidRPr="00DA0470" w:rsidR="007A3E0C">
        <w:rPr>
          <w:rFonts w:cs="Arial"/>
          <w:bCs/>
          <w:sz w:val="20"/>
          <w:szCs w:val="20"/>
        </w:rPr>
        <w:t xml:space="preserve"> advanced from time to time by the Lender to the Borrower </w:t>
      </w:r>
      <w:r w:rsidRPr="00DA0470" w:rsidR="00A2500E">
        <w:rPr>
          <w:rFonts w:cs="Arial"/>
          <w:bCs/>
          <w:sz w:val="20"/>
          <w:szCs w:val="20"/>
        </w:rPr>
        <w:t xml:space="preserve">in terms of </w:t>
      </w:r>
      <w:r w:rsidRPr="00DA0470" w:rsidR="007A3E0C">
        <w:rPr>
          <w:rFonts w:cs="Arial"/>
          <w:bCs/>
          <w:sz w:val="20"/>
          <w:szCs w:val="20"/>
        </w:rPr>
        <w:t>this Agreement</w:t>
      </w:r>
      <w:r w:rsidRPr="00DA0470" w:rsidR="001B35F4">
        <w:rPr>
          <w:rFonts w:cs="Arial"/>
          <w:bCs/>
          <w:sz w:val="20"/>
          <w:szCs w:val="20"/>
        </w:rPr>
        <w:t xml:space="preserve"> (including through making payments to the Suppliers on behalf of the Borrower)</w:t>
      </w:r>
      <w:r w:rsidRPr="00DA0470" w:rsidR="007A3E0C">
        <w:rPr>
          <w:rFonts w:cs="Arial"/>
          <w:bCs/>
          <w:sz w:val="20"/>
          <w:szCs w:val="20"/>
          <w:rPrChange w:author="Ayanda Monageng | Auto Fund" w:date="2026-03-02T14:26:00Z" w16du:dateUtc="2026-03-02T12:26:00Z" w:id="31">
            <w:rPr>
              <w:rFonts w:cs="Arial"/>
              <w:b/>
              <w:sz w:val="20"/>
              <w:szCs w:val="20"/>
            </w:rPr>
          </w:rPrChange>
        </w:rPr>
        <w:t>;</w:t>
      </w:r>
    </w:p>
    <w:p w:rsidRPr="00DA0470" w:rsidR="00045F28" w:rsidRDefault="00570A8B" w14:paraId="4B94B47A" w14:textId="23CE523B">
      <w:pPr>
        <w:pStyle w:val="BowLevel3HeadingAltZ"/>
        <w:numPr>
          <w:ilvl w:val="2"/>
          <w:numId w:val="51"/>
        </w:numPr>
        <w:suppressAutoHyphens w:val="0"/>
        <w:spacing w:after="240"/>
        <w:ind w:left="2268" w:hanging="850"/>
        <w:jc w:val="both"/>
        <w:rPr>
          <w:rFonts w:cs="Arial"/>
        </w:rPr>
        <w:pPrChange w:author="Ayanda Monageng | Auto Fund" w:date="2026-03-02T14:27:00Z" w16du:dateUtc="2026-03-02T12:27:00Z" w:id="32">
          <w:pPr>
            <w:pStyle w:val="Clause5Sub"/>
            <w:numPr>
              <w:ilvl w:val="2"/>
              <w:numId w:val="51"/>
            </w:numPr>
            <w:spacing w:line="240" w:lineRule="auto"/>
            <w:ind w:left="1134" w:hanging="1134"/>
          </w:pPr>
        </w:pPrChange>
      </w:pPr>
      <w:ins w:author="Ayanda Monageng | Auto Fund" w:date="2026-03-02T14:28:00Z" w16du:dateUtc="2026-03-02T12:28:00Z" w:id="33">
        <w:r w:rsidRPr="00570A8B">
          <w:rPr>
            <w:rFonts w:cs="Arial"/>
            <w:b/>
            <w:sz w:val="20"/>
            <w:szCs w:val="20"/>
            <w:rPrChange w:author="Ayanda Monageng | Auto Fund" w:date="2026-03-02T14:28:00Z" w16du:dateUtc="2026-03-02T12:28:00Z" w:id="34">
              <w:rPr>
                <w:rFonts w:cs="Arial"/>
                <w:bCs/>
              </w:rPr>
            </w:rPrChange>
          </w:rPr>
          <w:t>“</w:t>
        </w:r>
      </w:ins>
      <w:r w:rsidRPr="00570A8B" w:rsidR="00045F28">
        <w:rPr>
          <w:rFonts w:cs="Arial"/>
          <w:b/>
          <w:sz w:val="20"/>
          <w:szCs w:val="20"/>
        </w:rPr>
        <w:t>Assets of the Borrower</w:t>
      </w:r>
      <w:ins w:author="Ayanda Monageng | Auto Fund" w:date="2026-03-02T14:28:00Z" w16du:dateUtc="2026-03-02T12:28:00Z" w:id="35">
        <w:r w:rsidRPr="00570A8B">
          <w:rPr>
            <w:rFonts w:cs="Arial"/>
            <w:b/>
            <w:sz w:val="20"/>
            <w:szCs w:val="20"/>
            <w:rPrChange w:author="Ayanda Monageng | Auto Fund" w:date="2026-03-02T14:28:00Z" w16du:dateUtc="2026-03-02T12:28:00Z" w:id="36">
              <w:rPr>
                <w:rFonts w:cs="Arial"/>
                <w:bCs/>
              </w:rPr>
            </w:rPrChange>
          </w:rPr>
          <w:t>”</w:t>
        </w:r>
      </w:ins>
      <w:r w:rsidRPr="00DA0470" w:rsidR="00045F28">
        <w:rPr>
          <w:rFonts w:cs="Arial"/>
          <w:bCs/>
          <w:sz w:val="20"/>
          <w:szCs w:val="20"/>
          <w:rPrChange w:author="Ayanda Monageng | Auto Fund" w:date="2026-03-02T14:25:00Z" w16du:dateUtc="2026-03-02T12:25:00Z" w:id="37">
            <w:rPr>
              <w:rFonts w:cs="Arial"/>
              <w:b/>
            </w:rPr>
          </w:rPrChange>
        </w:rPr>
        <w:t xml:space="preserve"> </w:t>
      </w:r>
      <w:r w:rsidRPr="00DA0470" w:rsidR="00045F28">
        <w:rPr>
          <w:rFonts w:cs="Arial"/>
          <w:sz w:val="20"/>
          <w:szCs w:val="20"/>
        </w:rPr>
        <w:t>means the Borrower's movable property and effects, such as the Borrower both now possesses and in the future becomes possessed of, without any exception, and wherever situate (whether at the Borrower's registered offices, or at any other place or places) and, without in any way limiting the generality of these provisions, including the Borrower's stock and merchandise, the Borrower's right, title and interest in and to all goods acquired under hire-purchase agreements, the Borrower's interest in and to all lease agreements entered into by the Borrower in respect of movable property, all claims or debts of whatever nature or kind which may now be owing or which may in the future become owing to the Borrower from whatever cause arising, and the rights to all quotas, permits, licences and the like;</w:t>
      </w:r>
    </w:p>
    <w:p w:rsidRPr="00EB288F" w:rsidR="00E2768D" w:rsidRDefault="00570A8B" w14:paraId="3270AF5F" w14:textId="62C11185">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27:00Z" w16du:dateUtc="2026-03-02T12:27:00Z" w:id="38">
          <w:pPr>
            <w:pStyle w:val="BowLevel3HeadingAltZ"/>
            <w:numPr>
              <w:ilvl w:val="2"/>
              <w:numId w:val="51"/>
            </w:numPr>
            <w:tabs>
              <w:tab w:val="clear" w:pos="1134"/>
            </w:tabs>
            <w:suppressAutoHyphens w:val="0"/>
            <w:spacing w:after="240"/>
            <w:ind w:left="720" w:hanging="720"/>
            <w:jc w:val="both"/>
          </w:pPr>
        </w:pPrChange>
      </w:pPr>
      <w:ins w:author="Ayanda Monageng | Auto Fund" w:date="2026-03-02T14:28:00Z" w16du:dateUtc="2026-03-02T12:28:00Z" w:id="39">
        <w:r w:rsidRPr="00570A8B">
          <w:rPr>
            <w:rFonts w:cs="Arial"/>
            <w:b/>
            <w:sz w:val="20"/>
            <w:szCs w:val="20"/>
            <w:rPrChange w:author="Ayanda Monageng | Auto Fund" w:date="2026-03-02T14:28:00Z" w16du:dateUtc="2026-03-02T12:28:00Z" w:id="40">
              <w:rPr>
                <w:rFonts w:cs="Arial"/>
                <w:bCs/>
                <w:sz w:val="20"/>
                <w:szCs w:val="20"/>
              </w:rPr>
            </w:rPrChange>
          </w:rPr>
          <w:t>“</w:t>
        </w:r>
      </w:ins>
      <w:r w:rsidRPr="00570A8B" w:rsidR="003A223D">
        <w:rPr>
          <w:rFonts w:cs="Arial"/>
          <w:b/>
          <w:sz w:val="20"/>
          <w:szCs w:val="20"/>
        </w:rPr>
        <w:t>Attorneys</w:t>
      </w:r>
      <w:ins w:author="Ayanda Monageng | Auto Fund" w:date="2026-03-02T14:28:00Z" w16du:dateUtc="2026-03-02T12:28:00Z" w:id="41">
        <w:r w:rsidRPr="00570A8B">
          <w:rPr>
            <w:rFonts w:cs="Arial"/>
            <w:b/>
            <w:sz w:val="20"/>
            <w:szCs w:val="20"/>
            <w:rPrChange w:author="Ayanda Monageng | Auto Fund" w:date="2026-03-02T14:28:00Z" w16du:dateUtc="2026-03-02T12:28:00Z" w:id="42">
              <w:rPr>
                <w:rFonts w:cs="Arial"/>
                <w:bCs/>
                <w:sz w:val="20"/>
                <w:szCs w:val="20"/>
              </w:rPr>
            </w:rPrChange>
          </w:rPr>
          <w:t>”</w:t>
        </w:r>
      </w:ins>
      <w:r w:rsidRPr="00DA0470" w:rsidR="003A223D">
        <w:rPr>
          <w:rFonts w:cs="Arial"/>
          <w:bCs/>
          <w:sz w:val="20"/>
          <w:szCs w:val="20"/>
          <w:rPrChange w:author="Ayanda Monageng | Auto Fund" w:date="2026-03-02T14:25:00Z" w16du:dateUtc="2026-03-02T12:25:00Z" w:id="43">
            <w:rPr>
              <w:rFonts w:cs="Arial"/>
              <w:b/>
              <w:sz w:val="20"/>
              <w:szCs w:val="20"/>
            </w:rPr>
          </w:rPrChange>
        </w:rPr>
        <w:t xml:space="preserve"> </w:t>
      </w:r>
      <w:r w:rsidRPr="00EB288F" w:rsidR="003A223D">
        <w:rPr>
          <w:rFonts w:cs="Arial"/>
          <w:bCs/>
          <w:sz w:val="20"/>
          <w:szCs w:val="20"/>
        </w:rPr>
        <w:t xml:space="preserve">means any </w:t>
      </w:r>
      <w:r w:rsidRPr="00EB288F" w:rsidR="00135C10">
        <w:rPr>
          <w:rFonts w:cs="Arial"/>
          <w:bCs/>
          <w:sz w:val="20"/>
          <w:szCs w:val="20"/>
        </w:rPr>
        <w:t xml:space="preserve">firm of attorneys </w:t>
      </w:r>
      <w:r w:rsidRPr="00EB288F" w:rsidR="006D2596">
        <w:rPr>
          <w:rFonts w:cs="Arial"/>
          <w:bCs/>
          <w:sz w:val="20"/>
          <w:szCs w:val="20"/>
        </w:rPr>
        <w:t>that may be selected and</w:t>
      </w:r>
      <w:r w:rsidRPr="00EB288F" w:rsidR="00135C10">
        <w:rPr>
          <w:rFonts w:cs="Arial"/>
          <w:bCs/>
          <w:sz w:val="20"/>
          <w:szCs w:val="20"/>
        </w:rPr>
        <w:t xml:space="preserve"> instructed by the Lender</w:t>
      </w:r>
      <w:r w:rsidRPr="00EB288F" w:rsidR="00860538">
        <w:rPr>
          <w:rFonts w:cs="Arial"/>
          <w:bCs/>
          <w:sz w:val="20"/>
          <w:szCs w:val="20"/>
        </w:rPr>
        <w:t xml:space="preserve">, at its </w:t>
      </w:r>
    </w:p>
    <w:p w:rsidRPr="00DA0470" w:rsidR="00426296" w:rsidRDefault="00570A8B" w14:paraId="633476C3" w14:textId="6693E82D">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27:00Z" w16du:dateUtc="2026-03-02T12:27:00Z" w:id="44">
          <w:pPr>
            <w:pStyle w:val="BowLevel3HeadingAltZ"/>
            <w:numPr>
              <w:ilvl w:val="2"/>
              <w:numId w:val="51"/>
            </w:numPr>
            <w:tabs>
              <w:tab w:val="clear" w:pos="1134"/>
            </w:tabs>
            <w:suppressAutoHyphens w:val="0"/>
            <w:spacing w:after="240"/>
            <w:ind w:left="720" w:hanging="720"/>
            <w:jc w:val="both"/>
          </w:pPr>
        </w:pPrChange>
      </w:pPr>
      <w:ins w:author="Ayanda Monageng | Auto Fund" w:date="2026-03-02T14:27:00Z" w16du:dateUtc="2026-03-02T12:27:00Z" w:id="45">
        <w:r w:rsidRPr="00570A8B">
          <w:rPr>
            <w:rFonts w:cs="Arial"/>
            <w:b/>
            <w:sz w:val="20"/>
            <w:szCs w:val="20"/>
            <w:rPrChange w:author="Ayanda Monageng | Auto Fund" w:date="2026-03-02T14:28:00Z" w16du:dateUtc="2026-03-02T12:28:00Z" w:id="46">
              <w:rPr>
                <w:rFonts w:cs="Arial"/>
                <w:bCs/>
                <w:sz w:val="20"/>
                <w:szCs w:val="20"/>
              </w:rPr>
            </w:rPrChange>
          </w:rPr>
          <w:t>“</w:t>
        </w:r>
      </w:ins>
      <w:r w:rsidRPr="00570A8B" w:rsidR="00426296">
        <w:rPr>
          <w:rFonts w:cs="Arial"/>
          <w:b/>
          <w:sz w:val="20"/>
          <w:szCs w:val="20"/>
        </w:rPr>
        <w:t>Applicable Law</w:t>
      </w:r>
      <w:ins w:author="Ayanda Monageng | Auto Fund" w:date="2026-03-02T14:27:00Z" w16du:dateUtc="2026-03-02T12:27:00Z" w:id="47">
        <w:r w:rsidRPr="00570A8B">
          <w:rPr>
            <w:rFonts w:cs="Arial"/>
            <w:b/>
            <w:sz w:val="20"/>
            <w:szCs w:val="20"/>
            <w:rPrChange w:author="Ayanda Monageng | Auto Fund" w:date="2026-03-02T14:28:00Z" w16du:dateUtc="2026-03-02T12:28:00Z" w:id="48">
              <w:rPr>
                <w:rFonts w:cs="Arial"/>
                <w:bCs/>
                <w:sz w:val="20"/>
                <w:szCs w:val="20"/>
              </w:rPr>
            </w:rPrChange>
          </w:rPr>
          <w:t>”</w:t>
        </w:r>
      </w:ins>
      <w:r w:rsidRPr="00DA0470" w:rsidR="00426296">
        <w:rPr>
          <w:rFonts w:cs="Arial"/>
          <w:bCs/>
          <w:sz w:val="20"/>
          <w:szCs w:val="20"/>
        </w:rPr>
        <w:t xml:space="preserve"> means the common law and statutory law applicable in South Africa, including any present or future constitution, decree, judgment, legislation, order, ordinance, regulation, statute, treaty, directive, rule, guideline or practice issued by any relevant authority, governmental body, agency or department or by </w:t>
      </w:r>
      <w:r w:rsidRPr="00DA0470" w:rsidR="00426296">
        <w:rPr>
          <w:rFonts w:cs="Arial"/>
          <w:bCs/>
          <w:sz w:val="20"/>
          <w:szCs w:val="20"/>
        </w:rPr>
        <w:t xml:space="preserve">any central bank or other fiscal, monetary, regulatory, self-regulatory or other authority or agency which is applicable to this Agreement, compliance with which is mandatory or otherwise generally complied with; </w:t>
      </w:r>
    </w:p>
    <w:p w:rsidRPr="00DA0470" w:rsidR="00247852" w:rsidRDefault="00DA0470" w14:paraId="52EC77C9" w14:textId="2FF0E93C">
      <w:pPr>
        <w:pStyle w:val="BowLevel3HeadingAltZ"/>
        <w:numPr>
          <w:ilvl w:val="2"/>
          <w:numId w:val="51"/>
        </w:numPr>
        <w:suppressAutoHyphens w:val="0"/>
        <w:spacing w:after="240"/>
        <w:ind w:left="2268" w:hanging="850"/>
        <w:jc w:val="both"/>
        <w:rPr>
          <w:rFonts w:cs="Arial"/>
          <w:bCs/>
          <w:sz w:val="20"/>
          <w:szCs w:val="20"/>
          <w:rPrChange w:author="Ayanda Monageng | Auto Fund" w:date="2026-03-02T14:27:00Z" w16du:dateUtc="2026-03-02T12:27:00Z" w:id="49">
            <w:rPr>
              <w:rFonts w:cs="Arial"/>
              <w:bCs/>
              <w:sz w:val="20"/>
              <w:szCs w:val="20"/>
              <w:lang w:val="en-GB" w:eastAsia="en-GB"/>
            </w:rPr>
          </w:rPrChange>
        </w:rPr>
        <w:pPrChange w:author="Ayanda Monageng | Auto Fund" w:date="2026-03-02T14:27:00Z" w16du:dateUtc="2026-03-02T12:27:00Z" w:id="50">
          <w:pPr>
            <w:pStyle w:val="level6"/>
            <w:numPr>
              <w:ilvl w:val="2"/>
              <w:numId w:val="51"/>
            </w:numPr>
            <w:tabs>
              <w:tab w:val="clear" w:pos="1985"/>
            </w:tabs>
            <w:spacing w:before="0" w:after="240" w:line="240" w:lineRule="auto"/>
            <w:ind w:left="1134" w:hanging="1134"/>
          </w:pPr>
        </w:pPrChange>
      </w:pPr>
      <w:ins w:author="Ayanda Monageng | Auto Fund" w:date="2026-03-02T14:27:00Z" w16du:dateUtc="2026-03-02T12:27:00Z" w:id="51">
        <w:r>
          <w:rPr>
            <w:rFonts w:cs="Arial"/>
            <w:bCs/>
            <w:sz w:val="20"/>
            <w:szCs w:val="20"/>
          </w:rPr>
          <w:t>“</w:t>
        </w:r>
      </w:ins>
      <w:r w:rsidRPr="00DA0470" w:rsidR="00247852">
        <w:rPr>
          <w:rFonts w:cs="Arial"/>
          <w:b/>
          <w:sz w:val="20"/>
          <w:szCs w:val="20"/>
          <w:rPrChange w:author="Ayanda Monageng | Auto Fund" w:date="2026-03-02T14:27:00Z" w16du:dateUtc="2026-03-02T12:27:00Z" w:id="52">
            <w:rPr>
              <w:rFonts w:cs="Arial"/>
              <w:b/>
              <w:sz w:val="20"/>
              <w:szCs w:val="20"/>
              <w:lang w:val="en-GB"/>
            </w:rPr>
          </w:rPrChange>
        </w:rPr>
        <w:t>BBBEE Act</w:t>
      </w:r>
      <w:ins w:author="Ayanda Monageng | Auto Fund" w:date="2026-03-02T14:27:00Z" w16du:dateUtc="2026-03-02T12:27:00Z" w:id="53">
        <w:r>
          <w:rPr>
            <w:rFonts w:cs="Arial"/>
            <w:bCs/>
            <w:sz w:val="20"/>
            <w:szCs w:val="20"/>
          </w:rPr>
          <w:t>”</w:t>
        </w:r>
      </w:ins>
      <w:r w:rsidRPr="00DA0470" w:rsidR="00247852">
        <w:rPr>
          <w:rFonts w:cs="Arial"/>
          <w:bCs/>
          <w:sz w:val="20"/>
          <w:szCs w:val="20"/>
          <w:rPrChange w:author="Ayanda Monageng | Auto Fund" w:date="2026-03-02T14:27:00Z" w16du:dateUtc="2026-03-02T12:27:00Z" w:id="54">
            <w:rPr>
              <w:rFonts w:cs="Arial"/>
              <w:bCs/>
              <w:sz w:val="20"/>
              <w:szCs w:val="20"/>
              <w:lang w:val="en-GB"/>
            </w:rPr>
          </w:rPrChange>
        </w:rPr>
        <w:t xml:space="preserve"> means the Broad-Based Black Economic Empowerment Act No. 53 of 2003;</w:t>
      </w:r>
    </w:p>
    <w:p w:rsidRPr="00DA0470" w:rsidR="00247852" w:rsidRDefault="00DA0470" w14:paraId="54BC3548" w14:textId="5B99FBE0">
      <w:pPr>
        <w:pStyle w:val="BowLevel3HeadingAltZ"/>
        <w:numPr>
          <w:ilvl w:val="2"/>
          <w:numId w:val="51"/>
        </w:numPr>
        <w:suppressAutoHyphens w:val="0"/>
        <w:spacing w:after="240"/>
        <w:ind w:left="2268" w:hanging="850"/>
        <w:jc w:val="both"/>
        <w:rPr>
          <w:rFonts w:cs="Arial"/>
          <w:bCs/>
          <w:sz w:val="20"/>
          <w:szCs w:val="20"/>
          <w:rPrChange w:author="Ayanda Monageng | Auto Fund" w:date="2026-03-02T14:27:00Z" w16du:dateUtc="2026-03-02T12:27:00Z" w:id="55">
            <w:rPr>
              <w:rFonts w:cs="Arial"/>
              <w:bCs/>
              <w:sz w:val="20"/>
              <w:szCs w:val="20"/>
              <w:lang w:val="en-GB" w:eastAsia="en-GB"/>
            </w:rPr>
          </w:rPrChange>
        </w:rPr>
        <w:pPrChange w:author="Ayanda Monageng | Auto Fund" w:date="2026-03-02T14:27:00Z" w16du:dateUtc="2026-03-02T12:27:00Z" w:id="56">
          <w:pPr>
            <w:pStyle w:val="level6"/>
            <w:numPr>
              <w:ilvl w:val="2"/>
              <w:numId w:val="51"/>
            </w:numPr>
            <w:tabs>
              <w:tab w:val="clear" w:pos="1985"/>
            </w:tabs>
            <w:spacing w:before="0" w:after="240" w:line="240" w:lineRule="auto"/>
            <w:ind w:left="1134" w:hanging="1134"/>
          </w:pPr>
        </w:pPrChange>
      </w:pPr>
      <w:ins w:author="Ayanda Monageng | Auto Fund" w:date="2026-03-02T14:27:00Z" w16du:dateUtc="2026-03-02T12:27:00Z" w:id="57">
        <w:r>
          <w:rPr>
            <w:rFonts w:cs="Arial"/>
            <w:bCs/>
            <w:sz w:val="20"/>
            <w:szCs w:val="20"/>
          </w:rPr>
          <w:t>“</w:t>
        </w:r>
      </w:ins>
      <w:r w:rsidRPr="00DA0470" w:rsidR="00247852">
        <w:rPr>
          <w:rFonts w:cs="Arial"/>
          <w:b/>
          <w:sz w:val="20"/>
          <w:szCs w:val="20"/>
          <w:rPrChange w:author="Ayanda Monageng | Auto Fund" w:date="2026-03-02T14:27:00Z" w16du:dateUtc="2026-03-02T12:27:00Z" w:id="58">
            <w:rPr>
              <w:rFonts w:cs="Arial"/>
              <w:b/>
              <w:sz w:val="20"/>
              <w:szCs w:val="20"/>
              <w:lang w:val="en-GB"/>
            </w:rPr>
          </w:rPrChange>
        </w:rPr>
        <w:t>Black Persons</w:t>
      </w:r>
      <w:ins w:author="Ayanda Monageng | Auto Fund" w:date="2026-03-02T14:27:00Z" w16du:dateUtc="2026-03-02T12:27:00Z" w:id="59">
        <w:r>
          <w:rPr>
            <w:rFonts w:cs="Arial"/>
            <w:bCs/>
            <w:sz w:val="20"/>
            <w:szCs w:val="20"/>
          </w:rPr>
          <w:t>”</w:t>
        </w:r>
      </w:ins>
      <w:r w:rsidRPr="00DA0470" w:rsidR="00247852">
        <w:rPr>
          <w:rFonts w:cs="Arial"/>
          <w:bCs/>
          <w:sz w:val="20"/>
          <w:szCs w:val="20"/>
          <w:rPrChange w:author="Ayanda Monageng | Auto Fund" w:date="2026-03-02T14:27:00Z" w16du:dateUtc="2026-03-02T12:27:00Z" w:id="60">
            <w:rPr>
              <w:rFonts w:cs="Arial"/>
              <w:bCs/>
              <w:sz w:val="20"/>
              <w:szCs w:val="20"/>
              <w:lang w:val="en-GB"/>
            </w:rPr>
          </w:rPrChange>
        </w:rPr>
        <w:t xml:space="preserve"> means natural persons who are "</w:t>
      </w:r>
      <w:r w:rsidRPr="00DA0470" w:rsidR="00247852">
        <w:rPr>
          <w:rFonts w:cs="Arial"/>
          <w:bCs/>
          <w:sz w:val="20"/>
          <w:szCs w:val="20"/>
          <w:rPrChange w:author="Ayanda Monageng | Auto Fund" w:date="2026-03-02T14:27:00Z" w16du:dateUtc="2026-03-02T12:27:00Z" w:id="61">
            <w:rPr>
              <w:rFonts w:cs="Arial"/>
              <w:b/>
              <w:sz w:val="20"/>
              <w:szCs w:val="20"/>
              <w:lang w:val="en-GB"/>
            </w:rPr>
          </w:rPrChange>
        </w:rPr>
        <w:t>Black People</w:t>
      </w:r>
      <w:r w:rsidRPr="00DA0470" w:rsidR="00247852">
        <w:rPr>
          <w:rFonts w:cs="Arial"/>
          <w:bCs/>
          <w:sz w:val="20"/>
          <w:szCs w:val="20"/>
          <w:rPrChange w:author="Ayanda Monageng | Auto Fund" w:date="2026-03-02T14:27:00Z" w16du:dateUtc="2026-03-02T12:27:00Z" w:id="62">
            <w:rPr>
              <w:rFonts w:cs="Arial"/>
              <w:bCs/>
              <w:sz w:val="20"/>
              <w:szCs w:val="20"/>
              <w:lang w:val="en-GB"/>
            </w:rPr>
          </w:rPrChange>
        </w:rPr>
        <w:t xml:space="preserve">" as defined in the BBBEE Act (as read together with the Codes of Good Practice issued under the BBBEE Act) and </w:t>
      </w:r>
      <w:r w:rsidRPr="00DA0470" w:rsidR="00247852">
        <w:rPr>
          <w:rFonts w:cs="Arial"/>
          <w:bCs/>
          <w:sz w:val="20"/>
          <w:szCs w:val="20"/>
          <w:rPrChange w:author="Ayanda Monageng | Auto Fund" w:date="2026-03-02T14:27:00Z" w16du:dateUtc="2026-03-02T12:27:00Z" w:id="63">
            <w:rPr>
              <w:rFonts w:cs="Arial"/>
              <w:b/>
              <w:sz w:val="20"/>
              <w:szCs w:val="20"/>
              <w:lang w:val="en-GB"/>
            </w:rPr>
          </w:rPrChange>
        </w:rPr>
        <w:t>Black</w:t>
      </w:r>
      <w:r w:rsidRPr="00DA0470" w:rsidR="00247852">
        <w:rPr>
          <w:rFonts w:cs="Arial"/>
          <w:bCs/>
          <w:sz w:val="20"/>
          <w:szCs w:val="20"/>
          <w:rPrChange w:author="Ayanda Monageng | Auto Fund" w:date="2026-03-02T14:27:00Z" w16du:dateUtc="2026-03-02T12:27:00Z" w:id="64">
            <w:rPr>
              <w:rFonts w:cs="Arial"/>
              <w:bCs/>
              <w:sz w:val="20"/>
              <w:szCs w:val="20"/>
              <w:lang w:val="en-GB"/>
            </w:rPr>
          </w:rPrChange>
        </w:rPr>
        <w:t xml:space="preserve"> shall have a corresponding meaning;</w:t>
      </w:r>
    </w:p>
    <w:p w:rsidRPr="00DA0470" w:rsidR="00C454DA" w:rsidRDefault="00DA0470" w14:paraId="03CE1955" w14:textId="6714F561">
      <w:pPr>
        <w:pStyle w:val="BowLevel3HeadingAltZ"/>
        <w:numPr>
          <w:ilvl w:val="2"/>
          <w:numId w:val="51"/>
        </w:numPr>
        <w:suppressAutoHyphens w:val="0"/>
        <w:spacing w:after="240"/>
        <w:ind w:left="2268" w:hanging="850"/>
        <w:jc w:val="both"/>
        <w:rPr>
          <w:rFonts w:cs="Arial"/>
          <w:bCs/>
          <w:sz w:val="20"/>
          <w:szCs w:val="20"/>
          <w:rPrChange w:author="Ayanda Monageng | Auto Fund" w:date="2026-03-02T14:27:00Z" w16du:dateUtc="2026-03-02T12:27:00Z" w:id="65">
            <w:rPr>
              <w:rFonts w:cs="Arial"/>
              <w:bCs/>
              <w:sz w:val="20"/>
              <w:szCs w:val="20"/>
              <w:lang w:val="en-GB" w:eastAsia="en-GB"/>
            </w:rPr>
          </w:rPrChange>
        </w:rPr>
        <w:pPrChange w:author="Ayanda Monageng | Auto Fund" w:date="2026-03-02T14:27:00Z" w16du:dateUtc="2026-03-02T12:27:00Z" w:id="66">
          <w:pPr>
            <w:pStyle w:val="level6"/>
            <w:numPr>
              <w:ilvl w:val="2"/>
              <w:numId w:val="51"/>
            </w:numPr>
            <w:tabs>
              <w:tab w:val="clear" w:pos="1985"/>
            </w:tabs>
            <w:spacing w:before="0" w:after="240" w:line="240" w:lineRule="auto"/>
            <w:ind w:left="1134" w:hanging="1134"/>
          </w:pPr>
        </w:pPrChange>
      </w:pPr>
      <w:ins w:author="Ayanda Monageng | Auto Fund" w:date="2026-03-02T14:27:00Z" w16du:dateUtc="2026-03-02T12:27:00Z" w:id="67">
        <w:r w:rsidRPr="00570A8B">
          <w:rPr>
            <w:rFonts w:cs="Arial"/>
            <w:b/>
            <w:sz w:val="20"/>
            <w:szCs w:val="20"/>
            <w:rPrChange w:author="Ayanda Monageng | Auto Fund" w:date="2026-03-02T14:29:00Z" w16du:dateUtc="2026-03-02T12:29:00Z" w:id="68">
              <w:rPr>
                <w:rFonts w:cs="Arial"/>
                <w:bCs/>
                <w:sz w:val="20"/>
                <w:szCs w:val="20"/>
              </w:rPr>
            </w:rPrChange>
          </w:rPr>
          <w:t>“</w:t>
        </w:r>
      </w:ins>
      <w:r w:rsidRPr="00570A8B" w:rsidR="00C454DA">
        <w:rPr>
          <w:rFonts w:cs="Arial"/>
          <w:b/>
          <w:sz w:val="20"/>
          <w:szCs w:val="20"/>
          <w:rPrChange w:author="Ayanda Monageng | Auto Fund" w:date="2026-03-02T14:29:00Z" w16du:dateUtc="2026-03-02T12:29:00Z" w:id="69">
            <w:rPr>
              <w:rFonts w:cs="Arial"/>
              <w:b/>
              <w:sz w:val="20"/>
              <w:szCs w:val="20"/>
              <w:lang w:val="en-GB"/>
            </w:rPr>
          </w:rPrChange>
        </w:rPr>
        <w:t>Capital Repayment Date</w:t>
      </w:r>
      <w:ins w:author="Ayanda Monageng | Auto Fund" w:date="2026-03-02T14:27:00Z" w16du:dateUtc="2026-03-02T12:27:00Z" w:id="70">
        <w:r w:rsidRPr="00570A8B">
          <w:rPr>
            <w:rFonts w:cs="Arial"/>
            <w:b/>
            <w:sz w:val="20"/>
            <w:szCs w:val="20"/>
            <w:rPrChange w:author="Ayanda Monageng | Auto Fund" w:date="2026-03-02T14:29:00Z" w16du:dateUtc="2026-03-02T12:29:00Z" w:id="71">
              <w:rPr>
                <w:rFonts w:cs="Arial"/>
                <w:bCs/>
                <w:sz w:val="20"/>
                <w:szCs w:val="20"/>
              </w:rPr>
            </w:rPrChange>
          </w:rPr>
          <w:t>”</w:t>
        </w:r>
      </w:ins>
      <w:r w:rsidRPr="00DA0470" w:rsidR="00C454DA">
        <w:rPr>
          <w:rFonts w:cs="Arial"/>
          <w:bCs/>
          <w:sz w:val="20"/>
          <w:szCs w:val="20"/>
          <w:rPrChange w:author="Ayanda Monageng | Auto Fund" w:date="2026-03-02T14:27:00Z" w16du:dateUtc="2026-03-02T12:27:00Z" w:id="72">
            <w:rPr>
              <w:rFonts w:cs="Arial"/>
              <w:bCs/>
              <w:sz w:val="20"/>
              <w:szCs w:val="20"/>
              <w:lang w:val="en-GB"/>
            </w:rPr>
          </w:rPrChange>
        </w:rPr>
        <w:t xml:space="preserve"> shall bear the meaning ascribed thereto in clause </w:t>
      </w:r>
      <w:r w:rsidRPr="00DA0470" w:rsidR="00976600">
        <w:rPr>
          <w:rFonts w:cs="Arial"/>
          <w:bCs/>
          <w:sz w:val="20"/>
          <w:szCs w:val="20"/>
          <w:rPrChange w:author="Ayanda Monageng | Auto Fund" w:date="2026-03-02T14:27:00Z" w16du:dateUtc="2026-03-02T12:27:00Z" w:id="73">
            <w:rPr>
              <w:rFonts w:cs="Arial"/>
              <w:bCs/>
              <w:color w:val="2B579A"/>
              <w:sz w:val="20"/>
              <w:szCs w:val="20"/>
              <w:highlight w:val="yellow"/>
              <w:shd w:val="clear" w:color="auto" w:fill="E6E6E6"/>
              <w:lang w:val="en-GB"/>
            </w:rPr>
          </w:rPrChange>
        </w:rPr>
        <w:fldChar w:fldCharType="begin"/>
      </w:r>
      <w:r w:rsidRPr="00DA0470" w:rsidR="00976600">
        <w:rPr>
          <w:rFonts w:cs="Arial"/>
          <w:bCs/>
          <w:sz w:val="20"/>
          <w:szCs w:val="20"/>
          <w:rPrChange w:author="Ayanda Monageng | Auto Fund" w:date="2026-03-02T14:27:00Z" w16du:dateUtc="2026-03-02T12:27:00Z" w:id="74">
            <w:rPr>
              <w:rFonts w:cs="Arial"/>
              <w:bCs/>
              <w:sz w:val="20"/>
              <w:szCs w:val="20"/>
              <w:lang w:val="en-GB"/>
            </w:rPr>
          </w:rPrChange>
        </w:rPr>
        <w:instrText xml:space="preserve"> REF _Ref110241751 \r \h </w:instrText>
      </w:r>
      <w:r>
        <w:rPr>
          <w:rFonts w:cs="Arial"/>
          <w:bCs/>
          <w:sz w:val="20"/>
          <w:szCs w:val="20"/>
        </w:rPr>
        <w:instrText xml:space="preserve"> \* MERGEFORMAT </w:instrText>
      </w:r>
      <w:r w:rsidRPr="00C52154" w:rsidR="00976600">
        <w:rPr>
          <w:rFonts w:cs="Arial"/>
          <w:bCs/>
          <w:sz w:val="20"/>
          <w:szCs w:val="20"/>
        </w:rPr>
      </w:r>
      <w:r w:rsidRPr="00DA0470" w:rsidR="00976600">
        <w:rPr>
          <w:rFonts w:cs="Arial"/>
          <w:bCs/>
          <w:sz w:val="20"/>
          <w:szCs w:val="20"/>
          <w:rPrChange w:author="Ayanda Monageng | Auto Fund" w:date="2026-03-02T14:27:00Z" w16du:dateUtc="2026-03-02T12:27:00Z" w:id="75">
            <w:rPr>
              <w:rFonts w:cs="Arial"/>
              <w:bCs/>
              <w:color w:val="2B579A"/>
              <w:sz w:val="20"/>
              <w:szCs w:val="20"/>
              <w:highlight w:val="yellow"/>
              <w:shd w:val="clear" w:color="auto" w:fill="E6E6E6"/>
              <w:lang w:val="en-GB"/>
            </w:rPr>
          </w:rPrChange>
        </w:rPr>
        <w:fldChar w:fldCharType="separate"/>
      </w:r>
      <w:r w:rsidRPr="00DA0470" w:rsidR="00976600">
        <w:rPr>
          <w:rFonts w:cs="Arial"/>
          <w:bCs/>
          <w:sz w:val="20"/>
          <w:szCs w:val="20"/>
          <w:rPrChange w:author="Ayanda Monageng | Auto Fund" w:date="2026-03-02T14:27:00Z" w16du:dateUtc="2026-03-02T12:27:00Z" w:id="76">
            <w:rPr>
              <w:rFonts w:cs="Arial"/>
              <w:bCs/>
              <w:sz w:val="20"/>
              <w:szCs w:val="20"/>
              <w:lang w:val="en-GB"/>
            </w:rPr>
          </w:rPrChange>
        </w:rPr>
        <w:t>1.2.20.1</w:t>
      </w:r>
      <w:r w:rsidRPr="00DA0470" w:rsidR="00976600">
        <w:rPr>
          <w:rFonts w:cs="Arial"/>
          <w:bCs/>
          <w:sz w:val="20"/>
          <w:szCs w:val="20"/>
          <w:rPrChange w:author="Ayanda Monageng | Auto Fund" w:date="2026-03-02T14:27:00Z" w16du:dateUtc="2026-03-02T12:27:00Z" w:id="77">
            <w:rPr>
              <w:rFonts w:cs="Arial"/>
              <w:bCs/>
              <w:color w:val="2B579A"/>
              <w:sz w:val="20"/>
              <w:szCs w:val="20"/>
              <w:highlight w:val="yellow"/>
              <w:shd w:val="clear" w:color="auto" w:fill="E6E6E6"/>
              <w:lang w:val="en-GB"/>
            </w:rPr>
          </w:rPrChange>
        </w:rPr>
        <w:fldChar w:fldCharType="end"/>
      </w:r>
      <w:r w:rsidRPr="00DA0470" w:rsidR="00C454DA">
        <w:rPr>
          <w:rFonts w:cs="Arial"/>
          <w:bCs/>
          <w:sz w:val="20"/>
          <w:szCs w:val="20"/>
          <w:rPrChange w:author="Ayanda Monageng | Auto Fund" w:date="2026-03-02T14:27:00Z" w16du:dateUtc="2026-03-02T12:27:00Z" w:id="78">
            <w:rPr>
              <w:rFonts w:cs="Arial"/>
              <w:bCs/>
              <w:sz w:val="20"/>
              <w:szCs w:val="20"/>
              <w:lang w:val="en-GB"/>
            </w:rPr>
          </w:rPrChange>
        </w:rPr>
        <w:t xml:space="preserve"> below;</w:t>
      </w:r>
    </w:p>
    <w:p w:rsidRPr="00DA0470" w:rsidR="00C053E7" w:rsidRDefault="00570A8B" w14:paraId="643BFE04" w14:textId="7CD27F40">
      <w:pPr>
        <w:pStyle w:val="BowLevel3HeadingAltZ"/>
        <w:numPr>
          <w:ilvl w:val="2"/>
          <w:numId w:val="51"/>
        </w:numPr>
        <w:suppressAutoHyphens w:val="0"/>
        <w:spacing w:after="240"/>
        <w:ind w:left="2268" w:hanging="850"/>
        <w:jc w:val="both"/>
        <w:rPr>
          <w:rFonts w:cs="Arial"/>
          <w:bCs/>
          <w:sz w:val="20"/>
          <w:szCs w:val="20"/>
          <w:rPrChange w:author="Ayanda Monageng | Auto Fund" w:date="2026-03-02T14:27:00Z" w16du:dateUtc="2026-03-02T12:27:00Z" w:id="79">
            <w:rPr>
              <w:rFonts w:cs="Arial"/>
              <w:bCs/>
              <w:sz w:val="20"/>
              <w:szCs w:val="20"/>
              <w:lang w:val="en-GB" w:eastAsia="en-GB"/>
            </w:rPr>
          </w:rPrChange>
        </w:rPr>
        <w:pPrChange w:author="Ayanda Monageng | Auto Fund" w:date="2026-03-02T14:27:00Z" w16du:dateUtc="2026-03-02T12:27:00Z" w:id="80">
          <w:pPr>
            <w:pStyle w:val="level6"/>
            <w:numPr>
              <w:ilvl w:val="2"/>
              <w:numId w:val="51"/>
            </w:numPr>
            <w:tabs>
              <w:tab w:val="clear" w:pos="1985"/>
            </w:tabs>
            <w:spacing w:before="0" w:after="240" w:line="240" w:lineRule="auto"/>
            <w:ind w:left="1134" w:hanging="1134"/>
          </w:pPr>
        </w:pPrChange>
      </w:pPr>
      <w:ins w:author="Ayanda Monageng | Auto Fund" w:date="2026-03-02T14:29:00Z" w16du:dateUtc="2026-03-02T12:29:00Z" w:id="81">
        <w:r w:rsidRPr="00570A8B">
          <w:rPr>
            <w:rFonts w:cs="Arial"/>
            <w:b/>
            <w:sz w:val="20"/>
            <w:szCs w:val="20"/>
            <w:rPrChange w:author="Ayanda Monageng | Auto Fund" w:date="2026-03-02T14:29:00Z" w16du:dateUtc="2026-03-02T12:29:00Z" w:id="82">
              <w:rPr>
                <w:rFonts w:cs="Arial"/>
                <w:bCs/>
                <w:sz w:val="20"/>
                <w:szCs w:val="20"/>
              </w:rPr>
            </w:rPrChange>
          </w:rPr>
          <w:t>“</w:t>
        </w:r>
      </w:ins>
      <w:r w:rsidRPr="00570A8B" w:rsidR="00C053E7">
        <w:rPr>
          <w:rFonts w:cs="Arial"/>
          <w:b/>
          <w:sz w:val="20"/>
          <w:szCs w:val="20"/>
          <w:rPrChange w:author="Ayanda Monageng | Auto Fund" w:date="2026-03-02T14:29:00Z" w16du:dateUtc="2026-03-02T12:29:00Z" w:id="83">
            <w:rPr>
              <w:rFonts w:cs="Arial"/>
              <w:b/>
              <w:sz w:val="20"/>
              <w:szCs w:val="20"/>
              <w:lang w:val="en-GB"/>
            </w:rPr>
          </w:rPrChange>
        </w:rPr>
        <w:t>Business Review</w:t>
      </w:r>
      <w:ins w:author="Ayanda Monageng | Auto Fund" w:date="2026-03-02T14:29:00Z" w16du:dateUtc="2026-03-02T12:29:00Z" w:id="84">
        <w:r w:rsidRPr="00570A8B">
          <w:rPr>
            <w:rFonts w:cs="Arial"/>
            <w:b/>
            <w:sz w:val="20"/>
            <w:szCs w:val="20"/>
            <w:rPrChange w:author="Ayanda Monageng | Auto Fund" w:date="2026-03-02T14:29:00Z" w16du:dateUtc="2026-03-02T12:29:00Z" w:id="85">
              <w:rPr>
                <w:rFonts w:cs="Arial"/>
                <w:bCs/>
                <w:sz w:val="20"/>
                <w:szCs w:val="20"/>
              </w:rPr>
            </w:rPrChange>
          </w:rPr>
          <w:t>”</w:t>
        </w:r>
      </w:ins>
      <w:r w:rsidRPr="00DA0470" w:rsidR="00C053E7">
        <w:rPr>
          <w:rFonts w:cs="Arial"/>
          <w:bCs/>
          <w:sz w:val="20"/>
          <w:szCs w:val="20"/>
          <w:rPrChange w:author="Ayanda Monageng | Auto Fund" w:date="2026-03-02T14:27:00Z" w16du:dateUtc="2026-03-02T12:27:00Z" w:id="86">
            <w:rPr>
              <w:rFonts w:cs="Arial"/>
              <w:b/>
              <w:sz w:val="20"/>
              <w:szCs w:val="20"/>
              <w:lang w:val="en-GB"/>
            </w:rPr>
          </w:rPrChange>
        </w:rPr>
        <w:t xml:space="preserve"> </w:t>
      </w:r>
      <w:r w:rsidRPr="00DA0470" w:rsidR="00C053E7">
        <w:rPr>
          <w:rFonts w:cs="Arial"/>
          <w:bCs/>
          <w:sz w:val="20"/>
          <w:szCs w:val="20"/>
          <w:rPrChange w:author="Ayanda Monageng | Auto Fund" w:date="2026-03-02T14:27:00Z" w16du:dateUtc="2026-03-02T12:27:00Z" w:id="87">
            <w:rPr>
              <w:rFonts w:cs="Arial"/>
              <w:bCs/>
              <w:sz w:val="20"/>
              <w:szCs w:val="20"/>
              <w:lang w:val="en-GB"/>
            </w:rPr>
          </w:rPrChange>
        </w:rPr>
        <w:t>means the business review process to be undertaken by the Lender on the Borrower in terms of which, amongst others, it continues to assess and monitor the financial, economic and operational performance of the Borrower as part of its post-funding or portfolio monitoring processes;</w:t>
      </w:r>
    </w:p>
    <w:p w:rsidRPr="00DA0470" w:rsidR="00D11D0C" w:rsidRDefault="00570A8B" w14:paraId="70DDD1E3" w14:textId="78ACBF80">
      <w:pPr>
        <w:pStyle w:val="BowLevel3HeadingAltZ"/>
        <w:numPr>
          <w:ilvl w:val="2"/>
          <w:numId w:val="51"/>
        </w:numPr>
        <w:suppressAutoHyphens w:val="0"/>
        <w:spacing w:after="240"/>
        <w:ind w:left="2268" w:hanging="850"/>
        <w:jc w:val="both"/>
        <w:rPr>
          <w:rFonts w:cs="Arial"/>
          <w:bCs/>
          <w:sz w:val="20"/>
          <w:szCs w:val="20"/>
          <w:rPrChange w:author="Ayanda Monageng | Auto Fund" w:date="2026-03-02T14:27:00Z" w16du:dateUtc="2026-03-02T12:27:00Z" w:id="88">
            <w:rPr>
              <w:rFonts w:cs="Arial"/>
              <w:b/>
              <w:sz w:val="20"/>
              <w:szCs w:val="20"/>
              <w:lang w:val="en-GB" w:eastAsia="en-GB"/>
            </w:rPr>
          </w:rPrChange>
        </w:rPr>
        <w:pPrChange w:author="Ayanda Monageng | Auto Fund" w:date="2026-03-02T14:27:00Z" w16du:dateUtc="2026-03-02T12:27:00Z" w:id="89">
          <w:pPr>
            <w:pStyle w:val="level6"/>
            <w:numPr>
              <w:ilvl w:val="2"/>
              <w:numId w:val="51"/>
            </w:numPr>
            <w:tabs>
              <w:tab w:val="clear" w:pos="1985"/>
            </w:tabs>
            <w:spacing w:before="0" w:after="240" w:line="240" w:lineRule="auto"/>
            <w:ind w:left="1134" w:hanging="1134"/>
          </w:pPr>
        </w:pPrChange>
      </w:pPr>
      <w:ins w:author="Ayanda Monageng | Auto Fund" w:date="2026-03-02T14:29:00Z" w16du:dateUtc="2026-03-02T12:29:00Z" w:id="90">
        <w:r w:rsidRPr="00570A8B">
          <w:rPr>
            <w:rFonts w:cs="Arial"/>
            <w:b/>
            <w:sz w:val="20"/>
            <w:szCs w:val="20"/>
            <w:rPrChange w:author="Ayanda Monageng | Auto Fund" w:date="2026-03-02T14:29:00Z" w16du:dateUtc="2026-03-02T12:29:00Z" w:id="91">
              <w:rPr>
                <w:rFonts w:cs="Arial"/>
                <w:bCs/>
                <w:sz w:val="20"/>
                <w:szCs w:val="20"/>
              </w:rPr>
            </w:rPrChange>
          </w:rPr>
          <w:t>“</w:t>
        </w:r>
      </w:ins>
      <w:r w:rsidRPr="00570A8B" w:rsidR="00D11D0C">
        <w:rPr>
          <w:rFonts w:cs="Arial"/>
          <w:b/>
          <w:sz w:val="20"/>
          <w:szCs w:val="20"/>
          <w:rPrChange w:author="Ayanda Monageng | Auto Fund" w:date="2026-03-02T14:29:00Z" w16du:dateUtc="2026-03-02T12:29:00Z" w:id="92">
            <w:rPr>
              <w:rFonts w:cs="Arial"/>
              <w:b/>
              <w:sz w:val="20"/>
              <w:szCs w:val="20"/>
              <w:lang w:val="en-GB"/>
            </w:rPr>
          </w:rPrChange>
        </w:rPr>
        <w:t>Companies Act</w:t>
      </w:r>
      <w:ins w:author="Ayanda Monageng | Auto Fund" w:date="2026-03-02T14:29:00Z" w16du:dateUtc="2026-03-02T12:29:00Z" w:id="93">
        <w:r w:rsidRPr="00570A8B">
          <w:rPr>
            <w:rFonts w:cs="Arial"/>
            <w:b/>
            <w:sz w:val="20"/>
            <w:szCs w:val="20"/>
            <w:rPrChange w:author="Ayanda Monageng | Auto Fund" w:date="2026-03-02T14:29:00Z" w16du:dateUtc="2026-03-02T12:29:00Z" w:id="94">
              <w:rPr>
                <w:rFonts w:cs="Arial"/>
                <w:bCs/>
                <w:sz w:val="20"/>
                <w:szCs w:val="20"/>
              </w:rPr>
            </w:rPrChange>
          </w:rPr>
          <w:t>”</w:t>
        </w:r>
      </w:ins>
      <w:r w:rsidRPr="00570A8B" w:rsidR="00D11D0C">
        <w:rPr>
          <w:rFonts w:cs="Arial"/>
          <w:b/>
          <w:sz w:val="20"/>
          <w:szCs w:val="20"/>
          <w:rPrChange w:author="Ayanda Monageng | Auto Fund" w:date="2026-03-02T14:29:00Z" w16du:dateUtc="2026-03-02T12:29:00Z" w:id="95">
            <w:rPr>
              <w:rFonts w:cs="Arial"/>
              <w:b/>
              <w:sz w:val="20"/>
              <w:szCs w:val="20"/>
              <w:lang w:val="en-GB"/>
            </w:rPr>
          </w:rPrChange>
        </w:rPr>
        <w:t xml:space="preserve"> </w:t>
      </w:r>
      <w:r w:rsidRPr="00DA0470" w:rsidR="00D11D0C">
        <w:rPr>
          <w:rFonts w:cs="Arial"/>
          <w:bCs/>
          <w:sz w:val="20"/>
          <w:szCs w:val="20"/>
          <w:rPrChange w:author="Ayanda Monageng | Auto Fund" w:date="2026-03-02T14:27:00Z" w16du:dateUtc="2026-03-02T12:27:00Z" w:id="96">
            <w:rPr>
              <w:rFonts w:cs="Arial"/>
              <w:bCs/>
              <w:sz w:val="20"/>
              <w:szCs w:val="20"/>
              <w:lang w:val="en-GB"/>
            </w:rPr>
          </w:rPrChange>
        </w:rPr>
        <w:t>means the Companies Act No. 71 of 2008, as amended;</w:t>
      </w:r>
    </w:p>
    <w:p w:rsidRPr="00DA0470" w:rsidR="006A10D3" w:rsidRDefault="00570A8B" w14:paraId="25D56CA6" w14:textId="52B5BBC5">
      <w:pPr>
        <w:pStyle w:val="BowLevel3HeadingAltZ"/>
        <w:numPr>
          <w:ilvl w:val="2"/>
          <w:numId w:val="51"/>
        </w:numPr>
        <w:suppressAutoHyphens w:val="0"/>
        <w:spacing w:after="240"/>
        <w:ind w:left="2268" w:hanging="850"/>
        <w:jc w:val="both"/>
        <w:rPr>
          <w:rFonts w:cs="Arial"/>
          <w:bCs/>
          <w:sz w:val="20"/>
          <w:szCs w:val="20"/>
          <w:rPrChange w:author="Ayanda Monageng | Auto Fund" w:date="2026-03-02T14:27:00Z" w16du:dateUtc="2026-03-02T12:27:00Z" w:id="97">
            <w:rPr>
              <w:rFonts w:cs="Arial"/>
              <w:bCs/>
              <w:sz w:val="20"/>
              <w:szCs w:val="20"/>
              <w:lang w:val="en-GB"/>
            </w:rPr>
          </w:rPrChange>
        </w:rPr>
        <w:pPrChange w:author="Ayanda Monageng | Auto Fund" w:date="2026-03-02T14:27:00Z" w16du:dateUtc="2026-03-02T12:27:00Z" w:id="98">
          <w:pPr>
            <w:pStyle w:val="level6"/>
            <w:numPr>
              <w:ilvl w:val="2"/>
              <w:numId w:val="51"/>
            </w:numPr>
            <w:tabs>
              <w:tab w:val="clear" w:pos="1985"/>
            </w:tabs>
            <w:spacing w:before="0" w:after="240" w:line="240" w:lineRule="auto"/>
            <w:ind w:left="1134" w:hanging="1134"/>
          </w:pPr>
        </w:pPrChange>
      </w:pPr>
      <w:ins w:author="Ayanda Monageng | Auto Fund" w:date="2026-03-02T14:29:00Z" w16du:dateUtc="2026-03-02T12:29:00Z" w:id="99">
        <w:r w:rsidRPr="00570A8B">
          <w:rPr>
            <w:rFonts w:cs="Arial"/>
            <w:b/>
            <w:sz w:val="20"/>
            <w:szCs w:val="20"/>
            <w:rPrChange w:author="Ayanda Monageng | Auto Fund" w:date="2026-03-02T14:29:00Z" w16du:dateUtc="2026-03-02T12:29:00Z" w:id="100">
              <w:rPr>
                <w:rFonts w:cs="Arial"/>
                <w:bCs/>
                <w:sz w:val="20"/>
                <w:szCs w:val="20"/>
              </w:rPr>
            </w:rPrChange>
          </w:rPr>
          <w:t>“</w:t>
        </w:r>
      </w:ins>
      <w:r w:rsidRPr="00570A8B" w:rsidR="006A10D3">
        <w:rPr>
          <w:rFonts w:cs="Arial"/>
          <w:b/>
          <w:sz w:val="20"/>
          <w:szCs w:val="20"/>
          <w:rPrChange w:author="Ayanda Monageng | Auto Fund" w:date="2026-03-02T14:29:00Z" w16du:dateUtc="2026-03-02T12:29:00Z" w:id="101">
            <w:rPr>
              <w:rFonts w:cs="Arial"/>
              <w:b/>
              <w:sz w:val="20"/>
              <w:szCs w:val="20"/>
              <w:lang w:val="en-GB"/>
            </w:rPr>
          </w:rPrChange>
        </w:rPr>
        <w:t>Conditions Precedent</w:t>
      </w:r>
      <w:ins w:author="Ayanda Monageng | Auto Fund" w:date="2026-03-02T14:29:00Z" w16du:dateUtc="2026-03-02T12:29:00Z" w:id="102">
        <w:r w:rsidRPr="00570A8B">
          <w:rPr>
            <w:rFonts w:cs="Arial"/>
            <w:b/>
            <w:sz w:val="20"/>
            <w:szCs w:val="20"/>
            <w:rPrChange w:author="Ayanda Monageng | Auto Fund" w:date="2026-03-02T14:29:00Z" w16du:dateUtc="2026-03-02T12:29:00Z" w:id="103">
              <w:rPr>
                <w:rFonts w:cs="Arial"/>
                <w:bCs/>
                <w:sz w:val="20"/>
                <w:szCs w:val="20"/>
              </w:rPr>
            </w:rPrChange>
          </w:rPr>
          <w:t>”</w:t>
        </w:r>
      </w:ins>
      <w:r w:rsidRPr="00DA0470" w:rsidR="006A10D3">
        <w:rPr>
          <w:rFonts w:cs="Arial"/>
          <w:bCs/>
          <w:sz w:val="20"/>
          <w:szCs w:val="20"/>
          <w:rPrChange w:author="Ayanda Monageng | Auto Fund" w:date="2026-03-02T14:27:00Z" w16du:dateUtc="2026-03-02T12:27:00Z" w:id="104">
            <w:rPr>
              <w:rFonts w:cs="Arial"/>
              <w:b/>
              <w:sz w:val="20"/>
              <w:szCs w:val="20"/>
              <w:lang w:val="en-GB"/>
            </w:rPr>
          </w:rPrChange>
        </w:rPr>
        <w:t xml:space="preserve"> </w:t>
      </w:r>
      <w:r w:rsidRPr="00DA0470" w:rsidR="006A10D3">
        <w:rPr>
          <w:rFonts w:cs="Arial"/>
          <w:bCs/>
          <w:sz w:val="20"/>
          <w:szCs w:val="20"/>
          <w:rPrChange w:author="Ayanda Monageng | Auto Fund" w:date="2026-03-02T14:27:00Z" w16du:dateUtc="2026-03-02T12:27:00Z" w:id="105">
            <w:rPr>
              <w:rFonts w:cs="Arial"/>
              <w:bCs/>
              <w:sz w:val="20"/>
              <w:szCs w:val="20"/>
              <w:lang w:val="en-GB"/>
            </w:rPr>
          </w:rPrChange>
        </w:rPr>
        <w:t xml:space="preserve">means the conditions precedent set out in clause </w:t>
      </w:r>
      <w:r w:rsidRPr="00DA0470" w:rsidR="00E77FA7">
        <w:rPr>
          <w:rFonts w:cs="Arial"/>
          <w:bCs/>
          <w:sz w:val="20"/>
          <w:szCs w:val="20"/>
          <w:rPrChange w:author="Ayanda Monageng | Auto Fund" w:date="2026-03-02T14:27:00Z" w16du:dateUtc="2026-03-02T12:27:00Z" w:id="106">
            <w:rPr>
              <w:rFonts w:cs="Arial"/>
              <w:bCs/>
              <w:sz w:val="20"/>
              <w:szCs w:val="20"/>
              <w:lang w:val="en-GB"/>
            </w:rPr>
          </w:rPrChange>
        </w:rPr>
        <w:fldChar w:fldCharType="begin"/>
      </w:r>
      <w:r w:rsidRPr="00DA0470" w:rsidR="00E77FA7">
        <w:rPr>
          <w:rFonts w:cs="Arial"/>
          <w:bCs/>
          <w:sz w:val="20"/>
          <w:szCs w:val="20"/>
          <w:rPrChange w:author="Ayanda Monageng | Auto Fund" w:date="2026-03-02T14:27:00Z" w16du:dateUtc="2026-03-02T12:27:00Z" w:id="107">
            <w:rPr>
              <w:rFonts w:cs="Arial"/>
              <w:bCs/>
              <w:sz w:val="20"/>
              <w:szCs w:val="20"/>
              <w:lang w:val="en-GB"/>
            </w:rPr>
          </w:rPrChange>
        </w:rPr>
        <w:instrText xml:space="preserve"> REF _Ref74147047 \r \h </w:instrText>
      </w:r>
      <w:r w:rsidRPr="00DA0470" w:rsidR="009128E8">
        <w:rPr>
          <w:rFonts w:cs="Arial"/>
          <w:bCs/>
          <w:sz w:val="20"/>
          <w:szCs w:val="20"/>
          <w:rPrChange w:author="Ayanda Monageng | Auto Fund" w:date="2026-03-02T14:27:00Z" w16du:dateUtc="2026-03-02T12:27:00Z" w:id="108">
            <w:rPr>
              <w:rFonts w:cs="Arial"/>
              <w:bCs/>
              <w:sz w:val="20"/>
              <w:szCs w:val="20"/>
              <w:lang w:val="en-GB"/>
            </w:rPr>
          </w:rPrChange>
        </w:rPr>
        <w:instrText xml:space="preserve"> \* MERGEFORMAT </w:instrText>
      </w:r>
      <w:r w:rsidRPr="00C52154" w:rsidR="00E77FA7">
        <w:rPr>
          <w:rFonts w:cs="Arial"/>
          <w:bCs/>
          <w:sz w:val="20"/>
          <w:szCs w:val="20"/>
        </w:rPr>
      </w:r>
      <w:r w:rsidRPr="00DA0470" w:rsidR="00E77FA7">
        <w:rPr>
          <w:rFonts w:cs="Arial"/>
          <w:bCs/>
          <w:sz w:val="20"/>
          <w:szCs w:val="20"/>
          <w:rPrChange w:author="Ayanda Monageng | Auto Fund" w:date="2026-03-02T14:27:00Z" w16du:dateUtc="2026-03-02T12:27:00Z" w:id="109">
            <w:rPr>
              <w:rFonts w:cs="Arial"/>
              <w:bCs/>
              <w:sz w:val="20"/>
              <w:szCs w:val="20"/>
              <w:lang w:val="en-GB"/>
            </w:rPr>
          </w:rPrChange>
        </w:rPr>
        <w:fldChar w:fldCharType="separate"/>
      </w:r>
      <w:r w:rsidRPr="00DA0470" w:rsidR="003C08A9">
        <w:rPr>
          <w:rFonts w:cs="Arial"/>
          <w:bCs/>
          <w:sz w:val="20"/>
          <w:szCs w:val="20"/>
          <w:rPrChange w:author="Ayanda Monageng | Auto Fund" w:date="2026-03-02T14:27:00Z" w16du:dateUtc="2026-03-02T12:27:00Z" w:id="110">
            <w:rPr>
              <w:rFonts w:cs="Arial"/>
              <w:bCs/>
              <w:sz w:val="20"/>
              <w:szCs w:val="20"/>
              <w:lang w:val="en-GB"/>
            </w:rPr>
          </w:rPrChange>
        </w:rPr>
        <w:t>3</w:t>
      </w:r>
      <w:r w:rsidRPr="00DA0470" w:rsidR="00E77FA7">
        <w:rPr>
          <w:rFonts w:cs="Arial"/>
          <w:bCs/>
          <w:sz w:val="20"/>
          <w:szCs w:val="20"/>
          <w:rPrChange w:author="Ayanda Monageng | Auto Fund" w:date="2026-03-02T14:27:00Z" w16du:dateUtc="2026-03-02T12:27:00Z" w:id="111">
            <w:rPr>
              <w:rFonts w:cs="Arial"/>
              <w:bCs/>
              <w:sz w:val="20"/>
              <w:szCs w:val="20"/>
              <w:lang w:val="en-GB"/>
            </w:rPr>
          </w:rPrChange>
        </w:rPr>
        <w:fldChar w:fldCharType="end"/>
      </w:r>
      <w:r w:rsidRPr="00DA0470" w:rsidR="006A10D3">
        <w:rPr>
          <w:rFonts w:cs="Arial"/>
          <w:bCs/>
          <w:sz w:val="20"/>
          <w:szCs w:val="20"/>
          <w:rPrChange w:author="Ayanda Monageng | Auto Fund" w:date="2026-03-02T14:27:00Z" w16du:dateUtc="2026-03-02T12:27:00Z" w:id="112">
            <w:rPr>
              <w:rFonts w:cs="Arial"/>
              <w:bCs/>
              <w:sz w:val="20"/>
              <w:szCs w:val="20"/>
              <w:lang w:val="en-GB"/>
            </w:rPr>
          </w:rPrChange>
        </w:rPr>
        <w:t>;</w:t>
      </w:r>
    </w:p>
    <w:p w:rsidRPr="00DA0470" w:rsidR="004B3687" w:rsidRDefault="00570A8B" w14:paraId="08FBDE68" w14:textId="19781DDD">
      <w:pPr>
        <w:pStyle w:val="BowLevel3HeadingAltZ"/>
        <w:numPr>
          <w:ilvl w:val="2"/>
          <w:numId w:val="51"/>
        </w:numPr>
        <w:suppressAutoHyphens w:val="0"/>
        <w:spacing w:after="240"/>
        <w:ind w:left="2268" w:hanging="850"/>
        <w:jc w:val="both"/>
        <w:rPr>
          <w:rFonts w:cs="Arial"/>
          <w:bCs/>
          <w:sz w:val="20"/>
          <w:szCs w:val="20"/>
          <w:rPrChange w:author="Ayanda Monageng | Auto Fund" w:date="2026-03-02T14:27:00Z" w16du:dateUtc="2026-03-02T12:27:00Z" w:id="113">
            <w:rPr>
              <w:rFonts w:cs="Arial"/>
              <w:b/>
              <w:sz w:val="20"/>
              <w:szCs w:val="20"/>
              <w:lang w:val="en-GB" w:eastAsia="en-GB"/>
            </w:rPr>
          </w:rPrChange>
        </w:rPr>
        <w:pPrChange w:author="Ayanda Monageng | Auto Fund" w:date="2026-03-02T14:27:00Z" w16du:dateUtc="2026-03-02T12:27:00Z" w:id="114">
          <w:pPr>
            <w:pStyle w:val="level6"/>
            <w:numPr>
              <w:ilvl w:val="2"/>
              <w:numId w:val="51"/>
            </w:numPr>
            <w:tabs>
              <w:tab w:val="clear" w:pos="1985"/>
            </w:tabs>
            <w:spacing w:before="0" w:after="240" w:line="240" w:lineRule="auto"/>
            <w:ind w:left="1134" w:hanging="1134"/>
          </w:pPr>
        </w:pPrChange>
      </w:pPr>
      <w:ins w:author="Ayanda Monageng | Auto Fund" w:date="2026-03-02T14:30:00Z" w16du:dateUtc="2026-03-02T12:30:00Z" w:id="115">
        <w:r w:rsidRPr="00570A8B">
          <w:rPr>
            <w:rFonts w:cs="Arial"/>
            <w:b/>
            <w:sz w:val="20"/>
            <w:szCs w:val="20"/>
          </w:rPr>
          <w:t>“</w:t>
        </w:r>
      </w:ins>
      <w:r w:rsidRPr="00570A8B" w:rsidR="004B3687">
        <w:rPr>
          <w:rFonts w:cs="Arial"/>
          <w:b/>
          <w:sz w:val="20"/>
          <w:szCs w:val="20"/>
          <w:rPrChange w:author="Ayanda Monageng | Auto Fund" w:date="2026-03-02T14:30:00Z" w16du:dateUtc="2026-03-02T12:30:00Z" w:id="116">
            <w:rPr>
              <w:rFonts w:cs="Arial"/>
              <w:b/>
              <w:sz w:val="20"/>
              <w:szCs w:val="20"/>
              <w:lang w:val="en-GB"/>
            </w:rPr>
          </w:rPrChange>
        </w:rPr>
        <w:t>Deed of Cession of Book Debts</w:t>
      </w:r>
      <w:ins w:author="Ayanda Monageng | Auto Fund" w:date="2026-03-02T14:30:00Z" w16du:dateUtc="2026-03-02T12:30:00Z" w:id="117">
        <w:r w:rsidRPr="00570A8B">
          <w:rPr>
            <w:rFonts w:cs="Arial"/>
            <w:b/>
            <w:sz w:val="20"/>
            <w:szCs w:val="20"/>
            <w:rPrChange w:author="Ayanda Monageng | Auto Fund" w:date="2026-03-02T14:30:00Z" w16du:dateUtc="2026-03-02T12:30:00Z" w:id="118">
              <w:rPr>
                <w:rFonts w:cs="Arial"/>
                <w:bCs/>
                <w:sz w:val="20"/>
                <w:szCs w:val="20"/>
              </w:rPr>
            </w:rPrChange>
          </w:rPr>
          <w:t>”</w:t>
        </w:r>
      </w:ins>
      <w:r w:rsidRPr="00DA0470" w:rsidR="004B3687">
        <w:rPr>
          <w:rFonts w:cs="Arial"/>
          <w:bCs/>
          <w:sz w:val="20"/>
          <w:szCs w:val="20"/>
          <w:rPrChange w:author="Ayanda Monageng | Auto Fund" w:date="2026-03-02T14:27:00Z" w16du:dateUtc="2026-03-02T12:27:00Z" w:id="119">
            <w:rPr>
              <w:rFonts w:cs="Arial"/>
              <w:b/>
              <w:sz w:val="20"/>
              <w:szCs w:val="20"/>
              <w:lang w:val="en-GB"/>
            </w:rPr>
          </w:rPrChange>
        </w:rPr>
        <w:t xml:space="preserve"> </w:t>
      </w:r>
      <w:r w:rsidRPr="00DA0470" w:rsidR="004B3687">
        <w:rPr>
          <w:rFonts w:cs="Arial"/>
          <w:bCs/>
          <w:sz w:val="20"/>
          <w:szCs w:val="20"/>
          <w:rPrChange w:author="Ayanda Monageng | Auto Fund" w:date="2026-03-02T14:27:00Z" w16du:dateUtc="2026-03-02T12:27:00Z" w:id="120">
            <w:rPr>
              <w:rFonts w:cs="Arial"/>
              <w:bCs/>
              <w:sz w:val="20"/>
              <w:szCs w:val="20"/>
              <w:lang w:val="en-GB"/>
            </w:rPr>
          </w:rPrChange>
        </w:rPr>
        <w:t xml:space="preserve">means the written </w:t>
      </w:r>
      <w:r w:rsidRPr="00DA0470" w:rsidR="00F53BA0">
        <w:rPr>
          <w:rFonts w:cs="Arial"/>
          <w:bCs/>
          <w:sz w:val="20"/>
          <w:szCs w:val="20"/>
          <w:rPrChange w:author="Ayanda Monageng | Auto Fund" w:date="2026-03-02T14:27:00Z" w16du:dateUtc="2026-03-02T12:27:00Z" w:id="121">
            <w:rPr>
              <w:rFonts w:cs="Arial"/>
              <w:bCs/>
              <w:sz w:val="20"/>
              <w:szCs w:val="20"/>
              <w:lang w:val="en-GB"/>
            </w:rPr>
          </w:rPrChange>
        </w:rPr>
        <w:t xml:space="preserve">deed of cession of book debts </w:t>
      </w:r>
      <w:r w:rsidRPr="00DA0470" w:rsidR="004B3687">
        <w:rPr>
          <w:rFonts w:cs="Arial"/>
          <w:bCs/>
          <w:sz w:val="20"/>
          <w:szCs w:val="20"/>
          <w:rPrChange w:author="Ayanda Monageng | Auto Fund" w:date="2026-03-02T14:27:00Z" w16du:dateUtc="2026-03-02T12:27:00Z" w:id="122">
            <w:rPr>
              <w:rFonts w:cs="Arial"/>
              <w:bCs/>
              <w:sz w:val="20"/>
              <w:szCs w:val="20"/>
              <w:lang w:val="en-GB"/>
            </w:rPr>
          </w:rPrChange>
        </w:rPr>
        <w:t xml:space="preserve">to be executed by the Borrower, in term of which the Borrower irrevocably and unconditionally cedes in </w:t>
      </w:r>
      <w:r w:rsidRPr="00DA0470" w:rsidR="004B3687">
        <w:rPr>
          <w:rFonts w:cs="Arial"/>
          <w:bCs/>
          <w:sz w:val="20"/>
          <w:szCs w:val="20"/>
          <w:rPrChange w:author="Ayanda Monageng | Auto Fund" w:date="2026-03-02T14:27:00Z" w16du:dateUtc="2026-03-02T12:27:00Z" w:id="123">
            <w:rPr>
              <w:rFonts w:cs="Arial"/>
              <w:bCs/>
              <w:i/>
              <w:iCs/>
              <w:sz w:val="20"/>
              <w:szCs w:val="20"/>
              <w:lang w:val="en-GB"/>
            </w:rPr>
          </w:rPrChange>
        </w:rPr>
        <w:t>securitatem debiti</w:t>
      </w:r>
      <w:r w:rsidRPr="00DA0470" w:rsidR="004B3687">
        <w:rPr>
          <w:rFonts w:cs="Arial"/>
          <w:bCs/>
          <w:sz w:val="20"/>
          <w:szCs w:val="20"/>
          <w:rPrChange w:author="Ayanda Monageng | Auto Fund" w:date="2026-03-02T14:27:00Z" w16du:dateUtc="2026-03-02T12:27:00Z" w:id="124">
            <w:rPr>
              <w:rFonts w:cs="Arial"/>
              <w:bCs/>
              <w:sz w:val="20"/>
              <w:szCs w:val="20"/>
              <w:lang w:val="en-GB"/>
            </w:rPr>
          </w:rPrChange>
        </w:rPr>
        <w:t xml:space="preserve"> to the Lender, as continuing covering security for the due and proper performance of the Borrower’s obligations in respect of this Agreement and any further indebtedness of the Borrower to the Lender, all of the Borrower's right, title and interest in and to the Borrower's existing and future book debts, on the terms of the </w:t>
      </w:r>
      <w:r w:rsidRPr="00DA0470" w:rsidR="00F53BA0">
        <w:rPr>
          <w:rFonts w:cs="Arial"/>
          <w:bCs/>
          <w:sz w:val="20"/>
          <w:szCs w:val="20"/>
          <w:rPrChange w:author="Ayanda Monageng | Auto Fund" w:date="2026-03-02T14:27:00Z" w16du:dateUtc="2026-03-02T12:27:00Z" w:id="125">
            <w:rPr>
              <w:rFonts w:cs="Arial"/>
              <w:bCs/>
              <w:sz w:val="20"/>
              <w:szCs w:val="20"/>
              <w:lang w:val="en-GB"/>
            </w:rPr>
          </w:rPrChange>
        </w:rPr>
        <w:t>deed of cession of book debts</w:t>
      </w:r>
      <w:r w:rsidRPr="00DA0470" w:rsidR="00184C52">
        <w:rPr>
          <w:rFonts w:cs="Arial"/>
          <w:bCs/>
          <w:sz w:val="20"/>
          <w:szCs w:val="20"/>
          <w:rPrChange w:author="Ayanda Monageng | Auto Fund" w:date="2026-03-02T14:27:00Z" w16du:dateUtc="2026-03-02T12:27:00Z" w:id="126">
            <w:rPr>
              <w:rFonts w:cs="Arial"/>
              <w:bCs/>
              <w:sz w:val="20"/>
              <w:szCs w:val="20"/>
              <w:lang w:val="en-GB"/>
            </w:rPr>
          </w:rPrChange>
        </w:rPr>
        <w:t>;</w:t>
      </w:r>
      <w:r w:rsidRPr="00DA0470" w:rsidR="00AA0846">
        <w:rPr>
          <w:rFonts w:cs="Arial"/>
          <w:bCs/>
          <w:sz w:val="20"/>
          <w:szCs w:val="20"/>
          <w:rPrChange w:author="Ayanda Monageng | Auto Fund" w:date="2026-03-02T14:27:00Z" w16du:dateUtc="2026-03-02T12:27:00Z" w:id="127">
            <w:rPr>
              <w:rFonts w:cs="Arial"/>
              <w:bCs/>
              <w:sz w:val="20"/>
              <w:szCs w:val="20"/>
              <w:lang w:val="en-GB"/>
            </w:rPr>
          </w:rPrChange>
        </w:rPr>
        <w:t xml:space="preserve">  </w:t>
      </w:r>
      <w:r w:rsidRPr="00DA0470" w:rsidR="00647BE0">
        <w:rPr>
          <w:rFonts w:cs="Arial"/>
          <w:bCs/>
          <w:sz w:val="20"/>
          <w:szCs w:val="20"/>
          <w:rPrChange w:author="Ayanda Monageng | Auto Fund" w:date="2026-03-02T14:27:00Z" w16du:dateUtc="2026-03-02T12:27:00Z" w:id="128">
            <w:rPr>
              <w:rFonts w:cs="Arial"/>
              <w:bCs/>
              <w:sz w:val="20"/>
              <w:szCs w:val="20"/>
              <w:lang w:val="en-GB"/>
            </w:rPr>
          </w:rPrChange>
        </w:rPr>
        <w:t>[</w:t>
      </w:r>
      <w:r w:rsidRPr="006B0785" w:rsidR="00647BE0">
        <w:rPr>
          <w:rFonts w:cs="Arial"/>
          <w:bCs/>
          <w:sz w:val="20"/>
          <w:szCs w:val="20"/>
          <w:highlight w:val="yellow"/>
          <w:rPrChange w:author="Ayanda Monageng | Auto Fund" w:date="2026-03-02T14:50:00Z" w16du:dateUtc="2026-03-02T12:50:00Z" w:id="129">
            <w:rPr>
              <w:rFonts w:cs="Arial"/>
              <w:b/>
              <w:i/>
              <w:iCs/>
              <w:sz w:val="20"/>
              <w:szCs w:val="20"/>
              <w:highlight w:val="yellow"/>
              <w:lang w:val="en-GB"/>
            </w:rPr>
          </w:rPrChange>
        </w:rPr>
        <w:t>Drafting note: Adjust accordingly depending on security to be provided</w:t>
      </w:r>
      <w:r w:rsidRPr="006B0785" w:rsidR="00647BE0">
        <w:rPr>
          <w:rFonts w:cs="Arial"/>
          <w:bCs/>
          <w:sz w:val="20"/>
          <w:szCs w:val="20"/>
          <w:highlight w:val="yellow"/>
          <w:rPrChange w:author="Ayanda Monageng | Auto Fund" w:date="2026-03-02T14:50:00Z" w16du:dateUtc="2026-03-02T12:50:00Z" w:id="130">
            <w:rPr>
              <w:rFonts w:cs="Arial"/>
              <w:bCs/>
              <w:sz w:val="20"/>
              <w:szCs w:val="20"/>
              <w:lang w:val="en-GB"/>
            </w:rPr>
          </w:rPrChange>
        </w:rPr>
        <w:t>.]</w:t>
      </w:r>
    </w:p>
    <w:p w:rsidRPr="00DA0470" w:rsidR="00814A2F" w:rsidRDefault="00570A8B" w14:paraId="41A33FB3" w14:textId="780225BF">
      <w:pPr>
        <w:pStyle w:val="BowLevel3HeadingAltZ"/>
        <w:numPr>
          <w:ilvl w:val="2"/>
          <w:numId w:val="51"/>
        </w:numPr>
        <w:suppressAutoHyphens w:val="0"/>
        <w:spacing w:after="240"/>
        <w:ind w:left="2268" w:hanging="850"/>
        <w:jc w:val="both"/>
        <w:rPr>
          <w:rFonts w:cs="Arial"/>
          <w:bCs/>
          <w:sz w:val="20"/>
          <w:szCs w:val="20"/>
          <w:rPrChange w:author="Ayanda Monageng | Auto Fund" w:date="2026-03-02T14:27:00Z" w16du:dateUtc="2026-03-02T12:27:00Z" w:id="131">
            <w:rPr>
              <w:rFonts w:cs="Arial"/>
              <w:b/>
              <w:sz w:val="20"/>
              <w:szCs w:val="20"/>
              <w:lang w:val="en-GB" w:eastAsia="en-GB"/>
            </w:rPr>
          </w:rPrChange>
        </w:rPr>
        <w:pPrChange w:author="Ayanda Monageng | Auto Fund" w:date="2026-03-02T14:27:00Z" w16du:dateUtc="2026-03-02T12:27:00Z" w:id="132">
          <w:pPr>
            <w:pStyle w:val="level6"/>
            <w:numPr>
              <w:ilvl w:val="2"/>
              <w:numId w:val="51"/>
            </w:numPr>
            <w:tabs>
              <w:tab w:val="clear" w:pos="1985"/>
            </w:tabs>
            <w:spacing w:before="0" w:after="240" w:line="240" w:lineRule="auto"/>
            <w:ind w:left="1134" w:hanging="1134"/>
          </w:pPr>
        </w:pPrChange>
      </w:pPr>
      <w:ins w:author="Ayanda Monageng | Auto Fund" w:date="2026-03-02T14:29:00Z" w16du:dateUtc="2026-03-02T12:29:00Z" w:id="133">
        <w:r w:rsidRPr="00570A8B">
          <w:rPr>
            <w:rFonts w:cs="Arial"/>
            <w:b/>
            <w:sz w:val="20"/>
            <w:szCs w:val="20"/>
            <w:rPrChange w:author="Ayanda Monageng | Auto Fund" w:date="2026-03-02T14:29:00Z" w16du:dateUtc="2026-03-02T12:29:00Z" w:id="134">
              <w:rPr>
                <w:rFonts w:cs="Arial"/>
                <w:bCs/>
                <w:sz w:val="20"/>
                <w:szCs w:val="20"/>
              </w:rPr>
            </w:rPrChange>
          </w:rPr>
          <w:t>“</w:t>
        </w:r>
      </w:ins>
      <w:r w:rsidRPr="00570A8B" w:rsidR="00814A2F">
        <w:rPr>
          <w:rFonts w:cs="Arial"/>
          <w:b/>
          <w:sz w:val="20"/>
          <w:szCs w:val="20"/>
          <w:rPrChange w:author="Ayanda Monageng | Auto Fund" w:date="2026-03-02T14:29:00Z" w16du:dateUtc="2026-03-02T12:29:00Z" w:id="135">
            <w:rPr>
              <w:rFonts w:cs="Arial"/>
              <w:b/>
              <w:sz w:val="20"/>
              <w:szCs w:val="20"/>
              <w:lang w:val="en-GB"/>
            </w:rPr>
          </w:rPrChange>
        </w:rPr>
        <w:t>Deed of Pledge</w:t>
      </w:r>
      <w:ins w:author="Ayanda Monageng | Auto Fund" w:date="2026-03-02T14:29:00Z" w16du:dateUtc="2026-03-02T12:29:00Z" w:id="136">
        <w:r w:rsidRPr="00570A8B">
          <w:rPr>
            <w:rFonts w:cs="Arial"/>
            <w:b/>
            <w:sz w:val="20"/>
            <w:szCs w:val="20"/>
            <w:rPrChange w:author="Ayanda Monageng | Auto Fund" w:date="2026-03-02T14:29:00Z" w16du:dateUtc="2026-03-02T12:29:00Z" w:id="137">
              <w:rPr>
                <w:rFonts w:cs="Arial"/>
                <w:bCs/>
                <w:sz w:val="20"/>
                <w:szCs w:val="20"/>
              </w:rPr>
            </w:rPrChange>
          </w:rPr>
          <w:t>”</w:t>
        </w:r>
      </w:ins>
      <w:r w:rsidRPr="00DA0470" w:rsidR="00814A2F">
        <w:rPr>
          <w:rFonts w:cs="Arial"/>
          <w:bCs/>
          <w:sz w:val="20"/>
          <w:szCs w:val="20"/>
          <w:rPrChange w:author="Ayanda Monageng | Auto Fund" w:date="2026-03-02T14:27:00Z" w16du:dateUtc="2026-03-02T12:27:00Z" w:id="138">
            <w:rPr>
              <w:rFonts w:cs="Arial"/>
              <w:b/>
              <w:sz w:val="20"/>
              <w:szCs w:val="20"/>
              <w:lang w:val="en-GB"/>
            </w:rPr>
          </w:rPrChange>
        </w:rPr>
        <w:t xml:space="preserve"> </w:t>
      </w:r>
      <w:r w:rsidRPr="00DA0470" w:rsidR="00814A2F">
        <w:rPr>
          <w:rFonts w:cs="Arial"/>
          <w:bCs/>
          <w:sz w:val="20"/>
          <w:szCs w:val="20"/>
          <w:rPrChange w:author="Ayanda Monageng | Auto Fund" w:date="2026-03-02T14:27:00Z" w16du:dateUtc="2026-03-02T12:27:00Z" w:id="139">
            <w:rPr>
              <w:rFonts w:cs="Arial"/>
              <w:bCs/>
              <w:sz w:val="20"/>
              <w:szCs w:val="20"/>
              <w:lang w:val="en-GB"/>
            </w:rPr>
          </w:rPrChange>
        </w:rPr>
        <w:t xml:space="preserve">means the written </w:t>
      </w:r>
      <w:r w:rsidRPr="00DA0470" w:rsidR="00F53BA0">
        <w:rPr>
          <w:rFonts w:cs="Arial"/>
          <w:bCs/>
          <w:sz w:val="20"/>
          <w:szCs w:val="20"/>
          <w:rPrChange w:author="Ayanda Monageng | Auto Fund" w:date="2026-03-02T14:27:00Z" w16du:dateUtc="2026-03-02T12:27:00Z" w:id="140">
            <w:rPr>
              <w:rFonts w:cs="Arial"/>
              <w:bCs/>
              <w:sz w:val="20"/>
              <w:szCs w:val="20"/>
              <w:lang w:val="en-GB"/>
            </w:rPr>
          </w:rPrChange>
        </w:rPr>
        <w:t xml:space="preserve">pledge and cession of shares </w:t>
      </w:r>
      <w:r w:rsidRPr="00DA0470" w:rsidR="00D25114">
        <w:rPr>
          <w:rFonts w:cs="Arial"/>
          <w:bCs/>
          <w:sz w:val="20"/>
          <w:szCs w:val="20"/>
          <w:rPrChange w:author="Ayanda Monageng | Auto Fund" w:date="2026-03-02T14:27:00Z" w16du:dateUtc="2026-03-02T12:27:00Z" w:id="141">
            <w:rPr>
              <w:rFonts w:cs="Arial"/>
              <w:bCs/>
              <w:sz w:val="20"/>
              <w:szCs w:val="20"/>
              <w:lang w:val="en-GB"/>
            </w:rPr>
          </w:rPrChange>
        </w:rPr>
        <w:t xml:space="preserve">and claims </w:t>
      </w:r>
      <w:r w:rsidRPr="00DA0470" w:rsidR="00814A2F">
        <w:rPr>
          <w:rFonts w:cs="Arial"/>
          <w:bCs/>
          <w:sz w:val="20"/>
          <w:szCs w:val="20"/>
          <w:rPrChange w:author="Ayanda Monageng | Auto Fund" w:date="2026-03-02T14:27:00Z" w16du:dateUtc="2026-03-02T12:27:00Z" w:id="142">
            <w:rPr>
              <w:rFonts w:cs="Arial"/>
              <w:bCs/>
              <w:sz w:val="20"/>
              <w:szCs w:val="20"/>
              <w:lang w:val="en-GB"/>
            </w:rPr>
          </w:rPrChange>
        </w:rPr>
        <w:t xml:space="preserve">to be executed by the </w:t>
      </w:r>
      <w:r w:rsidRPr="00DA0470" w:rsidR="009A4E41">
        <w:rPr>
          <w:rFonts w:cs="Arial"/>
          <w:bCs/>
          <w:sz w:val="20"/>
          <w:szCs w:val="20"/>
          <w:rPrChange w:author="Ayanda Monageng | Auto Fund" w:date="2026-03-02T14:27:00Z" w16du:dateUtc="2026-03-02T12:27:00Z" w:id="143">
            <w:rPr>
              <w:rFonts w:cs="Arial"/>
              <w:bCs/>
              <w:sz w:val="20"/>
              <w:szCs w:val="20"/>
              <w:lang w:val="en-GB"/>
            </w:rPr>
          </w:rPrChange>
        </w:rPr>
        <w:t>shareholder(s) of the Borrower</w:t>
      </w:r>
      <w:r w:rsidRPr="00DA0470" w:rsidR="00814A2F">
        <w:rPr>
          <w:rFonts w:cs="Arial"/>
          <w:bCs/>
          <w:sz w:val="20"/>
          <w:szCs w:val="20"/>
          <w:rPrChange w:author="Ayanda Monageng | Auto Fund" w:date="2026-03-02T14:27:00Z" w16du:dateUtc="2026-03-02T12:27:00Z" w:id="144">
            <w:rPr>
              <w:rFonts w:cs="Arial"/>
              <w:bCs/>
              <w:sz w:val="20"/>
              <w:szCs w:val="20"/>
              <w:lang w:val="en-GB"/>
            </w:rPr>
          </w:rPrChange>
        </w:rPr>
        <w:t>, in terms of which the</w:t>
      </w:r>
      <w:r w:rsidRPr="00DA0470" w:rsidR="009A4E41">
        <w:rPr>
          <w:rFonts w:cs="Arial"/>
          <w:bCs/>
          <w:sz w:val="20"/>
          <w:szCs w:val="20"/>
          <w:rPrChange w:author="Ayanda Monageng | Auto Fund" w:date="2026-03-02T14:27:00Z" w16du:dateUtc="2026-03-02T12:27:00Z" w:id="145">
            <w:rPr>
              <w:rFonts w:cs="Arial"/>
              <w:bCs/>
              <w:sz w:val="20"/>
              <w:szCs w:val="20"/>
              <w:lang w:val="en-GB"/>
            </w:rPr>
          </w:rPrChange>
        </w:rPr>
        <w:t xml:space="preserve"> said shareholder(s)</w:t>
      </w:r>
      <w:r w:rsidRPr="00DA0470" w:rsidR="00814A2F">
        <w:rPr>
          <w:rFonts w:cs="Arial"/>
          <w:bCs/>
          <w:sz w:val="20"/>
          <w:szCs w:val="20"/>
          <w:rPrChange w:author="Ayanda Monageng | Auto Fund" w:date="2026-03-02T14:27:00Z" w16du:dateUtc="2026-03-02T12:27:00Z" w:id="146">
            <w:rPr>
              <w:rFonts w:cs="Arial"/>
              <w:bCs/>
              <w:sz w:val="20"/>
              <w:szCs w:val="20"/>
              <w:lang w:val="en-GB"/>
            </w:rPr>
          </w:rPrChange>
        </w:rPr>
        <w:t xml:space="preserve"> irrevocably and unconditionally pledges </w:t>
      </w:r>
      <w:r w:rsidRPr="00DA0470" w:rsidR="009A4E41">
        <w:rPr>
          <w:rFonts w:cs="Arial"/>
          <w:bCs/>
          <w:sz w:val="20"/>
          <w:szCs w:val="20"/>
          <w:rPrChange w:author="Ayanda Monageng | Auto Fund" w:date="2026-03-02T14:27:00Z" w16du:dateUtc="2026-03-02T12:27:00Z" w:id="147">
            <w:rPr>
              <w:rFonts w:cs="Arial"/>
              <w:bCs/>
              <w:sz w:val="20"/>
              <w:szCs w:val="20"/>
              <w:lang w:val="en-GB"/>
            </w:rPr>
          </w:rPrChange>
        </w:rPr>
        <w:t>his/her/its</w:t>
      </w:r>
      <w:r w:rsidRPr="00DA0470" w:rsidR="00814A2F">
        <w:rPr>
          <w:rFonts w:cs="Arial"/>
          <w:bCs/>
          <w:sz w:val="20"/>
          <w:szCs w:val="20"/>
          <w:rPrChange w:author="Ayanda Monageng | Auto Fund" w:date="2026-03-02T14:27:00Z" w16du:dateUtc="2026-03-02T12:27:00Z" w:id="148">
            <w:rPr>
              <w:rFonts w:cs="Arial"/>
              <w:bCs/>
              <w:sz w:val="20"/>
              <w:szCs w:val="20"/>
              <w:lang w:val="en-GB"/>
            </w:rPr>
          </w:rPrChange>
        </w:rPr>
        <w:t xml:space="preserve"> shares in </w:t>
      </w:r>
      <w:r w:rsidRPr="00DA0470" w:rsidR="009A4E41">
        <w:rPr>
          <w:rFonts w:cs="Arial"/>
          <w:bCs/>
          <w:sz w:val="20"/>
          <w:szCs w:val="20"/>
          <w:rPrChange w:author="Ayanda Monageng | Auto Fund" w:date="2026-03-02T14:27:00Z" w16du:dateUtc="2026-03-02T12:27:00Z" w:id="149">
            <w:rPr>
              <w:rFonts w:cs="Arial"/>
              <w:bCs/>
              <w:sz w:val="20"/>
              <w:szCs w:val="20"/>
              <w:lang w:val="en-GB"/>
            </w:rPr>
          </w:rPrChange>
        </w:rPr>
        <w:t>the Borrower</w:t>
      </w:r>
      <w:r w:rsidRPr="00DA0470" w:rsidR="00814A2F">
        <w:rPr>
          <w:rFonts w:cs="Arial"/>
          <w:bCs/>
          <w:sz w:val="20"/>
          <w:szCs w:val="20"/>
          <w:rPrChange w:author="Ayanda Monageng | Auto Fund" w:date="2026-03-02T14:27:00Z" w16du:dateUtc="2026-03-02T12:27:00Z" w:id="150">
            <w:rPr>
              <w:rFonts w:cs="Arial"/>
              <w:bCs/>
              <w:sz w:val="20"/>
              <w:szCs w:val="20"/>
              <w:lang w:val="en-GB"/>
            </w:rPr>
          </w:rPrChange>
        </w:rPr>
        <w:t xml:space="preserve"> and cedes its claims in </w:t>
      </w:r>
      <w:r w:rsidRPr="00DA0470" w:rsidR="00814A2F">
        <w:rPr>
          <w:rFonts w:cs="Arial"/>
          <w:bCs/>
          <w:sz w:val="20"/>
          <w:szCs w:val="20"/>
          <w:rPrChange w:author="Ayanda Monageng | Auto Fund" w:date="2026-03-02T14:27:00Z" w16du:dateUtc="2026-03-02T12:27:00Z" w:id="151">
            <w:rPr>
              <w:rFonts w:cs="Arial"/>
              <w:bCs/>
              <w:i/>
              <w:iCs/>
              <w:sz w:val="20"/>
              <w:szCs w:val="20"/>
              <w:lang w:val="en-GB"/>
            </w:rPr>
          </w:rPrChange>
        </w:rPr>
        <w:t>securitatem debiti</w:t>
      </w:r>
      <w:r w:rsidRPr="00DA0470" w:rsidR="00814A2F">
        <w:rPr>
          <w:rFonts w:cs="Arial"/>
          <w:bCs/>
          <w:sz w:val="20"/>
          <w:szCs w:val="20"/>
          <w:rPrChange w:author="Ayanda Monageng | Auto Fund" w:date="2026-03-02T14:27:00Z" w16du:dateUtc="2026-03-02T12:27:00Z" w:id="152">
            <w:rPr>
              <w:rFonts w:cs="Arial"/>
              <w:bCs/>
              <w:sz w:val="20"/>
              <w:szCs w:val="20"/>
              <w:lang w:val="en-GB"/>
            </w:rPr>
          </w:rPrChange>
        </w:rPr>
        <w:t xml:space="preserve"> to the Lender, as continuing covering security for the due and proper performance of the Borrower’s obligations in respect of this Agreement and any further indebtedness of the Borrower to the Lender, on the terms of the </w:t>
      </w:r>
      <w:r w:rsidRPr="00DA0470" w:rsidR="003F6928">
        <w:rPr>
          <w:rFonts w:cs="Arial"/>
          <w:bCs/>
          <w:sz w:val="20"/>
          <w:szCs w:val="20"/>
          <w:rPrChange w:author="Ayanda Monageng | Auto Fund" w:date="2026-03-02T14:27:00Z" w16du:dateUtc="2026-03-02T12:27:00Z" w:id="153">
            <w:rPr>
              <w:rFonts w:cs="Arial"/>
              <w:bCs/>
              <w:sz w:val="20"/>
              <w:szCs w:val="20"/>
              <w:lang w:val="en-GB"/>
            </w:rPr>
          </w:rPrChange>
        </w:rPr>
        <w:t>deed of pledge</w:t>
      </w:r>
      <w:r w:rsidRPr="00DA0470" w:rsidR="00814A2F">
        <w:rPr>
          <w:rFonts w:cs="Arial"/>
          <w:bCs/>
          <w:sz w:val="20"/>
          <w:szCs w:val="20"/>
          <w:rPrChange w:author="Ayanda Monageng | Auto Fund" w:date="2026-03-02T14:27:00Z" w16du:dateUtc="2026-03-02T12:27:00Z" w:id="154">
            <w:rPr>
              <w:rFonts w:cs="Arial"/>
              <w:bCs/>
              <w:sz w:val="20"/>
              <w:szCs w:val="20"/>
              <w:lang w:val="en-GB"/>
            </w:rPr>
          </w:rPrChange>
        </w:rPr>
        <w:t>;</w:t>
      </w:r>
      <w:r w:rsidRPr="00DA0470" w:rsidR="00814A2F">
        <w:rPr>
          <w:rFonts w:cs="Arial"/>
          <w:bCs/>
          <w:sz w:val="20"/>
          <w:szCs w:val="20"/>
          <w:rPrChange w:author="Ayanda Monageng | Auto Fund" w:date="2026-03-02T14:27:00Z" w16du:dateUtc="2026-03-02T12:27:00Z" w:id="155">
            <w:rPr>
              <w:rFonts w:cs="Arial"/>
              <w:b/>
              <w:sz w:val="20"/>
              <w:szCs w:val="20"/>
              <w:lang w:val="en-GB"/>
            </w:rPr>
          </w:rPrChange>
        </w:rPr>
        <w:t xml:space="preserve"> </w:t>
      </w:r>
      <w:r w:rsidRPr="00DA0470" w:rsidR="00647BE0">
        <w:rPr>
          <w:rFonts w:cs="Arial"/>
          <w:bCs/>
          <w:sz w:val="20"/>
          <w:szCs w:val="20"/>
          <w:rPrChange w:author="Ayanda Monageng | Auto Fund" w:date="2026-03-02T14:27:00Z" w16du:dateUtc="2026-03-02T12:27:00Z" w:id="156">
            <w:rPr>
              <w:rFonts w:cs="Arial"/>
              <w:bCs/>
              <w:sz w:val="20"/>
              <w:szCs w:val="20"/>
              <w:lang w:val="en-GB"/>
            </w:rPr>
          </w:rPrChange>
        </w:rPr>
        <w:t>[</w:t>
      </w:r>
      <w:r w:rsidRPr="006B0785" w:rsidR="00647BE0">
        <w:rPr>
          <w:rFonts w:cs="Arial"/>
          <w:bCs/>
          <w:sz w:val="20"/>
          <w:szCs w:val="20"/>
          <w:highlight w:val="yellow"/>
          <w:rPrChange w:author="Ayanda Monageng | Auto Fund" w:date="2026-03-02T14:50:00Z" w16du:dateUtc="2026-03-02T12:50:00Z" w:id="157">
            <w:rPr>
              <w:rFonts w:cs="Arial"/>
              <w:b/>
              <w:i/>
              <w:iCs/>
              <w:sz w:val="20"/>
              <w:szCs w:val="20"/>
              <w:highlight w:val="yellow"/>
              <w:lang w:val="en-GB"/>
            </w:rPr>
          </w:rPrChange>
        </w:rPr>
        <w:t>Drafting note: Adjust accordingly depending on security to be provided</w:t>
      </w:r>
      <w:r w:rsidRPr="006B0785" w:rsidR="00647BE0">
        <w:rPr>
          <w:rFonts w:cs="Arial"/>
          <w:bCs/>
          <w:sz w:val="20"/>
          <w:szCs w:val="20"/>
          <w:highlight w:val="yellow"/>
          <w:rPrChange w:author="Ayanda Monageng | Auto Fund" w:date="2026-03-02T14:50:00Z" w16du:dateUtc="2026-03-02T12:50:00Z" w:id="158">
            <w:rPr>
              <w:rFonts w:cs="Arial"/>
              <w:bCs/>
              <w:sz w:val="20"/>
              <w:szCs w:val="20"/>
              <w:lang w:val="en-GB"/>
            </w:rPr>
          </w:rPrChange>
        </w:rPr>
        <w:t>.]</w:t>
      </w:r>
    </w:p>
    <w:p w:rsidRPr="00DA0470" w:rsidR="0070759B" w:rsidRDefault="00570A8B" w14:paraId="68CB660B" w14:textId="766951D0">
      <w:pPr>
        <w:pStyle w:val="BowLevel3HeadingAltZ"/>
        <w:numPr>
          <w:ilvl w:val="2"/>
          <w:numId w:val="51"/>
        </w:numPr>
        <w:suppressAutoHyphens w:val="0"/>
        <w:spacing w:after="240"/>
        <w:ind w:left="2268" w:hanging="850"/>
        <w:jc w:val="both"/>
        <w:rPr>
          <w:rFonts w:cs="Arial"/>
          <w:bCs/>
          <w:sz w:val="20"/>
          <w:szCs w:val="20"/>
          <w:rPrChange w:author="Ayanda Monageng | Auto Fund" w:date="2026-03-02T14:27:00Z" w16du:dateUtc="2026-03-02T12:27:00Z" w:id="159">
            <w:rPr>
              <w:rFonts w:cs="Arial"/>
              <w:b/>
              <w:sz w:val="20"/>
              <w:szCs w:val="20"/>
              <w:lang w:val="en-GB" w:eastAsia="en-GB"/>
            </w:rPr>
          </w:rPrChange>
        </w:rPr>
        <w:pPrChange w:author="Ayanda Monageng | Auto Fund" w:date="2026-03-02T14:27:00Z" w16du:dateUtc="2026-03-02T12:27:00Z" w:id="160">
          <w:pPr>
            <w:pStyle w:val="level6"/>
            <w:numPr>
              <w:ilvl w:val="2"/>
              <w:numId w:val="51"/>
            </w:numPr>
            <w:tabs>
              <w:tab w:val="clear" w:pos="1985"/>
            </w:tabs>
            <w:spacing w:before="0" w:after="240" w:line="240" w:lineRule="auto"/>
            <w:ind w:left="1134" w:hanging="1134"/>
          </w:pPr>
        </w:pPrChange>
      </w:pPr>
      <w:ins w:author="Microsoft Word" w:date="2026-03-02T14:31:00Z" w16du:dateUtc="2026-03-02T12:31:00Z" w:id="161">
        <w:r w:rsidRPr="00570A8B">
          <w:rPr>
            <w:rFonts w:cs="Arial"/>
            <w:b/>
            <w:sz w:val="20"/>
            <w:szCs w:val="20"/>
            <w:rPrChange w:author="Ayanda Monageng | Auto Fund" w:date="2026-03-02T14:31:00Z" w16du:dateUtc="2026-03-02T12:31:00Z" w:id="162">
              <w:rPr>
                <w:rFonts w:cs="Arial"/>
                <w:bCs/>
                <w:sz w:val="20"/>
                <w:szCs w:val="20"/>
              </w:rPr>
            </w:rPrChange>
          </w:rPr>
          <w:t>“</w:t>
        </w:r>
      </w:ins>
      <w:r w:rsidRPr="00570A8B" w:rsidR="0070759B">
        <w:rPr>
          <w:rFonts w:cs="Arial"/>
          <w:b/>
          <w:sz w:val="20"/>
          <w:szCs w:val="20"/>
          <w:rPrChange w:author="Ayanda Monageng | Auto Fund" w:date="2026-03-02T14:31:00Z" w16du:dateUtc="2026-03-02T12:31:00Z" w:id="163">
            <w:rPr>
              <w:rFonts w:cs="Arial"/>
              <w:b/>
              <w:sz w:val="20"/>
              <w:szCs w:val="20"/>
              <w:lang w:val="en-GB"/>
            </w:rPr>
          </w:rPrChange>
        </w:rPr>
        <w:t>Designated Bank Account</w:t>
      </w:r>
      <w:ins w:author="Microsoft Word" w:date="2026-03-02T14:31:00Z" w16du:dateUtc="2026-03-02T12:31:00Z" w:id="164">
        <w:r w:rsidRPr="00570A8B">
          <w:rPr>
            <w:rFonts w:cs="Arial"/>
            <w:b/>
            <w:sz w:val="20"/>
            <w:szCs w:val="20"/>
            <w:rPrChange w:author="Ayanda Monageng | Auto Fund" w:date="2026-03-02T14:31:00Z" w16du:dateUtc="2026-03-02T12:31:00Z" w:id="165">
              <w:rPr>
                <w:rFonts w:cs="Arial"/>
                <w:bCs/>
                <w:sz w:val="20"/>
                <w:szCs w:val="20"/>
              </w:rPr>
            </w:rPrChange>
          </w:rPr>
          <w:t>”</w:t>
        </w:r>
      </w:ins>
      <w:r w:rsidRPr="00DA0470" w:rsidR="0070759B">
        <w:rPr>
          <w:rFonts w:cs="Arial"/>
          <w:bCs/>
          <w:sz w:val="20"/>
          <w:szCs w:val="20"/>
          <w:rPrChange w:author="Ayanda Monageng | Auto Fund" w:date="2026-03-02T14:27:00Z" w16du:dateUtc="2026-03-02T12:27:00Z" w:id="166">
            <w:rPr>
              <w:rFonts w:cs="Arial"/>
              <w:b/>
              <w:sz w:val="20"/>
              <w:szCs w:val="20"/>
              <w:lang w:val="en-GB"/>
            </w:rPr>
          </w:rPrChange>
        </w:rPr>
        <w:t xml:space="preserve"> </w:t>
      </w:r>
      <w:r w:rsidRPr="00DA0470" w:rsidR="0070759B">
        <w:rPr>
          <w:rFonts w:cs="Arial"/>
          <w:bCs/>
          <w:sz w:val="20"/>
          <w:szCs w:val="20"/>
          <w:rPrChange w:author="Ayanda Monageng | Auto Fund" w:date="2026-03-02T14:27:00Z" w16du:dateUtc="2026-03-02T12:27:00Z" w:id="167">
            <w:rPr>
              <w:rFonts w:cs="Arial"/>
              <w:bCs/>
              <w:sz w:val="20"/>
              <w:szCs w:val="20"/>
              <w:lang w:val="en-GB"/>
            </w:rPr>
          </w:rPrChange>
        </w:rPr>
        <w:t xml:space="preserve">means the separate bank account to be opened by the Borrower with Absa, in terms of clause </w:t>
      </w:r>
      <w:r w:rsidRPr="00DA0470" w:rsidR="007C7C5E">
        <w:rPr>
          <w:rFonts w:cs="Arial"/>
          <w:bCs/>
          <w:sz w:val="20"/>
          <w:szCs w:val="20"/>
          <w:rPrChange w:author="Ayanda Monageng | Auto Fund" w:date="2026-03-02T14:27:00Z" w16du:dateUtc="2026-03-02T12:27:00Z" w:id="168">
            <w:rPr>
              <w:rFonts w:cs="Arial"/>
              <w:bCs/>
              <w:sz w:val="20"/>
              <w:szCs w:val="20"/>
              <w:highlight w:val="yellow"/>
              <w:lang w:val="en-GB"/>
            </w:rPr>
          </w:rPrChange>
        </w:rPr>
        <w:fldChar w:fldCharType="begin"/>
      </w:r>
      <w:r w:rsidRPr="00DA0470" w:rsidR="007C7C5E">
        <w:rPr>
          <w:rFonts w:cs="Arial"/>
          <w:bCs/>
          <w:sz w:val="20"/>
          <w:szCs w:val="20"/>
          <w:rPrChange w:author="Ayanda Monageng | Auto Fund" w:date="2026-03-02T14:27:00Z" w16du:dateUtc="2026-03-02T12:27:00Z" w:id="169">
            <w:rPr>
              <w:rFonts w:cs="Arial"/>
              <w:bCs/>
              <w:sz w:val="20"/>
              <w:szCs w:val="20"/>
              <w:lang w:val="en-GB"/>
            </w:rPr>
          </w:rPrChange>
        </w:rPr>
        <w:instrText xml:space="preserve"> REF _Ref361243613 \r \h </w:instrText>
      </w:r>
      <w:r w:rsidR="00DA0470">
        <w:rPr>
          <w:rFonts w:cs="Arial"/>
          <w:bCs/>
          <w:sz w:val="20"/>
          <w:szCs w:val="20"/>
        </w:rPr>
        <w:instrText xml:space="preserve"> \* MERGEFORMAT </w:instrText>
      </w:r>
      <w:r w:rsidRPr="00C52154" w:rsidR="007C7C5E">
        <w:rPr>
          <w:rFonts w:cs="Arial"/>
          <w:bCs/>
          <w:sz w:val="20"/>
          <w:szCs w:val="20"/>
        </w:rPr>
      </w:r>
      <w:r w:rsidRPr="00DA0470" w:rsidR="007C7C5E">
        <w:rPr>
          <w:rFonts w:cs="Arial"/>
          <w:bCs/>
          <w:sz w:val="20"/>
          <w:szCs w:val="20"/>
          <w:rPrChange w:author="Ayanda Monageng | Auto Fund" w:date="2026-03-02T14:27:00Z" w16du:dateUtc="2026-03-02T12:27:00Z" w:id="170">
            <w:rPr>
              <w:rFonts w:cs="Arial"/>
              <w:bCs/>
              <w:sz w:val="20"/>
              <w:szCs w:val="20"/>
              <w:highlight w:val="yellow"/>
              <w:lang w:val="en-GB"/>
            </w:rPr>
          </w:rPrChange>
        </w:rPr>
        <w:fldChar w:fldCharType="separate"/>
      </w:r>
      <w:r w:rsidRPr="00DA0470" w:rsidR="003C08A9">
        <w:rPr>
          <w:rFonts w:cs="Arial"/>
          <w:bCs/>
          <w:sz w:val="20"/>
          <w:szCs w:val="20"/>
          <w:rPrChange w:author="Ayanda Monageng | Auto Fund" w:date="2026-03-02T14:27:00Z" w16du:dateUtc="2026-03-02T12:27:00Z" w:id="171">
            <w:rPr>
              <w:rFonts w:cs="Arial"/>
              <w:bCs/>
              <w:sz w:val="20"/>
              <w:szCs w:val="20"/>
              <w:lang w:val="en-GB"/>
            </w:rPr>
          </w:rPrChange>
        </w:rPr>
        <w:t>6</w:t>
      </w:r>
      <w:r w:rsidRPr="00DA0470" w:rsidR="007C7C5E">
        <w:rPr>
          <w:rFonts w:cs="Arial"/>
          <w:bCs/>
          <w:sz w:val="20"/>
          <w:szCs w:val="20"/>
          <w:rPrChange w:author="Ayanda Monageng | Auto Fund" w:date="2026-03-02T14:27:00Z" w16du:dateUtc="2026-03-02T12:27:00Z" w:id="172">
            <w:rPr>
              <w:rFonts w:cs="Arial"/>
              <w:bCs/>
              <w:sz w:val="20"/>
              <w:szCs w:val="20"/>
              <w:highlight w:val="yellow"/>
              <w:lang w:val="en-GB"/>
            </w:rPr>
          </w:rPrChange>
        </w:rPr>
        <w:fldChar w:fldCharType="end"/>
      </w:r>
      <w:r w:rsidRPr="00DA0470" w:rsidR="007C7C5E">
        <w:rPr>
          <w:rFonts w:cs="Arial"/>
          <w:bCs/>
          <w:sz w:val="20"/>
          <w:szCs w:val="20"/>
          <w:rPrChange w:author="Ayanda Monageng | Auto Fund" w:date="2026-03-02T14:27:00Z" w16du:dateUtc="2026-03-02T12:27:00Z" w:id="173">
            <w:rPr>
              <w:rFonts w:cs="Arial"/>
              <w:bCs/>
              <w:sz w:val="20"/>
              <w:szCs w:val="20"/>
              <w:lang w:val="en-GB"/>
            </w:rPr>
          </w:rPrChange>
        </w:rPr>
        <w:t xml:space="preserve"> </w:t>
      </w:r>
      <w:r w:rsidRPr="00DA0470" w:rsidR="0070759B">
        <w:rPr>
          <w:rFonts w:cs="Arial"/>
          <w:bCs/>
          <w:sz w:val="20"/>
          <w:szCs w:val="20"/>
          <w:rPrChange w:author="Ayanda Monageng | Auto Fund" w:date="2026-03-02T14:27:00Z" w16du:dateUtc="2026-03-02T12:27:00Z" w:id="174">
            <w:rPr>
              <w:rFonts w:cs="Arial"/>
              <w:bCs/>
              <w:sz w:val="20"/>
              <w:szCs w:val="20"/>
              <w:lang w:val="en-GB"/>
            </w:rPr>
          </w:rPrChange>
        </w:rPr>
        <w:t>below, into which the Lender may pay the Advances, in terms of this Agreement;</w:t>
      </w:r>
      <w:r w:rsidRPr="00DA0470" w:rsidR="0070759B">
        <w:rPr>
          <w:rFonts w:cs="Arial"/>
          <w:bCs/>
          <w:sz w:val="20"/>
          <w:szCs w:val="20"/>
          <w:rPrChange w:author="Ayanda Monageng | Auto Fund" w:date="2026-03-02T14:27:00Z" w16du:dateUtc="2026-03-02T12:27:00Z" w:id="175">
            <w:rPr>
              <w:rFonts w:cs="Arial"/>
              <w:b/>
              <w:sz w:val="20"/>
              <w:szCs w:val="20"/>
              <w:lang w:val="en-GB"/>
            </w:rPr>
          </w:rPrChange>
        </w:rPr>
        <w:t xml:space="preserve"> </w:t>
      </w:r>
    </w:p>
    <w:p w:rsidRPr="00DA0470" w:rsidR="009407BE" w:rsidRDefault="00570A8B" w14:paraId="6E84355E" w14:textId="6F5CB15C">
      <w:pPr>
        <w:pStyle w:val="BowLevel3HeadingAltZ"/>
        <w:numPr>
          <w:ilvl w:val="2"/>
          <w:numId w:val="51"/>
        </w:numPr>
        <w:suppressAutoHyphens w:val="0"/>
        <w:spacing w:after="240"/>
        <w:ind w:left="2268" w:hanging="850"/>
        <w:jc w:val="both"/>
        <w:rPr>
          <w:rFonts w:cs="Arial"/>
          <w:bCs/>
          <w:sz w:val="20"/>
          <w:szCs w:val="20"/>
          <w:rPrChange w:author="Ayanda Monageng | Auto Fund" w:date="2026-03-02T14:27:00Z" w16du:dateUtc="2026-03-02T12:27:00Z" w:id="176">
            <w:rPr>
              <w:rFonts w:cs="Arial"/>
              <w:b/>
              <w:sz w:val="20"/>
              <w:szCs w:val="20"/>
              <w:lang w:val="en-GB"/>
            </w:rPr>
          </w:rPrChange>
        </w:rPr>
        <w:pPrChange w:author="Ayanda Monageng | Auto Fund" w:date="2026-03-02T14:27:00Z" w16du:dateUtc="2026-03-02T12:27:00Z" w:id="177">
          <w:pPr>
            <w:pStyle w:val="level6"/>
            <w:numPr>
              <w:ilvl w:val="2"/>
              <w:numId w:val="51"/>
            </w:numPr>
            <w:tabs>
              <w:tab w:val="clear" w:pos="1985"/>
            </w:tabs>
            <w:spacing w:before="0" w:after="240" w:line="240" w:lineRule="auto"/>
            <w:ind w:left="1134" w:hanging="1134"/>
          </w:pPr>
        </w:pPrChange>
      </w:pPr>
      <w:ins w:author="Ayanda Monageng | Auto Fund" w:date="2026-03-02T14:30:00Z" w16du:dateUtc="2026-03-02T12:30:00Z" w:id="178">
        <w:r w:rsidRPr="00570A8B">
          <w:rPr>
            <w:rFonts w:cs="Arial"/>
            <w:b/>
            <w:sz w:val="20"/>
            <w:szCs w:val="20"/>
            <w:rPrChange w:author="Ayanda Monageng | Auto Fund" w:date="2026-03-02T14:31:00Z" w16du:dateUtc="2026-03-02T12:31:00Z" w:id="179">
              <w:rPr>
                <w:rFonts w:cs="Arial"/>
                <w:bCs/>
                <w:sz w:val="20"/>
                <w:szCs w:val="20"/>
              </w:rPr>
            </w:rPrChange>
          </w:rPr>
          <w:t>“</w:t>
        </w:r>
      </w:ins>
      <w:r w:rsidRPr="00570A8B" w:rsidR="009407BE">
        <w:rPr>
          <w:rFonts w:cs="Arial"/>
          <w:b/>
          <w:sz w:val="20"/>
          <w:szCs w:val="20"/>
          <w:rPrChange w:author="Ayanda Monageng | Auto Fund" w:date="2026-03-02T14:31:00Z" w16du:dateUtc="2026-03-02T12:31:00Z" w:id="180">
            <w:rPr>
              <w:rFonts w:cs="Arial"/>
              <w:b/>
              <w:sz w:val="20"/>
              <w:szCs w:val="20"/>
              <w:lang w:val="en-GB"/>
            </w:rPr>
          </w:rPrChange>
        </w:rPr>
        <w:t>Disbursement Date</w:t>
      </w:r>
      <w:ins w:author="Ayanda Monageng | Auto Fund" w:date="2026-03-02T14:30:00Z" w16du:dateUtc="2026-03-02T12:30:00Z" w:id="181">
        <w:r w:rsidRPr="00570A8B">
          <w:rPr>
            <w:rFonts w:cs="Arial"/>
            <w:b/>
            <w:sz w:val="20"/>
            <w:szCs w:val="20"/>
            <w:rPrChange w:author="Ayanda Monageng | Auto Fund" w:date="2026-03-02T14:31:00Z" w16du:dateUtc="2026-03-02T12:31:00Z" w:id="182">
              <w:rPr>
                <w:rFonts w:cs="Arial"/>
                <w:bCs/>
                <w:sz w:val="20"/>
                <w:szCs w:val="20"/>
              </w:rPr>
            </w:rPrChange>
          </w:rPr>
          <w:t>”</w:t>
        </w:r>
      </w:ins>
      <w:r w:rsidRPr="00DA0470" w:rsidR="009407BE">
        <w:rPr>
          <w:rFonts w:cs="Arial"/>
          <w:bCs/>
          <w:sz w:val="20"/>
          <w:szCs w:val="20"/>
          <w:rPrChange w:author="Ayanda Monageng | Auto Fund" w:date="2026-03-02T14:27:00Z" w16du:dateUtc="2026-03-02T12:27:00Z" w:id="183">
            <w:rPr>
              <w:rFonts w:cs="Arial"/>
              <w:b/>
              <w:sz w:val="20"/>
              <w:szCs w:val="20"/>
              <w:lang w:val="en-GB"/>
            </w:rPr>
          </w:rPrChange>
        </w:rPr>
        <w:t xml:space="preserve"> </w:t>
      </w:r>
      <w:r w:rsidRPr="00DA0470" w:rsidR="009407BE">
        <w:rPr>
          <w:rFonts w:cs="Arial"/>
          <w:bCs/>
          <w:sz w:val="20"/>
          <w:szCs w:val="20"/>
          <w:rPrChange w:author="Ayanda Monageng | Auto Fund" w:date="2026-03-02T14:27:00Z" w16du:dateUtc="2026-03-02T12:27:00Z" w:id="184">
            <w:rPr>
              <w:rFonts w:cs="Arial"/>
              <w:bCs/>
              <w:sz w:val="20"/>
              <w:szCs w:val="20"/>
              <w:lang w:val="en-GB"/>
            </w:rPr>
          </w:rPrChange>
        </w:rPr>
        <w:t>means the date upon which</w:t>
      </w:r>
      <w:r w:rsidRPr="00DA0470" w:rsidR="009407BE">
        <w:rPr>
          <w:rFonts w:cs="Arial"/>
          <w:bCs/>
          <w:sz w:val="20"/>
          <w:szCs w:val="20"/>
          <w:rPrChange w:author="Ayanda Monageng | Auto Fund" w:date="2026-03-02T14:27:00Z" w16du:dateUtc="2026-03-02T12:27:00Z" w:id="185">
            <w:rPr>
              <w:rFonts w:cs="Arial"/>
              <w:b/>
              <w:sz w:val="20"/>
              <w:szCs w:val="20"/>
              <w:lang w:val="en-GB"/>
            </w:rPr>
          </w:rPrChange>
        </w:rPr>
        <w:t xml:space="preserve"> </w:t>
      </w:r>
      <w:r w:rsidRPr="00DA0470" w:rsidR="009407BE">
        <w:rPr>
          <w:rFonts w:cs="Arial"/>
          <w:bCs/>
          <w:sz w:val="20"/>
          <w:szCs w:val="20"/>
          <w:rPrChange w:author="Ayanda Monageng | Auto Fund" w:date="2026-03-02T14:27:00Z" w16du:dateUtc="2026-03-02T12:27:00Z" w:id="186">
            <w:rPr>
              <w:rFonts w:cs="Arial"/>
              <w:bCs/>
              <w:sz w:val="20"/>
              <w:szCs w:val="20"/>
              <w:lang w:val="en-GB"/>
            </w:rPr>
          </w:rPrChange>
        </w:rPr>
        <w:t xml:space="preserve">the Lender effects </w:t>
      </w:r>
      <w:r w:rsidRPr="00DA0470" w:rsidR="00C30411">
        <w:rPr>
          <w:rFonts w:cs="Arial"/>
          <w:bCs/>
          <w:sz w:val="20"/>
          <w:szCs w:val="20"/>
          <w:rPrChange w:author="Ayanda Monageng | Auto Fund" w:date="2026-03-02T14:27:00Z" w16du:dateUtc="2026-03-02T12:27:00Z" w:id="187">
            <w:rPr>
              <w:rFonts w:cs="Arial"/>
              <w:bCs/>
              <w:sz w:val="20"/>
              <w:szCs w:val="20"/>
              <w:lang w:val="en-GB"/>
            </w:rPr>
          </w:rPrChange>
        </w:rPr>
        <w:t>a</w:t>
      </w:r>
      <w:r w:rsidRPr="00DA0470" w:rsidR="009407BE">
        <w:rPr>
          <w:rFonts w:cs="Arial"/>
          <w:bCs/>
          <w:sz w:val="20"/>
          <w:szCs w:val="20"/>
          <w:rPrChange w:author="Ayanda Monageng | Auto Fund" w:date="2026-03-02T14:27:00Z" w16du:dateUtc="2026-03-02T12:27:00Z" w:id="188">
            <w:rPr>
              <w:rFonts w:cs="Arial"/>
              <w:bCs/>
              <w:sz w:val="20"/>
              <w:szCs w:val="20"/>
              <w:lang w:val="en-GB"/>
            </w:rPr>
          </w:rPrChange>
        </w:rPr>
        <w:t xml:space="preserve"> disbursement of the </w:t>
      </w:r>
      <w:r w:rsidRPr="00DA0470" w:rsidR="009576A3">
        <w:rPr>
          <w:rFonts w:cs="Arial"/>
          <w:bCs/>
          <w:sz w:val="20"/>
          <w:szCs w:val="20"/>
          <w:rPrChange w:author="Ayanda Monageng | Auto Fund" w:date="2026-03-02T14:27:00Z" w16du:dateUtc="2026-03-02T12:27:00Z" w:id="189">
            <w:rPr>
              <w:rFonts w:cs="Arial"/>
              <w:bCs/>
              <w:sz w:val="20"/>
              <w:szCs w:val="20"/>
              <w:lang w:val="en-GB"/>
            </w:rPr>
          </w:rPrChange>
        </w:rPr>
        <w:t xml:space="preserve">Advance or </w:t>
      </w:r>
      <w:r w:rsidRPr="00DA0470" w:rsidR="009407BE">
        <w:rPr>
          <w:rFonts w:cs="Arial"/>
          <w:bCs/>
          <w:sz w:val="20"/>
          <w:szCs w:val="20"/>
          <w:rPrChange w:author="Ayanda Monageng | Auto Fund" w:date="2026-03-02T14:27:00Z" w16du:dateUtc="2026-03-02T12:27:00Z" w:id="190">
            <w:rPr>
              <w:rFonts w:cs="Arial"/>
              <w:bCs/>
              <w:sz w:val="20"/>
              <w:szCs w:val="20"/>
              <w:lang w:val="en-GB"/>
            </w:rPr>
          </w:rPrChange>
        </w:rPr>
        <w:t>Loan Amount to</w:t>
      </w:r>
      <w:r w:rsidRPr="00DA0470" w:rsidR="009407BE">
        <w:rPr>
          <w:rFonts w:cs="Arial"/>
          <w:bCs/>
          <w:sz w:val="20"/>
          <w:szCs w:val="20"/>
          <w:rPrChange w:author="Ayanda Monageng | Auto Fund" w:date="2026-03-02T14:27:00Z" w16du:dateUtc="2026-03-02T12:27:00Z" w:id="191">
            <w:rPr>
              <w:rFonts w:cs="Arial"/>
              <w:b/>
              <w:sz w:val="20"/>
              <w:szCs w:val="20"/>
              <w:lang w:val="en-GB"/>
            </w:rPr>
          </w:rPrChange>
        </w:rPr>
        <w:t xml:space="preserve"> </w:t>
      </w:r>
      <w:r w:rsidRPr="00DA0470" w:rsidR="009407BE">
        <w:rPr>
          <w:rFonts w:cs="Arial"/>
          <w:bCs/>
          <w:sz w:val="20"/>
          <w:szCs w:val="20"/>
          <w:rPrChange w:author="Ayanda Monageng | Auto Fund" w:date="2026-03-02T14:27:00Z" w16du:dateUtc="2026-03-02T12:27:00Z" w:id="192">
            <w:rPr>
              <w:rFonts w:cs="Arial"/>
              <w:bCs/>
              <w:sz w:val="20"/>
              <w:szCs w:val="20"/>
              <w:lang w:val="en-GB"/>
            </w:rPr>
          </w:rPrChange>
        </w:rPr>
        <w:t xml:space="preserve">the Borrower in terms of this Agreement; </w:t>
      </w:r>
    </w:p>
    <w:p w:rsidRPr="00DA0470" w:rsidR="000B2F38" w:rsidRDefault="00570A8B" w14:paraId="65B47001" w14:textId="334D4F4B">
      <w:pPr>
        <w:pStyle w:val="BowLevel3HeadingAltZ"/>
        <w:numPr>
          <w:ilvl w:val="2"/>
          <w:numId w:val="51"/>
        </w:numPr>
        <w:suppressAutoHyphens w:val="0"/>
        <w:spacing w:after="240"/>
        <w:ind w:left="2268" w:hanging="850"/>
        <w:jc w:val="both"/>
        <w:rPr>
          <w:rFonts w:cs="Arial"/>
          <w:bCs/>
          <w:sz w:val="20"/>
          <w:szCs w:val="20"/>
          <w:rPrChange w:author="Ayanda Monageng | Auto Fund" w:date="2026-03-02T14:27:00Z" w16du:dateUtc="2026-03-02T12:27:00Z" w:id="193">
            <w:rPr>
              <w:rFonts w:cs="Arial"/>
              <w:b/>
              <w:sz w:val="20"/>
              <w:szCs w:val="20"/>
              <w:lang w:val="en-GB" w:eastAsia="en-GB"/>
            </w:rPr>
          </w:rPrChange>
        </w:rPr>
        <w:pPrChange w:author="Ayanda Monageng | Auto Fund" w:date="2026-03-02T14:27:00Z" w16du:dateUtc="2026-03-02T12:27:00Z" w:id="194">
          <w:pPr>
            <w:pStyle w:val="level6"/>
            <w:numPr>
              <w:ilvl w:val="2"/>
              <w:numId w:val="51"/>
            </w:numPr>
            <w:tabs>
              <w:tab w:val="clear" w:pos="1985"/>
            </w:tabs>
            <w:spacing w:before="0" w:after="240" w:line="240" w:lineRule="auto"/>
            <w:ind w:left="1134" w:hanging="1134"/>
          </w:pPr>
        </w:pPrChange>
      </w:pPr>
      <w:ins w:author="Ayanda Monageng | Auto Fund" w:date="2026-03-02T14:30:00Z" w16du:dateUtc="2026-03-02T12:30:00Z" w:id="195">
        <w:r w:rsidRPr="00570A8B">
          <w:rPr>
            <w:rFonts w:cs="Arial"/>
            <w:b/>
            <w:sz w:val="20"/>
            <w:szCs w:val="20"/>
            <w:rPrChange w:author="Ayanda Monageng | Auto Fund" w:date="2026-03-02T14:31:00Z" w16du:dateUtc="2026-03-02T12:31:00Z" w:id="196">
              <w:rPr>
                <w:rFonts w:cs="Arial"/>
                <w:bCs/>
                <w:sz w:val="20"/>
                <w:szCs w:val="20"/>
              </w:rPr>
            </w:rPrChange>
          </w:rPr>
          <w:t>“</w:t>
        </w:r>
      </w:ins>
      <w:r w:rsidRPr="00570A8B" w:rsidR="000B2F38">
        <w:rPr>
          <w:rFonts w:cs="Arial"/>
          <w:b/>
          <w:sz w:val="20"/>
          <w:szCs w:val="20"/>
          <w:rPrChange w:author="Ayanda Monageng | Auto Fund" w:date="2026-03-02T14:31:00Z" w16du:dateUtc="2026-03-02T12:31:00Z" w:id="197">
            <w:rPr>
              <w:rFonts w:cs="Arial"/>
              <w:b/>
              <w:sz w:val="20"/>
              <w:szCs w:val="20"/>
              <w:lang w:val="en-GB"/>
            </w:rPr>
          </w:rPrChange>
        </w:rPr>
        <w:t xml:space="preserve">Dispose </w:t>
      </w:r>
      <w:r w:rsidRPr="00570A8B" w:rsidR="000B2F38">
        <w:rPr>
          <w:rFonts w:cs="Arial"/>
          <w:b/>
          <w:sz w:val="20"/>
          <w:szCs w:val="20"/>
          <w:rPrChange w:author="Ayanda Monageng | Auto Fund" w:date="2026-03-02T14:31:00Z" w16du:dateUtc="2026-03-02T12:31:00Z" w:id="198">
            <w:rPr>
              <w:rFonts w:cs="Arial"/>
              <w:bCs/>
              <w:sz w:val="20"/>
              <w:szCs w:val="20"/>
              <w:lang w:val="en-GB"/>
            </w:rPr>
          </w:rPrChange>
        </w:rPr>
        <w:t>or</w:t>
      </w:r>
      <w:r w:rsidRPr="00570A8B" w:rsidR="000B2F38">
        <w:rPr>
          <w:rFonts w:cs="Arial"/>
          <w:b/>
          <w:sz w:val="20"/>
          <w:szCs w:val="20"/>
          <w:rPrChange w:author="Ayanda Monageng | Auto Fund" w:date="2026-03-02T14:31:00Z" w16du:dateUtc="2026-03-02T12:31:00Z" w:id="199">
            <w:rPr>
              <w:rFonts w:cs="Arial"/>
              <w:b/>
              <w:sz w:val="20"/>
              <w:szCs w:val="20"/>
              <w:lang w:val="en-GB"/>
            </w:rPr>
          </w:rPrChange>
        </w:rPr>
        <w:t xml:space="preserve"> Disposal</w:t>
      </w:r>
      <w:ins w:author="Ayanda Monageng | Auto Fund" w:date="2026-03-02T14:30:00Z" w16du:dateUtc="2026-03-02T12:30:00Z" w:id="200">
        <w:r w:rsidRPr="00570A8B">
          <w:rPr>
            <w:rFonts w:cs="Arial"/>
            <w:b/>
            <w:sz w:val="20"/>
            <w:szCs w:val="20"/>
            <w:rPrChange w:author="Ayanda Monageng | Auto Fund" w:date="2026-03-02T14:31:00Z" w16du:dateUtc="2026-03-02T12:31:00Z" w:id="201">
              <w:rPr>
                <w:rFonts w:cs="Arial"/>
                <w:bCs/>
                <w:sz w:val="20"/>
                <w:szCs w:val="20"/>
              </w:rPr>
            </w:rPrChange>
          </w:rPr>
          <w:t>”</w:t>
        </w:r>
      </w:ins>
      <w:r w:rsidRPr="00DA0470" w:rsidR="000B2F38">
        <w:rPr>
          <w:rFonts w:cs="Arial"/>
          <w:bCs/>
          <w:sz w:val="20"/>
          <w:szCs w:val="20"/>
          <w:rPrChange w:author="Ayanda Monageng | Auto Fund" w:date="2026-03-02T14:27:00Z" w16du:dateUtc="2026-03-02T12:27:00Z" w:id="202">
            <w:rPr>
              <w:rFonts w:cs="Arial"/>
              <w:b/>
              <w:sz w:val="20"/>
              <w:szCs w:val="20"/>
              <w:lang w:val="en-GB"/>
            </w:rPr>
          </w:rPrChange>
        </w:rPr>
        <w:t xml:space="preserve"> </w:t>
      </w:r>
      <w:r w:rsidRPr="00DA0470" w:rsidR="000B2F38">
        <w:rPr>
          <w:rFonts w:cs="Arial"/>
          <w:bCs/>
          <w:sz w:val="20"/>
          <w:szCs w:val="20"/>
          <w:rPrChange w:author="Ayanda Monageng | Auto Fund" w:date="2026-03-02T14:27:00Z" w16du:dateUtc="2026-03-02T12:27:00Z" w:id="203">
            <w:rPr>
              <w:rFonts w:cs="Arial"/>
              <w:bCs/>
              <w:sz w:val="20"/>
              <w:szCs w:val="20"/>
              <w:lang w:val="en-GB"/>
            </w:rPr>
          </w:rPrChange>
        </w:rPr>
        <w:t>or any other cognate expression means to sell, alienate, donate, exchange, distribute, transfer or to dispose in any other manner whatsoever;</w:t>
      </w:r>
    </w:p>
    <w:p w:rsidRPr="00BF22DB" w:rsidR="00247852" w:rsidRDefault="00570A8B" w14:paraId="74DD189F" w14:textId="402BCA17">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27:00Z" w16du:dateUtc="2026-03-02T12:27:00Z" w:id="204">
          <w:pPr>
            <w:pStyle w:val="level6"/>
            <w:numPr>
              <w:ilvl w:val="2"/>
              <w:numId w:val="51"/>
            </w:numPr>
            <w:tabs>
              <w:tab w:val="clear" w:pos="1985"/>
            </w:tabs>
            <w:spacing w:before="0" w:after="240" w:line="240" w:lineRule="auto"/>
            <w:ind w:left="1134" w:hanging="1134"/>
          </w:pPr>
        </w:pPrChange>
      </w:pPr>
      <w:ins w:author="Ayanda Monageng | Auto Fund" w:date="2026-03-02T14:31:00Z" w16du:dateUtc="2026-03-02T12:31:00Z" w:id="205">
        <w:r w:rsidRPr="00570A8B">
          <w:rPr>
            <w:rFonts w:cs="Arial"/>
            <w:b/>
            <w:sz w:val="20"/>
            <w:szCs w:val="20"/>
            <w:rPrChange w:author="Ayanda Monageng | Auto Fund" w:date="2026-03-02T14:31:00Z" w16du:dateUtc="2026-03-02T12:31:00Z" w:id="206">
              <w:rPr>
                <w:rFonts w:cs="Arial"/>
                <w:bCs/>
                <w:sz w:val="20"/>
                <w:szCs w:val="20"/>
              </w:rPr>
            </w:rPrChange>
          </w:rPr>
          <w:t>“</w:t>
        </w:r>
      </w:ins>
      <w:r w:rsidRPr="00570A8B" w:rsidR="00247852">
        <w:rPr>
          <w:rFonts w:cs="Arial"/>
          <w:b/>
          <w:sz w:val="20"/>
          <w:szCs w:val="20"/>
          <w:rPrChange w:author="Ayanda Monageng | Auto Fund" w:date="2026-03-02T14:31:00Z" w16du:dateUtc="2026-03-02T12:31:00Z" w:id="207">
            <w:rPr>
              <w:rFonts w:cs="Arial"/>
              <w:b/>
              <w:sz w:val="20"/>
              <w:szCs w:val="20"/>
              <w:lang w:val="en-GB"/>
            </w:rPr>
          </w:rPrChange>
        </w:rPr>
        <w:t>Distribution</w:t>
      </w:r>
      <w:ins w:author="Ayanda Monageng | Auto Fund" w:date="2026-03-02T14:31:00Z" w16du:dateUtc="2026-03-02T12:31:00Z" w:id="208">
        <w:r w:rsidRPr="00570A8B">
          <w:rPr>
            <w:rFonts w:cs="Arial"/>
            <w:b/>
            <w:sz w:val="20"/>
            <w:szCs w:val="20"/>
            <w:rPrChange w:author="Ayanda Monageng | Auto Fund" w:date="2026-03-02T14:31:00Z" w16du:dateUtc="2026-03-02T12:31:00Z" w:id="209">
              <w:rPr>
                <w:rFonts w:cs="Arial"/>
                <w:bCs/>
                <w:sz w:val="20"/>
                <w:szCs w:val="20"/>
              </w:rPr>
            </w:rPrChange>
          </w:rPr>
          <w:t>”</w:t>
        </w:r>
      </w:ins>
      <w:r w:rsidRPr="00DA0470" w:rsidR="00247852">
        <w:rPr>
          <w:rFonts w:cs="Arial"/>
          <w:bCs/>
          <w:sz w:val="20"/>
          <w:szCs w:val="20"/>
          <w:rPrChange w:author="Ayanda Monageng | Auto Fund" w:date="2026-03-02T14:27:00Z" w16du:dateUtc="2026-03-02T12:27:00Z" w:id="210">
            <w:rPr>
              <w:rFonts w:cs="Arial"/>
              <w:b/>
              <w:sz w:val="20"/>
              <w:szCs w:val="20"/>
              <w:lang w:val="en-GB"/>
            </w:rPr>
          </w:rPrChange>
        </w:rPr>
        <w:t xml:space="preserve"> </w:t>
      </w:r>
      <w:r w:rsidRPr="00DA0470" w:rsidR="00247852">
        <w:rPr>
          <w:rFonts w:cs="Arial"/>
          <w:bCs/>
          <w:sz w:val="20"/>
          <w:szCs w:val="20"/>
          <w:rPrChange w:author="Ayanda Monageng | Auto Fund" w:date="2026-03-02T14:27:00Z" w16du:dateUtc="2026-03-02T12:27:00Z" w:id="211">
            <w:rPr>
              <w:rFonts w:cs="Arial"/>
              <w:bCs/>
              <w:sz w:val="20"/>
              <w:szCs w:val="20"/>
              <w:lang w:val="en-GB"/>
            </w:rPr>
          </w:rPrChange>
        </w:rPr>
        <w:t>shall have the meaning ascribed thereto in terms of the Companies Act;</w:t>
      </w:r>
    </w:p>
    <w:p w:rsidR="00426296" w:rsidP="00DA0470" w:rsidRDefault="00BF22DB" w14:paraId="6EBCFC84" w14:textId="6517CE82">
      <w:pPr>
        <w:pStyle w:val="BowLevel3HeadingAltZ"/>
        <w:numPr>
          <w:ilvl w:val="2"/>
          <w:numId w:val="51"/>
        </w:numPr>
        <w:suppressAutoHyphens w:val="0"/>
        <w:spacing w:after="240"/>
        <w:ind w:left="2268" w:hanging="850"/>
        <w:jc w:val="both"/>
        <w:rPr>
          <w:ins w:author="Ayanda Monageng | Auto Fund" w:date="2026-03-02T14:31:00Z" w16du:dateUtc="2026-03-02T12:31:00Z" w:id="212"/>
          <w:rFonts w:cs="Arial"/>
          <w:bCs/>
          <w:sz w:val="20"/>
          <w:szCs w:val="20"/>
        </w:rPr>
      </w:pPr>
      <w:ins w:author="Ayanda Monageng | Auto Fund" w:date="2026-03-02T14:31:00Z" w16du:dateUtc="2026-03-02T12:31:00Z" w:id="213">
        <w:r w:rsidRPr="00BF22DB">
          <w:rPr>
            <w:b/>
            <w:bCs/>
            <w:sz w:val="20"/>
            <w:szCs w:val="20"/>
            <w:rPrChange w:author="Ayanda Monageng | Auto Fund" w:date="2026-03-02T14:31:00Z" w16du:dateUtc="2026-03-02T12:31:00Z" w:id="214">
              <w:rPr>
                <w:sz w:val="20"/>
                <w:szCs w:val="20"/>
              </w:rPr>
            </w:rPrChange>
          </w:rPr>
          <w:t>“</w:t>
        </w:r>
      </w:ins>
      <w:r w:rsidRPr="00BF22DB" w:rsidR="00426296">
        <w:rPr>
          <w:rPrChange w:author="Ayanda Monageng | Auto Fund" w:date="2026-03-02T14:31:00Z" w16du:dateUtc="2026-03-02T12:31:00Z" w:id="215">
            <w:rPr>
              <w:rStyle w:val="Stylelevel2BoldChar"/>
              <w:sz w:val="20"/>
              <w:szCs w:val="20"/>
            </w:rPr>
          </w:rPrChange>
        </w:rPr>
        <w:t>Event of Default</w:t>
      </w:r>
      <w:ins w:author="Ayanda Monageng | Auto Fund" w:date="2026-03-02T14:31:00Z" w16du:dateUtc="2026-03-02T12:31:00Z" w:id="216">
        <w:r w:rsidRPr="00BF22DB">
          <w:rPr>
            <w:b/>
            <w:bCs/>
            <w:sz w:val="20"/>
            <w:szCs w:val="20"/>
            <w:rPrChange w:author="Ayanda Monageng | Auto Fund" w:date="2026-03-02T14:31:00Z" w16du:dateUtc="2026-03-02T12:31:00Z" w:id="217">
              <w:rPr>
                <w:sz w:val="20"/>
                <w:szCs w:val="20"/>
              </w:rPr>
            </w:rPrChange>
          </w:rPr>
          <w:t>”</w:t>
        </w:r>
      </w:ins>
      <w:r w:rsidRPr="00BF22DB" w:rsidR="00426296">
        <w:rPr>
          <w:rFonts w:cs="Arial"/>
          <w:bCs/>
          <w:sz w:val="20"/>
          <w:szCs w:val="20"/>
        </w:rPr>
        <w:t xml:space="preserve"> means any</w:t>
      </w:r>
      <w:r w:rsidRPr="00DA0470" w:rsidR="00426296">
        <w:rPr>
          <w:rFonts w:cs="Arial"/>
          <w:bCs/>
          <w:sz w:val="20"/>
          <w:szCs w:val="20"/>
        </w:rPr>
        <w:t xml:space="preserve"> one or more of the events or circumstances described as such in Clause </w:t>
      </w:r>
      <w:r w:rsidRPr="00DA0470" w:rsidR="00426296">
        <w:rPr>
          <w:rFonts w:cs="Arial"/>
          <w:bCs/>
          <w:sz w:val="20"/>
          <w:szCs w:val="20"/>
        </w:rPr>
        <w:fldChar w:fldCharType="begin"/>
      </w:r>
      <w:r w:rsidRPr="00DA0470" w:rsidR="00426296">
        <w:rPr>
          <w:rFonts w:cs="Arial"/>
          <w:bCs/>
          <w:sz w:val="20"/>
          <w:szCs w:val="20"/>
        </w:rPr>
        <w:instrText xml:space="preserve"> REF _Ref247595003 \r \h  \* MERGEFORMAT </w:instrText>
      </w:r>
      <w:r w:rsidRPr="00DA0470" w:rsidR="00426296">
        <w:rPr>
          <w:rFonts w:cs="Arial"/>
          <w:bCs/>
          <w:sz w:val="20"/>
          <w:szCs w:val="20"/>
        </w:rPr>
      </w:r>
      <w:r w:rsidRPr="00DA0470" w:rsidR="00426296">
        <w:rPr>
          <w:rFonts w:cs="Arial"/>
          <w:bCs/>
          <w:sz w:val="20"/>
          <w:szCs w:val="20"/>
        </w:rPr>
        <w:fldChar w:fldCharType="separate"/>
      </w:r>
      <w:r w:rsidRPr="00DA0470" w:rsidR="003C08A9">
        <w:rPr>
          <w:rFonts w:cs="Arial"/>
          <w:bCs/>
          <w:sz w:val="20"/>
          <w:szCs w:val="20"/>
        </w:rPr>
        <w:t>14</w:t>
      </w:r>
      <w:r w:rsidRPr="00DA0470" w:rsidR="00426296">
        <w:rPr>
          <w:rFonts w:cs="Arial"/>
          <w:bCs/>
          <w:sz w:val="20"/>
          <w:szCs w:val="20"/>
        </w:rPr>
        <w:fldChar w:fldCharType="end"/>
      </w:r>
      <w:r w:rsidRPr="00DA0470" w:rsidR="00426296">
        <w:rPr>
          <w:rFonts w:cs="Arial"/>
          <w:bCs/>
          <w:sz w:val="20"/>
          <w:szCs w:val="20"/>
        </w:rPr>
        <w:t xml:space="preserve"> (</w:t>
      </w:r>
      <w:r w:rsidRPr="00DA0470" w:rsidR="00426296">
        <w:rPr>
          <w:rFonts w:cs="Arial"/>
          <w:bCs/>
          <w:sz w:val="20"/>
          <w:szCs w:val="20"/>
          <w:rPrChange w:author="Ayanda Monageng | Auto Fund" w:date="2026-03-02T14:27:00Z" w16du:dateUtc="2026-03-02T12:27:00Z" w:id="218">
            <w:rPr>
              <w:rFonts w:cs="Arial"/>
              <w:i/>
              <w:sz w:val="20"/>
              <w:szCs w:val="20"/>
            </w:rPr>
          </w:rPrChange>
        </w:rPr>
        <w:t>Events of Default</w:t>
      </w:r>
      <w:r w:rsidRPr="00DA0470" w:rsidR="00426296">
        <w:rPr>
          <w:rFonts w:cs="Arial"/>
          <w:bCs/>
          <w:sz w:val="20"/>
          <w:szCs w:val="20"/>
        </w:rPr>
        <w:t>);</w:t>
      </w:r>
    </w:p>
    <w:p w:rsidR="00BF22DB" w:rsidP="00BF22DB" w:rsidRDefault="00BF22DB" w14:paraId="6C1C2DEB" w14:textId="77777777">
      <w:pPr>
        <w:pStyle w:val="BowLevel3HeadingAltZ"/>
        <w:tabs>
          <w:tab w:val="clear" w:pos="1134"/>
        </w:tabs>
        <w:suppressAutoHyphens w:val="0"/>
        <w:spacing w:after="240"/>
        <w:ind w:left="2268" w:firstLine="0"/>
        <w:jc w:val="both"/>
        <w:rPr>
          <w:ins w:author="Ayanda Monageng | Auto Fund" w:date="2026-03-02T14:31:00Z" w16du:dateUtc="2026-03-02T12:31:00Z" w:id="219"/>
          <w:b/>
          <w:bCs/>
          <w:sz w:val="20"/>
          <w:szCs w:val="20"/>
        </w:rPr>
      </w:pPr>
    </w:p>
    <w:p w:rsidRPr="00DA0470" w:rsidR="00BF22DB" w:rsidRDefault="00BF22DB" w14:paraId="69943AE1" w14:textId="77777777">
      <w:pPr>
        <w:pStyle w:val="BowLevel3HeadingAltZ"/>
        <w:tabs>
          <w:tab w:val="clear" w:pos="1134"/>
        </w:tabs>
        <w:suppressAutoHyphens w:val="0"/>
        <w:spacing w:after="240"/>
        <w:ind w:left="2268" w:firstLine="0"/>
        <w:jc w:val="both"/>
        <w:rPr>
          <w:rFonts w:cs="Arial"/>
          <w:bCs/>
          <w:sz w:val="20"/>
          <w:szCs w:val="20"/>
        </w:rPr>
        <w:pPrChange w:author="Ayanda Monageng | Auto Fund" w:date="2026-03-02T14:31:00Z" w16du:dateUtc="2026-03-02T12:31:00Z" w:id="220">
          <w:pPr>
            <w:pStyle w:val="BowLevel3HeadingAltZ"/>
            <w:numPr>
              <w:ilvl w:val="2"/>
              <w:numId w:val="51"/>
            </w:numPr>
            <w:tabs>
              <w:tab w:val="clear" w:pos="1134"/>
            </w:tabs>
            <w:suppressAutoHyphens w:val="0"/>
            <w:spacing w:after="240"/>
            <w:ind w:left="720" w:hanging="720"/>
            <w:jc w:val="both"/>
          </w:pPr>
        </w:pPrChange>
      </w:pPr>
    </w:p>
    <w:p w:rsidRPr="00196065" w:rsidR="00196065" w:rsidRDefault="004C1C69" w14:paraId="7E884164" w14:textId="1D9469B2">
      <w:pPr>
        <w:pStyle w:val="BowLevel3HeadingAltZ"/>
        <w:numPr>
          <w:ilvl w:val="2"/>
          <w:numId w:val="51"/>
        </w:numPr>
        <w:suppressAutoHyphens w:val="0"/>
        <w:spacing w:after="240"/>
        <w:ind w:left="2268" w:hanging="850"/>
        <w:jc w:val="both"/>
        <w:rPr>
          <w:rFonts w:cs="Arial"/>
          <w:b/>
          <w:sz w:val="20"/>
          <w:szCs w:val="20"/>
        </w:rPr>
        <w:pPrChange w:author="Ayanda Monageng | Auto Fund" w:date="2026-03-02T14:32:00Z" w16du:dateUtc="2026-03-02T12:32:00Z" w:id="221">
          <w:pPr>
            <w:pStyle w:val="BowLevel3HeadingAltZ"/>
            <w:numPr>
              <w:ilvl w:val="2"/>
              <w:numId w:val="51"/>
            </w:numPr>
            <w:tabs>
              <w:tab w:val="clear" w:pos="1134"/>
            </w:tabs>
            <w:suppressAutoHyphens w:val="0"/>
            <w:spacing w:after="240"/>
            <w:ind w:left="720" w:hanging="720"/>
            <w:jc w:val="both"/>
          </w:pPr>
        </w:pPrChange>
      </w:pPr>
      <w:ins w:author="Ayanda Monageng | Auto Fund" w:date="2026-03-02T14:33:00Z" w16du:dateUtc="2026-03-02T12:33:00Z" w:id="222">
        <w:r w:rsidRPr="004C1C69">
          <w:rPr>
            <w:rFonts w:cs="Arial"/>
            <w:b/>
            <w:sz w:val="20"/>
            <w:szCs w:val="20"/>
          </w:rPr>
          <w:t>“</w:t>
        </w:r>
      </w:ins>
      <w:r w:rsidRPr="004C1C69" w:rsidR="00196065">
        <w:rPr>
          <w:rFonts w:cs="Arial"/>
          <w:b/>
          <w:sz w:val="20"/>
          <w:szCs w:val="20"/>
        </w:rPr>
        <w:t>First Repayment Date</w:t>
      </w:r>
      <w:ins w:author="Ayanda Monageng | Auto Fund" w:date="2026-03-02T14:33:00Z" w16du:dateUtc="2026-03-02T12:33:00Z" w:id="223">
        <w:r w:rsidRPr="004C1C69">
          <w:rPr>
            <w:rFonts w:cs="Arial"/>
            <w:b/>
            <w:sz w:val="20"/>
            <w:szCs w:val="20"/>
          </w:rPr>
          <w:t>”</w:t>
        </w:r>
      </w:ins>
      <w:r w:rsidRPr="00196065" w:rsidR="00196065">
        <w:rPr>
          <w:rFonts w:cs="Arial"/>
          <w:b/>
          <w:sz w:val="20"/>
          <w:szCs w:val="20"/>
        </w:rPr>
        <w:t xml:space="preserve"> </w:t>
      </w:r>
      <w:r w:rsidRPr="004C1C69" w:rsidR="00196065">
        <w:rPr>
          <w:rFonts w:cs="Arial"/>
          <w:bCs/>
          <w:sz w:val="20"/>
          <w:szCs w:val="20"/>
        </w:rPr>
        <w:t>means</w:t>
      </w:r>
      <w:del w:author="Ayanda Monageng | Auto Fund" w:date="2026-03-03T08:43:00Z" w16du:dateUtc="2026-03-03T06:43:00Z" w:id="224">
        <w:r w:rsidRPr="00F4326A" w:rsidDel="00940D9B" w:rsidR="00196065">
          <w:rPr>
            <w:rFonts w:cs="Arial"/>
            <w:b/>
            <w:sz w:val="20"/>
            <w:szCs w:val="20"/>
            <w:rPrChange w:author="Ayanda Monageng | Auto Fund" w:date="2026-03-02T14:32:00Z" w16du:dateUtc="2026-03-02T12:32:00Z" w:id="225">
              <w:rPr>
                <w:rFonts w:cs="Arial"/>
                <w:bCs/>
                <w:sz w:val="20"/>
                <w:szCs w:val="20"/>
              </w:rPr>
            </w:rPrChange>
          </w:rPr>
          <w:delText>,</w:delText>
        </w:r>
      </w:del>
      <w:r w:rsidRPr="00F4326A" w:rsidR="00196065">
        <w:rPr>
          <w:rFonts w:cs="Arial"/>
          <w:b/>
          <w:sz w:val="20"/>
          <w:szCs w:val="20"/>
          <w:rPrChange w:author="Ayanda Monageng | Auto Fund" w:date="2026-03-02T14:32:00Z" w16du:dateUtc="2026-03-02T12:32:00Z" w:id="226">
            <w:rPr>
              <w:rFonts w:cs="Arial"/>
              <w:bCs/>
              <w:sz w:val="20"/>
              <w:szCs w:val="20"/>
            </w:rPr>
          </w:rPrChange>
        </w:rPr>
        <w:t> –</w:t>
      </w:r>
    </w:p>
    <w:p w:rsidRPr="00196065" w:rsidR="00196065" w:rsidP="004C1C69" w:rsidRDefault="00196065" w14:paraId="4C4193D6" w14:textId="0E193D82">
      <w:pPr>
        <w:pStyle w:val="Clause9Sub"/>
        <w:numPr>
          <w:ilvl w:val="3"/>
          <w:numId w:val="51"/>
        </w:numPr>
        <w:spacing w:line="240" w:lineRule="auto"/>
        <w:ind w:left="3261" w:hanging="993"/>
        <w:rPr>
          <w:rFonts w:cs="Arial"/>
          <w:b/>
        </w:rPr>
      </w:pPr>
      <w:bookmarkStart w:name="_Ref110241751" w:id="227"/>
      <w:r w:rsidRPr="00196065">
        <w:rPr>
          <w:rFonts w:cs="Arial"/>
          <w:bCs/>
        </w:rPr>
        <w:t>in respect of the capital amount that constitutes the Loan Amount, a date falling 12 (twelve) months from the Disbursement Date (“</w:t>
      </w:r>
      <w:r w:rsidRPr="00196065">
        <w:rPr>
          <w:rFonts w:cs="Arial"/>
          <w:b/>
        </w:rPr>
        <w:t>Capital Repayment Date</w:t>
      </w:r>
      <w:r w:rsidRPr="00196065">
        <w:rPr>
          <w:rFonts w:cs="Arial"/>
          <w:bCs/>
        </w:rPr>
        <w:t xml:space="preserve">”) (including any Interest that is accrued thereon as from the Capital Repayment Date); </w:t>
      </w:r>
      <w:del w:author="Ayanda Monageng | Auto Fund" w:date="2026-03-02T14:50:00Z" w16du:dateUtc="2026-03-02T12:50:00Z" w:id="228">
        <w:r w:rsidDel="006B0785" w:rsidR="00976600">
          <w:rPr>
            <w:rFonts w:cs="Arial"/>
            <w:bCs/>
          </w:rPr>
          <w:delText xml:space="preserve"> </w:delText>
        </w:r>
      </w:del>
      <w:r w:rsidRPr="00196065">
        <w:rPr>
          <w:rFonts w:cs="Arial"/>
          <w:bCs/>
        </w:rPr>
        <w:t>and</w:t>
      </w:r>
      <w:bookmarkEnd w:id="227"/>
    </w:p>
    <w:p w:rsidRPr="00196065" w:rsidR="00196065" w:rsidRDefault="00196065" w14:paraId="0AD151FC" w14:textId="77777777">
      <w:pPr>
        <w:pStyle w:val="Clause9Sub"/>
        <w:numPr>
          <w:ilvl w:val="3"/>
          <w:numId w:val="51"/>
        </w:numPr>
        <w:spacing w:line="240" w:lineRule="auto"/>
        <w:ind w:left="3261" w:hanging="993"/>
        <w:rPr>
          <w:rFonts w:cs="Arial"/>
          <w:bCs/>
        </w:rPr>
        <w:pPrChange w:author="Ayanda Monageng | Auto Fund" w:date="2026-03-02T14:32:00Z" w16du:dateUtc="2026-03-02T12:32:00Z" w:id="229">
          <w:pPr>
            <w:pStyle w:val="Clause9Sub"/>
            <w:numPr>
              <w:ilvl w:val="3"/>
              <w:numId w:val="51"/>
            </w:numPr>
            <w:spacing w:line="240" w:lineRule="auto"/>
            <w:ind w:left="1418" w:hanging="1418"/>
          </w:pPr>
        </w:pPrChange>
      </w:pPr>
      <w:bookmarkStart w:name="_Ref110245407" w:id="230"/>
      <w:r w:rsidRPr="00196065">
        <w:rPr>
          <w:rFonts w:cs="Arial"/>
          <w:bCs/>
        </w:rPr>
        <w:t xml:space="preserve">in respect of the Interest, </w:t>
      </w:r>
      <w:r w:rsidRPr="004C1C69">
        <w:rPr>
          <w:rFonts w:cs="Arial"/>
          <w:bCs/>
          <w:rPrChange w:author="Ayanda Monageng | Auto Fund" w:date="2026-03-02T14:32:00Z" w16du:dateUtc="2026-03-02T12:32:00Z" w:id="231">
            <w:rPr>
              <w:rFonts w:cs="Arial"/>
              <w:bCs/>
              <w:lang w:val="en-ZA"/>
            </w:rPr>
          </w:rPrChange>
        </w:rPr>
        <w:t>a date falling 30 (thirty) days from the Disbursement Date (“</w:t>
      </w:r>
      <w:r w:rsidRPr="004C1C69">
        <w:rPr>
          <w:rFonts w:cs="Arial"/>
          <w:bCs/>
          <w:rPrChange w:author="Ayanda Monageng | Auto Fund" w:date="2026-03-02T14:32:00Z" w16du:dateUtc="2026-03-02T12:32:00Z" w:id="232">
            <w:rPr>
              <w:rFonts w:cs="Arial"/>
              <w:b/>
              <w:lang w:val="en-ZA"/>
            </w:rPr>
          </w:rPrChange>
        </w:rPr>
        <w:t>Interest Repayment Date</w:t>
      </w:r>
      <w:r w:rsidRPr="004C1C69">
        <w:rPr>
          <w:rFonts w:cs="Arial"/>
          <w:bCs/>
          <w:rPrChange w:author="Ayanda Monageng | Auto Fund" w:date="2026-03-02T14:32:00Z" w16du:dateUtc="2026-03-02T12:32:00Z" w:id="233">
            <w:rPr>
              <w:rFonts w:cs="Arial"/>
              <w:bCs/>
              <w:lang w:val="en-ZA"/>
            </w:rPr>
          </w:rPrChange>
        </w:rPr>
        <w:t>”),</w:t>
      </w:r>
      <w:bookmarkEnd w:id="230"/>
    </w:p>
    <w:p w:rsidRPr="00196065" w:rsidR="00196065" w:rsidRDefault="00196065" w14:paraId="53B5BFB4" w14:textId="2CBC54CF">
      <w:pPr>
        <w:pStyle w:val="BowLevel3HeadingAltZ"/>
        <w:tabs>
          <w:tab w:val="clear" w:pos="1134"/>
        </w:tabs>
        <w:suppressAutoHyphens w:val="0"/>
        <w:spacing w:after="240"/>
        <w:ind w:left="2268" w:firstLine="0"/>
        <w:jc w:val="both"/>
        <w:rPr>
          <w:rFonts w:cs="Arial"/>
          <w:sz w:val="20"/>
          <w:szCs w:val="20"/>
        </w:rPr>
        <w:pPrChange w:author="Ayanda Monageng | Auto Fund" w:date="2026-03-02T14:34:00Z" w16du:dateUtc="2026-03-02T12:34:00Z" w:id="234">
          <w:pPr>
            <w:pStyle w:val="BowLevel3HeadingAltZ"/>
            <w:tabs>
              <w:tab w:val="clear" w:pos="1134"/>
            </w:tabs>
            <w:suppressAutoHyphens w:val="0"/>
            <w:spacing w:after="240"/>
            <w:ind w:firstLine="0"/>
            <w:jc w:val="both"/>
          </w:pPr>
        </w:pPrChange>
      </w:pPr>
      <w:r w:rsidRPr="00196065">
        <w:rPr>
          <w:rFonts w:cs="Arial"/>
          <w:bCs/>
          <w:sz w:val="20"/>
          <w:szCs w:val="20"/>
        </w:rPr>
        <w:t>and provided that, notwithstanding anything in the foregoing to the contrary, all the unpaid amounts in terms hereof shall be due and payable on the Final Repayment Date;</w:t>
      </w:r>
    </w:p>
    <w:p w:rsidRPr="004C1C69" w:rsidR="008547E3" w:rsidRDefault="004C1C69" w14:paraId="6943ABCF" w14:textId="60269776">
      <w:pPr>
        <w:pStyle w:val="BowLevel3HeadingAltZ"/>
        <w:numPr>
          <w:ilvl w:val="2"/>
          <w:numId w:val="51"/>
        </w:numPr>
        <w:suppressAutoHyphens w:val="0"/>
        <w:spacing w:after="240"/>
        <w:ind w:left="2268" w:hanging="850"/>
        <w:jc w:val="both"/>
        <w:rPr>
          <w:rFonts w:cs="Arial"/>
          <w:b/>
          <w:sz w:val="20"/>
          <w:szCs w:val="20"/>
          <w:rPrChange w:author="Ayanda Monageng | Auto Fund" w:date="2026-03-02T14:33:00Z" w16du:dateUtc="2026-03-02T12:33:00Z" w:id="235">
            <w:rPr>
              <w:rFonts w:cs="Arial"/>
              <w:sz w:val="20"/>
              <w:szCs w:val="20"/>
            </w:rPr>
          </w:rPrChange>
        </w:rPr>
        <w:pPrChange w:author="Ayanda Monageng | Auto Fund" w:date="2026-03-02T14:33:00Z" w16du:dateUtc="2026-03-02T12:33:00Z" w:id="236">
          <w:pPr>
            <w:pStyle w:val="BowLevel3HeadingAltZ"/>
            <w:numPr>
              <w:ilvl w:val="2"/>
              <w:numId w:val="51"/>
            </w:numPr>
            <w:tabs>
              <w:tab w:val="clear" w:pos="1134"/>
            </w:tabs>
            <w:suppressAutoHyphens w:val="0"/>
            <w:spacing w:after="240"/>
            <w:ind w:left="720" w:hanging="720"/>
            <w:jc w:val="both"/>
          </w:pPr>
        </w:pPrChange>
      </w:pPr>
      <w:proofErr w:type="gramStart"/>
      <w:ins w:author="Ayanda Monageng | Auto Fund" w:date="2026-03-02T14:33:00Z" w16du:dateUtc="2026-03-02T12:33:00Z" w:id="237">
        <w:r w:rsidRPr="004C1C69">
          <w:rPr>
            <w:rFonts w:cs="Arial"/>
            <w:b/>
            <w:sz w:val="20"/>
            <w:szCs w:val="20"/>
          </w:rPr>
          <w:t>”</w:t>
        </w:r>
      </w:ins>
      <w:r w:rsidRPr="004C1C69" w:rsidR="00426296">
        <w:rPr>
          <w:rFonts w:cs="Arial"/>
          <w:b/>
          <w:sz w:val="20"/>
          <w:szCs w:val="20"/>
        </w:rPr>
        <w:t>Final</w:t>
      </w:r>
      <w:proofErr w:type="gramEnd"/>
      <w:r w:rsidRPr="004C1C69" w:rsidR="00426296">
        <w:rPr>
          <w:rFonts w:cs="Arial"/>
          <w:b/>
          <w:sz w:val="20"/>
          <w:szCs w:val="20"/>
        </w:rPr>
        <w:t xml:space="preserve"> Repayment Date</w:t>
      </w:r>
      <w:ins w:author="Ayanda Monageng | Auto Fund" w:date="2026-03-02T14:34:00Z" w16du:dateUtc="2026-03-02T12:34:00Z" w:id="238">
        <w:r w:rsidRPr="004C1C69">
          <w:rPr>
            <w:rFonts w:cs="Arial"/>
            <w:b/>
            <w:sz w:val="20"/>
            <w:szCs w:val="20"/>
          </w:rPr>
          <w:t>”</w:t>
        </w:r>
      </w:ins>
      <w:r w:rsidRPr="004C1C69" w:rsidR="00426296">
        <w:rPr>
          <w:rFonts w:cs="Arial"/>
          <w:b/>
          <w:sz w:val="20"/>
          <w:szCs w:val="20"/>
          <w:rPrChange w:author="Ayanda Monageng | Auto Fund" w:date="2026-03-02T14:33:00Z" w16du:dateUtc="2026-03-02T12:33:00Z" w:id="239">
            <w:rPr>
              <w:rFonts w:cs="Arial"/>
              <w:sz w:val="20"/>
              <w:szCs w:val="20"/>
            </w:rPr>
          </w:rPrChange>
        </w:rPr>
        <w:t xml:space="preserve"> </w:t>
      </w:r>
      <w:r w:rsidRPr="004C1C69" w:rsidR="00426296">
        <w:rPr>
          <w:rFonts w:cs="Arial"/>
          <w:bCs/>
          <w:sz w:val="20"/>
          <w:szCs w:val="20"/>
        </w:rPr>
        <w:t>means</w:t>
      </w:r>
      <w:r w:rsidRPr="004C1C69" w:rsidR="008547E3">
        <w:rPr>
          <w:rFonts w:cs="Arial"/>
          <w:bCs/>
          <w:sz w:val="20"/>
          <w:szCs w:val="20"/>
        </w:rPr>
        <w:t> </w:t>
      </w:r>
      <w:r w:rsidRPr="004C1C69" w:rsidR="008547E3">
        <w:rPr>
          <w:rFonts w:cs="Arial"/>
          <w:b/>
          <w:sz w:val="20"/>
          <w:szCs w:val="20"/>
          <w:rPrChange w:author="Ayanda Monageng | Auto Fund" w:date="2026-03-02T14:33:00Z" w16du:dateUtc="2026-03-02T12:33:00Z" w:id="240">
            <w:rPr>
              <w:rFonts w:cs="Arial"/>
              <w:sz w:val="20"/>
              <w:szCs w:val="20"/>
            </w:rPr>
          </w:rPrChange>
        </w:rPr>
        <w:t>–</w:t>
      </w:r>
    </w:p>
    <w:p w:rsidRPr="004C1C69" w:rsidR="00426296" w:rsidRDefault="006B7788" w14:paraId="63304073" w14:textId="2B479917">
      <w:pPr>
        <w:pStyle w:val="Clause9Sub"/>
        <w:numPr>
          <w:ilvl w:val="3"/>
          <w:numId w:val="51"/>
        </w:numPr>
        <w:spacing w:line="240" w:lineRule="auto"/>
        <w:ind w:left="3261" w:hanging="993"/>
        <w:rPr>
          <w:rFonts w:cs="Arial"/>
          <w:bCs/>
        </w:rPr>
        <w:pPrChange w:author="Ayanda Monageng | Auto Fund" w:date="2026-03-02T14:33:00Z" w16du:dateUtc="2026-03-02T12:33:00Z" w:id="241">
          <w:pPr>
            <w:pStyle w:val="BowLevel3HeadingAltZ"/>
            <w:numPr>
              <w:ilvl w:val="3"/>
              <w:numId w:val="51"/>
            </w:numPr>
            <w:tabs>
              <w:tab w:val="clear" w:pos="1134"/>
            </w:tabs>
            <w:suppressAutoHyphens w:val="0"/>
            <w:spacing w:after="240"/>
            <w:ind w:left="1418" w:hanging="1418"/>
            <w:jc w:val="both"/>
          </w:pPr>
        </w:pPrChange>
      </w:pPr>
      <w:r w:rsidRPr="004C1C69">
        <w:rPr>
          <w:rFonts w:cs="Arial"/>
          <w:bCs/>
        </w:rPr>
        <w:fldChar w:fldCharType="begin"/>
      </w:r>
      <w:r w:rsidRPr="004C1C69">
        <w:rPr>
          <w:rFonts w:cs="Arial"/>
          <w:bCs/>
        </w:rPr>
        <w:instrText>HYPERLINK "https://www.lawinsider.com/dictionary/final-repayment-date?cursor=Cl8SWWoVc35sYXdpbnNpZGVyY29udHJhY3RzckALEh1EZWZpbml0aW9uU25pcHBldEdyb3VwX3YyM19lbiIdZmluYWwtcmVwYXltZW50LWRhdGUjMDAwMDAwMGEMGAAgAA%3D%3D"</w:instrText>
      </w:r>
      <w:r w:rsidRPr="004C1C69">
        <w:rPr>
          <w:rFonts w:cs="Arial"/>
          <w:bCs/>
        </w:rPr>
      </w:r>
      <w:r w:rsidRPr="004C1C69">
        <w:rPr>
          <w:rFonts w:cs="Arial"/>
          <w:bCs/>
        </w:rPr>
        <w:fldChar w:fldCharType="separate"/>
      </w:r>
      <w:r w:rsidRPr="004C1C69">
        <w:rPr>
          <w:rFonts w:cs="Arial"/>
          <w:bCs/>
        </w:rPr>
        <w:t>the date</w:t>
      </w:r>
      <w:r w:rsidRPr="004C1C69">
        <w:rPr>
          <w:rFonts w:cs="Arial"/>
          <w:bCs/>
        </w:rPr>
        <w:fldChar w:fldCharType="end"/>
      </w:r>
      <w:r w:rsidRPr="004C1C69">
        <w:rPr>
          <w:rFonts w:cs="Arial"/>
          <w:bCs/>
        </w:rPr>
        <w:t xml:space="preserve"> falling </w:t>
      </w:r>
      <w:r w:rsidRPr="006B0785" w:rsidR="00314B7F">
        <w:rPr>
          <w:rFonts w:cs="Arial"/>
          <w:bCs/>
          <w:highlight w:val="yellow"/>
        </w:rPr>
        <w:t>[xxx</w:t>
      </w:r>
      <w:r w:rsidRPr="004C1C69" w:rsidR="00314B7F">
        <w:rPr>
          <w:rFonts w:cs="Arial"/>
          <w:bCs/>
          <w:rPrChange w:author="Ayanda Monageng | Auto Fund" w:date="2026-03-02T14:33:00Z" w16du:dateUtc="2026-03-02T12:33:00Z" w:id="242">
            <w:rPr>
              <w:rFonts w:cs="Arial"/>
              <w:highlight w:val="yellow"/>
            </w:rPr>
          </w:rPrChange>
        </w:rPr>
        <w:t>]</w:t>
      </w:r>
      <w:r w:rsidRPr="004C1C69">
        <w:rPr>
          <w:rFonts w:cs="Arial"/>
          <w:bCs/>
        </w:rPr>
        <w:t xml:space="preserve"> (</w:t>
      </w:r>
      <w:r w:rsidRPr="004C1C69" w:rsidR="00314B7F">
        <w:rPr>
          <w:rFonts w:cs="Arial"/>
          <w:bCs/>
          <w:rPrChange w:author="Ayanda Monageng | Auto Fund" w:date="2026-03-02T14:33:00Z" w16du:dateUtc="2026-03-02T12:33:00Z" w:id="243">
            <w:rPr>
              <w:rFonts w:cs="Arial"/>
              <w:highlight w:val="yellow"/>
            </w:rPr>
          </w:rPrChange>
        </w:rPr>
        <w:t>number in words</w:t>
      </w:r>
      <w:r w:rsidRPr="004C1C69">
        <w:rPr>
          <w:rFonts w:cs="Arial"/>
          <w:bCs/>
        </w:rPr>
        <w:t xml:space="preserve">) months from the </w:t>
      </w:r>
      <w:r w:rsidRPr="004C1C69" w:rsidR="00CB4E38">
        <w:rPr>
          <w:rFonts w:cs="Arial"/>
          <w:bCs/>
        </w:rPr>
        <w:t>Capital</w:t>
      </w:r>
      <w:r w:rsidRPr="004C1C69" w:rsidR="00C338DD">
        <w:rPr>
          <w:rFonts w:cs="Arial"/>
          <w:bCs/>
        </w:rPr>
        <w:t xml:space="preserve"> </w:t>
      </w:r>
      <w:r w:rsidRPr="004C1C69">
        <w:rPr>
          <w:rFonts w:cs="Arial"/>
          <w:bCs/>
        </w:rPr>
        <w:t>Repayment Date (or if such day is not a business day, the next following business day) in terms of which the Borrower shall be obliged to repay the aggregate Advances together with Interest and any other amount due;</w:t>
      </w:r>
      <w:r w:rsidRPr="004C1C69" w:rsidR="004C1384">
        <w:rPr>
          <w:rFonts w:cs="Arial"/>
          <w:bCs/>
        </w:rPr>
        <w:t xml:space="preserve"> o</w:t>
      </w:r>
      <w:r w:rsidRPr="004C1C69" w:rsidR="007664D6">
        <w:rPr>
          <w:rFonts w:cs="Arial"/>
          <w:bCs/>
        </w:rPr>
        <w:t>r</w:t>
      </w:r>
    </w:p>
    <w:p w:rsidRPr="004C1C69" w:rsidR="00D10B92" w:rsidRDefault="00D10B92" w14:paraId="51260574" w14:textId="77777777">
      <w:pPr>
        <w:pStyle w:val="Clause9Sub"/>
        <w:numPr>
          <w:ilvl w:val="3"/>
          <w:numId w:val="51"/>
        </w:numPr>
        <w:spacing w:line="240" w:lineRule="auto"/>
        <w:ind w:left="3261" w:hanging="993"/>
        <w:rPr>
          <w:rFonts w:cs="Arial"/>
          <w:bCs/>
        </w:rPr>
        <w:pPrChange w:author="Ayanda Monageng | Auto Fund" w:date="2026-03-02T14:33:00Z" w16du:dateUtc="2026-03-02T12:33:00Z" w:id="244">
          <w:pPr>
            <w:pStyle w:val="Clause9Sub"/>
            <w:numPr>
              <w:ilvl w:val="3"/>
              <w:numId w:val="51"/>
            </w:numPr>
            <w:spacing w:line="240" w:lineRule="auto"/>
            <w:ind w:left="1418" w:hanging="1418"/>
          </w:pPr>
        </w:pPrChange>
      </w:pPr>
      <w:r w:rsidRPr="004C1C69">
        <w:rPr>
          <w:rFonts w:cs="Arial"/>
          <w:bCs/>
        </w:rPr>
        <w:t>such earlier date as the Unpaid Sum is settled,</w:t>
      </w:r>
    </w:p>
    <w:p w:rsidRPr="005D5CE9" w:rsidR="00D10B92" w:rsidRDefault="00D10B92" w14:paraId="3AAC142C" w14:textId="77777777">
      <w:pPr>
        <w:pStyle w:val="BowLevel3HeadingAltZ"/>
        <w:tabs>
          <w:tab w:val="clear" w:pos="1134"/>
        </w:tabs>
        <w:suppressAutoHyphens w:val="0"/>
        <w:spacing w:after="240"/>
        <w:ind w:left="1962" w:firstLine="306"/>
        <w:jc w:val="both"/>
        <w:rPr>
          <w:rFonts w:cs="Arial"/>
          <w:sz w:val="20"/>
          <w:szCs w:val="20"/>
        </w:rPr>
        <w:pPrChange w:author="Ayanda Monageng | Auto Fund" w:date="2026-03-02T14:34:00Z" w16du:dateUtc="2026-03-02T12:34:00Z" w:id="245">
          <w:pPr>
            <w:pStyle w:val="BowLevel3HeadingAltZ"/>
            <w:tabs>
              <w:tab w:val="clear" w:pos="1134"/>
            </w:tabs>
            <w:suppressAutoHyphens w:val="0"/>
            <w:spacing w:after="240"/>
            <w:ind w:firstLine="0"/>
            <w:jc w:val="both"/>
          </w:pPr>
        </w:pPrChange>
      </w:pPr>
      <w:r>
        <w:rPr>
          <w:rFonts w:cs="Arial"/>
          <w:sz w:val="20"/>
          <w:szCs w:val="20"/>
        </w:rPr>
        <w:t>in full</w:t>
      </w:r>
      <w:r w:rsidRPr="005D5CE9">
        <w:rPr>
          <w:rFonts w:cs="Arial"/>
          <w:sz w:val="20"/>
          <w:szCs w:val="20"/>
        </w:rPr>
        <w:t xml:space="preserve"> in terms of this Agreement;</w:t>
      </w:r>
    </w:p>
    <w:p w:rsidRPr="004C1C69" w:rsidR="00127241" w:rsidRDefault="004C1C69" w14:paraId="5CF229AF" w14:textId="63D322EA">
      <w:pPr>
        <w:pStyle w:val="BowLevel3HeadingAltZ"/>
        <w:numPr>
          <w:ilvl w:val="2"/>
          <w:numId w:val="51"/>
        </w:numPr>
        <w:suppressAutoHyphens w:val="0"/>
        <w:spacing w:after="240"/>
        <w:ind w:left="2268" w:hanging="850"/>
        <w:jc w:val="both"/>
        <w:rPr>
          <w:rFonts w:cs="Arial"/>
          <w:bCs/>
          <w:sz w:val="20"/>
          <w:szCs w:val="20"/>
          <w:rPrChange w:author="Ayanda Monageng | Auto Fund" w:date="2026-03-02T14:34:00Z" w16du:dateUtc="2026-03-02T12:34:00Z" w:id="246">
            <w:rPr>
              <w:rFonts w:cs="Arial"/>
              <w:b/>
              <w:sz w:val="20"/>
              <w:szCs w:val="20"/>
            </w:rPr>
          </w:rPrChange>
        </w:rPr>
        <w:pPrChange w:author="Ayanda Monageng | Auto Fund" w:date="2026-03-02T14:34:00Z" w16du:dateUtc="2026-03-02T12:34:00Z" w:id="247">
          <w:pPr>
            <w:pStyle w:val="BowLevel3HeadingAltZ"/>
            <w:keepNext/>
            <w:numPr>
              <w:ilvl w:val="2"/>
              <w:numId w:val="51"/>
            </w:numPr>
            <w:tabs>
              <w:tab w:val="clear" w:pos="1134"/>
            </w:tabs>
            <w:suppressAutoHyphens w:val="0"/>
            <w:spacing w:after="240"/>
            <w:ind w:left="720" w:hanging="720"/>
            <w:jc w:val="both"/>
          </w:pPr>
        </w:pPrChange>
      </w:pPr>
      <w:ins w:author="Ayanda Monageng | Auto Fund" w:date="2026-03-02T14:34:00Z" w16du:dateUtc="2026-03-02T12:34:00Z" w:id="248">
        <w:r w:rsidRPr="004C1C69">
          <w:rPr>
            <w:rFonts w:cs="Arial"/>
            <w:b/>
            <w:sz w:val="20"/>
            <w:szCs w:val="20"/>
            <w:rPrChange w:author="Ayanda Monageng | Auto Fund" w:date="2026-03-02T14:35:00Z" w16du:dateUtc="2026-03-02T12:35:00Z" w:id="249">
              <w:rPr>
                <w:rFonts w:cs="Arial"/>
                <w:bCs/>
                <w:sz w:val="20"/>
                <w:szCs w:val="20"/>
              </w:rPr>
            </w:rPrChange>
          </w:rPr>
          <w:t>“</w:t>
        </w:r>
      </w:ins>
      <w:r w:rsidRPr="004C1C69" w:rsidR="00127241">
        <w:rPr>
          <w:rFonts w:cs="Arial"/>
          <w:b/>
          <w:sz w:val="20"/>
          <w:szCs w:val="20"/>
        </w:rPr>
        <w:t>Ford</w:t>
      </w:r>
      <w:ins w:author="Ayanda Monageng | Auto Fund" w:date="2026-03-02T14:34:00Z" w16du:dateUtc="2026-03-02T12:34:00Z" w:id="250">
        <w:r w:rsidRPr="004C1C69">
          <w:rPr>
            <w:rFonts w:cs="Arial"/>
            <w:b/>
            <w:sz w:val="20"/>
            <w:szCs w:val="20"/>
            <w:rPrChange w:author="Ayanda Monageng | Auto Fund" w:date="2026-03-02T14:35:00Z" w16du:dateUtc="2026-03-02T12:35:00Z" w:id="251">
              <w:rPr>
                <w:rFonts w:cs="Arial"/>
                <w:bCs/>
                <w:sz w:val="20"/>
                <w:szCs w:val="20"/>
              </w:rPr>
            </w:rPrChange>
          </w:rPr>
          <w:t>”</w:t>
        </w:r>
      </w:ins>
      <w:r w:rsidRPr="004C1C69" w:rsidR="00127241">
        <w:rPr>
          <w:rFonts w:cs="Arial"/>
          <w:bCs/>
          <w:sz w:val="20"/>
          <w:szCs w:val="20"/>
          <w:rPrChange w:author="Ayanda Monageng | Auto Fund" w:date="2026-03-02T14:34:00Z" w16du:dateUtc="2026-03-02T12:34:00Z" w:id="252">
            <w:rPr>
              <w:rFonts w:cs="Arial"/>
              <w:b/>
              <w:sz w:val="20"/>
              <w:szCs w:val="20"/>
            </w:rPr>
          </w:rPrChange>
        </w:rPr>
        <w:t xml:space="preserve"> </w:t>
      </w:r>
      <w:r w:rsidRPr="004C1C69" w:rsidR="00127241">
        <w:rPr>
          <w:rFonts w:cs="Arial"/>
          <w:bCs/>
          <w:sz w:val="20"/>
          <w:szCs w:val="20"/>
        </w:rPr>
        <w:t>means Ford Motor Company of Southern Africa (Manufacturing) Proprietary Limited, company registered in accordance with the laws of South Africa under registration number 1923/002555/07</w:t>
      </w:r>
      <w:r w:rsidRPr="004C1C69" w:rsidR="00E64DBF">
        <w:rPr>
          <w:rFonts w:cs="Arial"/>
          <w:bCs/>
          <w:sz w:val="20"/>
          <w:szCs w:val="20"/>
        </w:rPr>
        <w:t xml:space="preserve"> </w:t>
      </w:r>
      <w:r w:rsidRPr="004C1C69" w:rsidR="00E64DBF">
        <w:rPr>
          <w:rFonts w:cs="Arial"/>
          <w:bCs/>
          <w:sz w:val="20"/>
          <w:szCs w:val="20"/>
          <w:rPrChange w:author="Ayanda Monageng | Auto Fund" w:date="2026-03-02T14:34:00Z" w16du:dateUtc="2026-03-02T12:34:00Z" w:id="253">
            <w:rPr>
              <w:rFonts w:cs="Arial"/>
              <w:b/>
              <w:sz w:val="20"/>
              <w:szCs w:val="20"/>
              <w:highlight w:val="yellow"/>
            </w:rPr>
          </w:rPrChange>
        </w:rPr>
        <w:t>[</w:t>
      </w:r>
      <w:r w:rsidRPr="00A60FA9" w:rsidR="00E64DBF">
        <w:rPr>
          <w:rFonts w:cs="Arial"/>
          <w:bCs/>
          <w:sz w:val="20"/>
          <w:szCs w:val="20"/>
          <w:highlight w:val="yellow"/>
          <w:rPrChange w:author="Ayanda Monageng | Auto Fund" w:date="2026-03-02T14:50:00Z" w16du:dateUtc="2026-03-02T12:50:00Z" w:id="254">
            <w:rPr>
              <w:rFonts w:cs="Arial"/>
              <w:b/>
              <w:sz w:val="20"/>
              <w:szCs w:val="20"/>
              <w:highlight w:val="yellow"/>
            </w:rPr>
          </w:rPrChange>
        </w:rPr>
        <w:t>or insert the relevant name of the Championing OEM</w:t>
      </w:r>
      <w:r w:rsidRPr="004C1C69" w:rsidR="00E64DBF">
        <w:rPr>
          <w:rFonts w:cs="Arial"/>
          <w:bCs/>
          <w:sz w:val="20"/>
          <w:szCs w:val="20"/>
        </w:rPr>
        <w:t>]</w:t>
      </w:r>
      <w:r w:rsidRPr="004C1C69" w:rsidR="00127241">
        <w:rPr>
          <w:rFonts w:cs="Arial"/>
          <w:bCs/>
          <w:sz w:val="20"/>
          <w:szCs w:val="20"/>
        </w:rPr>
        <w:t>;</w:t>
      </w:r>
    </w:p>
    <w:p w:rsidRPr="004C1C69" w:rsidR="00127241" w:rsidRDefault="004C1C69" w14:paraId="5136011B" w14:textId="19263EA2">
      <w:pPr>
        <w:pStyle w:val="BowLevel3HeadingAltZ"/>
        <w:numPr>
          <w:ilvl w:val="2"/>
          <w:numId w:val="51"/>
        </w:numPr>
        <w:suppressAutoHyphens w:val="0"/>
        <w:spacing w:after="240"/>
        <w:ind w:left="2268" w:hanging="850"/>
        <w:jc w:val="both"/>
        <w:rPr>
          <w:rFonts w:cs="Arial"/>
          <w:bCs/>
          <w:sz w:val="20"/>
          <w:szCs w:val="20"/>
          <w:rPrChange w:author="Ayanda Monageng | Auto Fund" w:date="2026-03-02T14:34:00Z" w16du:dateUtc="2026-03-02T12:34:00Z" w:id="255">
            <w:rPr>
              <w:rFonts w:cs="Arial"/>
              <w:b/>
              <w:sz w:val="20"/>
              <w:szCs w:val="20"/>
            </w:rPr>
          </w:rPrChange>
        </w:rPr>
        <w:pPrChange w:author="Ayanda Monageng | Auto Fund" w:date="2026-03-02T14:34:00Z" w16du:dateUtc="2026-03-02T12:34:00Z" w:id="256">
          <w:pPr>
            <w:pStyle w:val="BowLevel3HeadingAltZ"/>
            <w:keepNext/>
            <w:numPr>
              <w:ilvl w:val="2"/>
              <w:numId w:val="51"/>
            </w:numPr>
            <w:tabs>
              <w:tab w:val="clear" w:pos="1134"/>
            </w:tabs>
            <w:suppressAutoHyphens w:val="0"/>
            <w:spacing w:after="240"/>
            <w:ind w:left="720" w:hanging="720"/>
            <w:jc w:val="both"/>
          </w:pPr>
        </w:pPrChange>
      </w:pPr>
      <w:bookmarkStart w:name="_Ref128399630" w:id="257"/>
      <w:ins w:author="Ayanda Monageng | Auto Fund" w:date="2026-03-02T14:34:00Z" w16du:dateUtc="2026-03-02T12:34:00Z" w:id="258">
        <w:r w:rsidRPr="004C1C69">
          <w:rPr>
            <w:rFonts w:cs="Arial"/>
            <w:b/>
            <w:sz w:val="20"/>
            <w:szCs w:val="20"/>
            <w:rPrChange w:author="Ayanda Monageng | Auto Fund" w:date="2026-03-02T14:35:00Z" w16du:dateUtc="2026-03-02T12:35:00Z" w:id="259">
              <w:rPr>
                <w:rFonts w:cs="Arial"/>
                <w:bCs/>
                <w:sz w:val="20"/>
                <w:szCs w:val="20"/>
              </w:rPr>
            </w:rPrChange>
          </w:rPr>
          <w:t>“</w:t>
        </w:r>
      </w:ins>
      <w:r w:rsidRPr="004C1C69" w:rsidR="00127241">
        <w:rPr>
          <w:rFonts w:cs="Arial"/>
          <w:b/>
          <w:sz w:val="20"/>
          <w:szCs w:val="20"/>
        </w:rPr>
        <w:t xml:space="preserve">Ford </w:t>
      </w:r>
      <w:r w:rsidRPr="004C1C69" w:rsidR="00E026C4">
        <w:rPr>
          <w:rFonts w:cs="Arial"/>
          <w:b/>
          <w:sz w:val="20"/>
          <w:szCs w:val="20"/>
        </w:rPr>
        <w:t xml:space="preserve">Support </w:t>
      </w:r>
      <w:r w:rsidRPr="004C1C69" w:rsidR="00127241">
        <w:rPr>
          <w:rFonts w:cs="Arial"/>
          <w:b/>
          <w:sz w:val="20"/>
          <w:szCs w:val="20"/>
        </w:rPr>
        <w:t>Letter</w:t>
      </w:r>
      <w:ins w:author="Ayanda Monageng | Auto Fund" w:date="2026-03-02T14:34:00Z" w16du:dateUtc="2026-03-02T12:34:00Z" w:id="260">
        <w:r w:rsidRPr="004C1C69">
          <w:rPr>
            <w:rFonts w:cs="Arial"/>
            <w:b/>
            <w:sz w:val="20"/>
            <w:szCs w:val="20"/>
            <w:rPrChange w:author="Ayanda Monageng | Auto Fund" w:date="2026-03-02T14:35:00Z" w16du:dateUtc="2026-03-02T12:35:00Z" w:id="261">
              <w:rPr>
                <w:rFonts w:cs="Arial"/>
                <w:bCs/>
                <w:sz w:val="20"/>
                <w:szCs w:val="20"/>
              </w:rPr>
            </w:rPrChange>
          </w:rPr>
          <w:t>”</w:t>
        </w:r>
      </w:ins>
      <w:r w:rsidRPr="004C1C69" w:rsidR="00127241">
        <w:rPr>
          <w:rFonts w:cs="Arial"/>
          <w:bCs/>
          <w:sz w:val="20"/>
          <w:szCs w:val="20"/>
          <w:rPrChange w:author="Ayanda Monageng | Auto Fund" w:date="2026-03-02T14:34:00Z" w16du:dateUtc="2026-03-02T12:34:00Z" w:id="262">
            <w:rPr>
              <w:rFonts w:cs="Arial"/>
              <w:b/>
              <w:sz w:val="20"/>
              <w:szCs w:val="20"/>
            </w:rPr>
          </w:rPrChange>
        </w:rPr>
        <w:t xml:space="preserve"> </w:t>
      </w:r>
      <w:r w:rsidRPr="004C1C69" w:rsidR="00127241">
        <w:rPr>
          <w:rFonts w:cs="Arial"/>
          <w:bCs/>
          <w:sz w:val="20"/>
          <w:szCs w:val="20"/>
        </w:rPr>
        <w:t xml:space="preserve">means a letter issued by Ford in terms of which </w:t>
      </w:r>
      <w:r w:rsidRPr="004C1C69" w:rsidR="00127241">
        <w:rPr>
          <w:rFonts w:cs="Arial"/>
          <w:bCs/>
          <w:sz w:val="20"/>
          <w:szCs w:val="20"/>
          <w:rPrChange w:author="Ayanda Monageng | Auto Fund" w:date="2026-03-02T14:34:00Z" w16du:dateUtc="2026-03-02T12:34:00Z" w:id="263">
            <w:rPr>
              <w:rFonts w:cs="Arial"/>
              <w:bCs/>
              <w:i/>
              <w:iCs/>
              <w:sz w:val="20"/>
              <w:szCs w:val="20"/>
            </w:rPr>
          </w:rPrChange>
        </w:rPr>
        <w:t>inter alia</w:t>
      </w:r>
      <w:r w:rsidRPr="004C1C69" w:rsidR="00127241">
        <w:rPr>
          <w:rFonts w:cs="Arial"/>
          <w:bCs/>
          <w:sz w:val="20"/>
          <w:szCs w:val="20"/>
        </w:rPr>
        <w:t xml:space="preserve"> Ford </w:t>
      </w:r>
      <w:r w:rsidRPr="004C1C69" w:rsidR="00E5491F">
        <w:rPr>
          <w:rFonts w:cs="Arial"/>
          <w:bCs/>
          <w:sz w:val="20"/>
          <w:szCs w:val="20"/>
        </w:rPr>
        <w:t xml:space="preserve">supports and/or </w:t>
      </w:r>
      <w:r w:rsidRPr="004C1C69" w:rsidR="00127241">
        <w:rPr>
          <w:rFonts w:cs="Arial"/>
          <w:bCs/>
          <w:sz w:val="20"/>
          <w:szCs w:val="20"/>
        </w:rPr>
        <w:t xml:space="preserve">commits to creating or influencing its suppliers (including its dealership network) to procure services and/or goods from the Borrower as part of enabling Ford to meet its market access requirements; </w:t>
      </w:r>
      <w:r w:rsidRPr="00A60FA9" w:rsidR="005F5CFA">
        <w:rPr>
          <w:rFonts w:cs="Arial"/>
          <w:bCs/>
          <w:sz w:val="20"/>
          <w:szCs w:val="20"/>
          <w:highlight w:val="yellow"/>
          <w:rPrChange w:author="Ayanda Monageng | Auto Fund" w:date="2026-03-02T14:50:00Z" w16du:dateUtc="2026-03-02T12:50:00Z" w:id="264">
            <w:rPr>
              <w:rFonts w:cs="Arial"/>
              <w:b/>
              <w:i/>
              <w:iCs/>
              <w:sz w:val="20"/>
              <w:szCs w:val="20"/>
              <w:highlight w:val="yellow"/>
            </w:rPr>
          </w:rPrChange>
        </w:rPr>
        <w:t xml:space="preserve">[ Drafting note: Make deletions/changes as may be necessary </w:t>
      </w:r>
      <w:del w:author="Ayanda Monageng | Auto Fund" w:date="2026-03-02T14:34:00Z" w16du:dateUtc="2026-03-02T12:34:00Z" w:id="265">
        <w:r w:rsidRPr="00A60FA9" w:rsidDel="004C1C69" w:rsidR="00C035AE">
          <w:rPr>
            <w:rFonts w:cs="Arial"/>
            <w:bCs/>
            <w:sz w:val="20"/>
            <w:szCs w:val="20"/>
            <w:highlight w:val="yellow"/>
            <w:rPrChange w:author="Ayanda Monageng | Auto Fund" w:date="2026-03-02T14:50:00Z" w16du:dateUtc="2026-03-02T12:50:00Z" w:id="266">
              <w:rPr>
                <w:rFonts w:cs="Arial"/>
                <w:b/>
                <w:i/>
                <w:iCs/>
                <w:sz w:val="20"/>
                <w:szCs w:val="20"/>
                <w:highlight w:val="yellow"/>
              </w:rPr>
            </w:rPrChange>
          </w:rPr>
          <w:delText>eg</w:delText>
        </w:r>
      </w:del>
      <w:ins w:author="Ayanda Monageng | Auto Fund" w:date="2026-03-02T14:34:00Z" w16du:dateUtc="2026-03-02T12:34:00Z" w:id="267">
        <w:r w:rsidRPr="00A60FA9">
          <w:rPr>
            <w:rFonts w:cs="Arial"/>
            <w:bCs/>
            <w:sz w:val="20"/>
            <w:szCs w:val="20"/>
            <w:highlight w:val="yellow"/>
            <w:rPrChange w:author="Ayanda Monageng | Auto Fund" w:date="2026-03-02T14:50:00Z" w16du:dateUtc="2026-03-02T12:50:00Z" w:id="268">
              <w:rPr>
                <w:rFonts w:cs="Arial"/>
                <w:bCs/>
                <w:sz w:val="20"/>
                <w:szCs w:val="20"/>
              </w:rPr>
            </w:rPrChange>
          </w:rPr>
          <w:t>e.g.</w:t>
        </w:r>
      </w:ins>
      <w:r w:rsidRPr="00A60FA9" w:rsidR="00C035AE">
        <w:rPr>
          <w:rFonts w:cs="Arial"/>
          <w:bCs/>
          <w:sz w:val="20"/>
          <w:szCs w:val="20"/>
          <w:highlight w:val="yellow"/>
          <w:rPrChange w:author="Ayanda Monageng | Auto Fund" w:date="2026-03-02T14:50:00Z" w16du:dateUtc="2026-03-02T12:50:00Z" w:id="269">
            <w:rPr>
              <w:rFonts w:cs="Arial"/>
              <w:b/>
              <w:i/>
              <w:iCs/>
              <w:sz w:val="20"/>
              <w:szCs w:val="20"/>
              <w:highlight w:val="yellow"/>
            </w:rPr>
          </w:rPrChange>
        </w:rPr>
        <w:t xml:space="preserve"> </w:t>
      </w:r>
      <w:r w:rsidRPr="00A60FA9" w:rsidR="00C035AE">
        <w:rPr>
          <w:rFonts w:cs="Arial"/>
          <w:bCs/>
          <w:sz w:val="20"/>
          <w:szCs w:val="20"/>
          <w:highlight w:val="yellow"/>
          <w:rPrChange w:author="Ayanda Monageng | Auto Fund" w:date="2026-03-02T14:50:00Z" w16du:dateUtc="2026-03-02T12:50:00Z" w:id="270">
            <w:rPr>
              <w:rFonts w:cs="Arial"/>
              <w:b/>
              <w:sz w:val="20"/>
              <w:szCs w:val="20"/>
              <w:highlight w:val="yellow"/>
            </w:rPr>
          </w:rPrChange>
        </w:rPr>
        <w:t xml:space="preserve">“Isuzu Agreement </w:t>
      </w:r>
      <w:r w:rsidRPr="00A60FA9" w:rsidR="00C035AE">
        <w:rPr>
          <w:rFonts w:cs="Arial"/>
          <w:bCs/>
          <w:sz w:val="20"/>
          <w:szCs w:val="20"/>
          <w:highlight w:val="yellow"/>
        </w:rPr>
        <w:t>means an agreement concluded or to be concluded between Isuzu and the Borrower governing the relationship between Isuzu and the Borrower in terms of which, amongst others, the lender renders or supply products and/or goods to Isuzu on the terms and conditions contained therein</w:t>
      </w:r>
      <w:r w:rsidRPr="00A60FA9" w:rsidR="00C035AE">
        <w:rPr>
          <w:rFonts w:cs="Arial"/>
          <w:bCs/>
          <w:sz w:val="20"/>
          <w:szCs w:val="20"/>
          <w:highlight w:val="yellow"/>
          <w:rPrChange w:author="Ayanda Monageng | Auto Fund" w:date="2026-03-02T14:50:00Z" w16du:dateUtc="2026-03-02T12:50:00Z" w:id="271">
            <w:rPr>
              <w:rFonts w:cs="Arial"/>
              <w:bCs/>
              <w:sz w:val="20"/>
              <w:szCs w:val="20"/>
            </w:rPr>
          </w:rPrChange>
        </w:rPr>
        <w:t>;</w:t>
      </w:r>
      <w:r w:rsidRPr="004C1C69" w:rsidR="00C035AE">
        <w:rPr>
          <w:rFonts w:cs="Arial"/>
          <w:bCs/>
          <w:sz w:val="20"/>
          <w:szCs w:val="20"/>
        </w:rPr>
        <w:t xml:space="preserve"> </w:t>
      </w:r>
      <w:r w:rsidRPr="004C1C69" w:rsidR="005F5CFA">
        <w:rPr>
          <w:rFonts w:cs="Arial"/>
          <w:bCs/>
          <w:sz w:val="20"/>
          <w:szCs w:val="20"/>
          <w:rPrChange w:author="Ayanda Monageng | Auto Fund" w:date="2026-03-02T14:34:00Z" w16du:dateUtc="2026-03-02T12:34:00Z" w:id="272">
            <w:rPr>
              <w:rFonts w:cs="Arial"/>
              <w:b/>
              <w:i/>
              <w:iCs/>
              <w:sz w:val="20"/>
              <w:szCs w:val="20"/>
              <w:highlight w:val="yellow"/>
            </w:rPr>
          </w:rPrChange>
        </w:rPr>
        <w:t xml:space="preserve"> ]</w:t>
      </w:r>
      <w:bookmarkEnd w:id="257"/>
    </w:p>
    <w:p w:rsidRPr="004C1C69" w:rsidR="002F3B19" w:rsidRDefault="004C1C69" w14:paraId="14500CAF" w14:textId="24ED06FC">
      <w:pPr>
        <w:pStyle w:val="BowLevel3HeadingAltZ"/>
        <w:numPr>
          <w:ilvl w:val="2"/>
          <w:numId w:val="51"/>
        </w:numPr>
        <w:suppressAutoHyphens w:val="0"/>
        <w:spacing w:after="240"/>
        <w:ind w:left="2268" w:hanging="850"/>
        <w:jc w:val="both"/>
        <w:rPr>
          <w:rFonts w:cs="Arial"/>
          <w:bCs/>
          <w:sz w:val="20"/>
          <w:szCs w:val="20"/>
          <w:rPrChange w:author="Ayanda Monageng | Auto Fund" w:date="2026-03-02T14:35:00Z" w16du:dateUtc="2026-03-02T12:35:00Z" w:id="273">
            <w:rPr>
              <w:rFonts w:cs="Arial"/>
              <w:b/>
              <w:sz w:val="20"/>
              <w:szCs w:val="20"/>
            </w:rPr>
          </w:rPrChange>
        </w:rPr>
        <w:pPrChange w:author="Ayanda Monageng | Auto Fund" w:date="2026-03-02T14:35:00Z" w16du:dateUtc="2026-03-02T12:35:00Z" w:id="274">
          <w:pPr>
            <w:pStyle w:val="BowLevel3HeadingAltZ"/>
            <w:numPr>
              <w:ilvl w:val="2"/>
              <w:numId w:val="51"/>
            </w:numPr>
            <w:tabs>
              <w:tab w:val="clear" w:pos="1134"/>
            </w:tabs>
            <w:suppressAutoHyphens w:val="0"/>
            <w:spacing w:after="240"/>
            <w:ind w:left="720" w:hanging="720"/>
            <w:jc w:val="both"/>
          </w:pPr>
        </w:pPrChange>
      </w:pPr>
      <w:ins w:author="Ayanda Monageng | Auto Fund" w:date="2026-03-02T14:35:00Z" w16du:dateUtc="2026-03-02T12:35:00Z" w:id="275">
        <w:r w:rsidRPr="004C1C69">
          <w:rPr>
            <w:rFonts w:cs="Arial"/>
            <w:b/>
            <w:sz w:val="20"/>
            <w:szCs w:val="20"/>
            <w:rPrChange w:author="Ayanda Monageng | Auto Fund" w:date="2026-03-02T14:35:00Z" w16du:dateUtc="2026-03-02T12:35:00Z" w:id="276">
              <w:rPr>
                <w:rFonts w:cs="Arial"/>
                <w:bCs/>
                <w:sz w:val="20"/>
                <w:szCs w:val="20"/>
              </w:rPr>
            </w:rPrChange>
          </w:rPr>
          <w:t>“</w:t>
        </w:r>
      </w:ins>
      <w:r w:rsidRPr="004C1C69" w:rsidR="002F3B19">
        <w:rPr>
          <w:rFonts w:cs="Arial"/>
          <w:b/>
          <w:sz w:val="20"/>
          <w:szCs w:val="20"/>
        </w:rPr>
        <w:t>Funding Documents</w:t>
      </w:r>
      <w:ins w:author="Ayanda Monageng | Auto Fund" w:date="2026-03-02T14:35:00Z" w16du:dateUtc="2026-03-02T12:35:00Z" w:id="277">
        <w:r w:rsidRPr="004C1C69">
          <w:rPr>
            <w:rFonts w:cs="Arial"/>
            <w:b/>
            <w:sz w:val="20"/>
            <w:szCs w:val="20"/>
            <w:rPrChange w:author="Ayanda Monageng | Auto Fund" w:date="2026-03-02T14:35:00Z" w16du:dateUtc="2026-03-02T12:35:00Z" w:id="278">
              <w:rPr>
                <w:rFonts w:cs="Arial"/>
                <w:bCs/>
                <w:sz w:val="20"/>
                <w:szCs w:val="20"/>
              </w:rPr>
            </w:rPrChange>
          </w:rPr>
          <w:t>”</w:t>
        </w:r>
      </w:ins>
      <w:r w:rsidRPr="004C1C69" w:rsidR="002F3B19">
        <w:rPr>
          <w:rFonts w:cs="Arial"/>
          <w:bCs/>
          <w:sz w:val="20"/>
          <w:szCs w:val="20"/>
          <w:rPrChange w:author="Ayanda Monageng | Auto Fund" w:date="2026-03-02T14:35:00Z" w16du:dateUtc="2026-03-02T12:35:00Z" w:id="279">
            <w:rPr>
              <w:rFonts w:cs="Arial"/>
              <w:b/>
              <w:sz w:val="20"/>
              <w:szCs w:val="20"/>
            </w:rPr>
          </w:rPrChange>
        </w:rPr>
        <w:t xml:space="preserve"> </w:t>
      </w:r>
      <w:r w:rsidRPr="004C1C69" w:rsidR="002F3B19">
        <w:rPr>
          <w:rFonts w:cs="Arial"/>
          <w:bCs/>
          <w:sz w:val="20"/>
          <w:szCs w:val="20"/>
        </w:rPr>
        <w:t>means collectively, or separately and individually depending on the context – [</w:t>
      </w:r>
      <w:r w:rsidRPr="004C1C69" w:rsidR="002F3B19">
        <w:rPr>
          <w:rFonts w:cs="Arial"/>
          <w:bCs/>
          <w:sz w:val="20"/>
          <w:szCs w:val="20"/>
          <w:highlight w:val="yellow"/>
          <w:rPrChange w:author="Ayanda Monageng | Auto Fund" w:date="2026-03-02T14:35:00Z" w16du:dateUtc="2026-03-02T12:35:00Z" w:id="280">
            <w:rPr>
              <w:rFonts w:cs="Arial"/>
              <w:b/>
              <w:i/>
              <w:iCs/>
              <w:sz w:val="20"/>
              <w:szCs w:val="20"/>
              <w:highlight w:val="yellow"/>
            </w:rPr>
          </w:rPrChange>
        </w:rPr>
        <w:t>Drafting note: Adjust the below accordingly depending on security to be provide.</w:t>
      </w:r>
      <w:r w:rsidRPr="004C1C69" w:rsidR="002F3B19">
        <w:rPr>
          <w:rFonts w:cs="Arial"/>
          <w:bCs/>
          <w:sz w:val="20"/>
          <w:szCs w:val="20"/>
          <w:rPrChange w:author="Ayanda Monageng | Auto Fund" w:date="2026-03-02T14:35:00Z" w16du:dateUtc="2026-03-02T12:35:00Z" w:id="281">
            <w:rPr>
              <w:rFonts w:cs="Arial"/>
              <w:b/>
              <w:i/>
              <w:iCs/>
              <w:sz w:val="20"/>
              <w:szCs w:val="20"/>
            </w:rPr>
          </w:rPrChange>
        </w:rPr>
        <w:t>]</w:t>
      </w:r>
    </w:p>
    <w:p w:rsidRPr="004C1C69" w:rsidR="002F3B19" w:rsidRDefault="002F3B19" w14:paraId="5E0344ED" w14:textId="77777777">
      <w:pPr>
        <w:pStyle w:val="Clause9Sub"/>
        <w:numPr>
          <w:ilvl w:val="3"/>
          <w:numId w:val="51"/>
        </w:numPr>
        <w:spacing w:line="240" w:lineRule="auto"/>
        <w:ind w:left="3261" w:hanging="993"/>
        <w:rPr>
          <w:rFonts w:cs="Arial"/>
          <w:bCs/>
          <w:rPrChange w:author="Ayanda Monageng | Auto Fund" w:date="2026-03-02T14:35:00Z" w16du:dateUtc="2026-03-02T12:35:00Z" w:id="282">
            <w:rPr>
              <w:rFonts w:cs="Arial"/>
              <w:lang w:val="en-ZA"/>
            </w:rPr>
          </w:rPrChange>
        </w:rPr>
        <w:pPrChange w:author="Ayanda Monageng | Auto Fund" w:date="2026-03-02T14:35:00Z" w16du:dateUtc="2026-03-02T12:35:00Z" w:id="283">
          <w:pPr>
            <w:pStyle w:val="Clause9Sub"/>
            <w:numPr>
              <w:ilvl w:val="3"/>
              <w:numId w:val="51"/>
            </w:numPr>
            <w:spacing w:line="240" w:lineRule="auto"/>
            <w:ind w:left="1418" w:hanging="1418"/>
          </w:pPr>
        </w:pPrChange>
      </w:pPr>
      <w:r w:rsidRPr="004C1C69">
        <w:rPr>
          <w:rFonts w:cs="Arial"/>
          <w:bCs/>
          <w:rPrChange w:author="Ayanda Monageng | Auto Fund" w:date="2026-03-02T14:35:00Z" w16du:dateUtc="2026-03-02T12:35:00Z" w:id="284">
            <w:rPr>
              <w:rFonts w:cs="Arial"/>
              <w:lang w:val="en-ZA"/>
            </w:rPr>
          </w:rPrChange>
        </w:rPr>
        <w:t>this Agreement;</w:t>
      </w:r>
    </w:p>
    <w:p w:rsidRPr="004C1C69" w:rsidR="002F3B19" w:rsidRDefault="002F3B19" w14:paraId="3E783082" w14:textId="77777777">
      <w:pPr>
        <w:pStyle w:val="Clause9Sub"/>
        <w:numPr>
          <w:ilvl w:val="3"/>
          <w:numId w:val="51"/>
        </w:numPr>
        <w:spacing w:line="240" w:lineRule="auto"/>
        <w:ind w:left="3261" w:hanging="993"/>
        <w:rPr>
          <w:rFonts w:cs="Arial"/>
          <w:bCs/>
          <w:rPrChange w:author="Ayanda Monageng | Auto Fund" w:date="2026-03-02T14:35:00Z" w16du:dateUtc="2026-03-02T12:35:00Z" w:id="285">
            <w:rPr>
              <w:rFonts w:cs="Arial"/>
              <w:lang w:val="en-ZA"/>
            </w:rPr>
          </w:rPrChange>
        </w:rPr>
        <w:pPrChange w:author="Ayanda Monageng | Auto Fund" w:date="2026-03-02T14:35:00Z" w16du:dateUtc="2026-03-02T12:35:00Z" w:id="286">
          <w:pPr>
            <w:pStyle w:val="Clause9Sub"/>
            <w:numPr>
              <w:ilvl w:val="3"/>
              <w:numId w:val="51"/>
            </w:numPr>
            <w:spacing w:line="240" w:lineRule="auto"/>
            <w:ind w:left="1418" w:hanging="1418"/>
          </w:pPr>
        </w:pPrChange>
      </w:pPr>
      <w:r w:rsidRPr="004C1C69">
        <w:rPr>
          <w:rFonts w:cs="Arial"/>
          <w:bCs/>
          <w:rPrChange w:author="Ayanda Monageng | Auto Fund" w:date="2026-03-02T14:35:00Z" w16du:dateUtc="2026-03-02T12:35:00Z" w:id="287">
            <w:rPr>
              <w:rFonts w:cs="Arial"/>
              <w:lang w:val="en-ZA"/>
            </w:rPr>
          </w:rPrChange>
        </w:rPr>
        <w:t>the Deed of Cession of Book Debts;</w:t>
      </w:r>
    </w:p>
    <w:p w:rsidRPr="004C1C69" w:rsidR="002F3B19" w:rsidRDefault="002F3B19" w14:paraId="23E9C119" w14:textId="77777777">
      <w:pPr>
        <w:pStyle w:val="Clause9Sub"/>
        <w:numPr>
          <w:ilvl w:val="3"/>
          <w:numId w:val="51"/>
        </w:numPr>
        <w:spacing w:line="240" w:lineRule="auto"/>
        <w:ind w:left="3261" w:hanging="993"/>
        <w:rPr>
          <w:rFonts w:cs="Arial"/>
          <w:bCs/>
          <w:rPrChange w:author="Ayanda Monageng | Auto Fund" w:date="2026-03-02T14:35:00Z" w16du:dateUtc="2026-03-02T12:35:00Z" w:id="288">
            <w:rPr>
              <w:rFonts w:cs="Arial"/>
              <w:lang w:val="en-ZA"/>
            </w:rPr>
          </w:rPrChange>
        </w:rPr>
        <w:pPrChange w:author="Ayanda Monageng | Auto Fund" w:date="2026-03-02T14:35:00Z" w16du:dateUtc="2026-03-02T12:35:00Z" w:id="289">
          <w:pPr>
            <w:pStyle w:val="Clause9Sub"/>
            <w:numPr>
              <w:ilvl w:val="3"/>
              <w:numId w:val="51"/>
            </w:numPr>
            <w:spacing w:line="240" w:lineRule="auto"/>
            <w:ind w:left="1418" w:hanging="1418"/>
          </w:pPr>
        </w:pPrChange>
      </w:pPr>
      <w:r w:rsidRPr="004C1C69">
        <w:rPr>
          <w:rFonts w:cs="Arial"/>
          <w:bCs/>
          <w:rPrChange w:author="Ayanda Monageng | Auto Fund" w:date="2026-03-02T14:35:00Z" w16du:dateUtc="2026-03-02T12:35:00Z" w:id="290">
            <w:rPr>
              <w:rFonts w:cs="Arial"/>
              <w:lang w:val="en-ZA"/>
            </w:rPr>
          </w:rPrChange>
        </w:rPr>
        <w:t>the Deed of Pledge;</w:t>
      </w:r>
    </w:p>
    <w:p w:rsidRPr="004C1C69" w:rsidR="00F014F3" w:rsidRDefault="002F3B19" w14:paraId="799B1800" w14:textId="77777777">
      <w:pPr>
        <w:pStyle w:val="Clause9Sub"/>
        <w:numPr>
          <w:ilvl w:val="3"/>
          <w:numId w:val="51"/>
        </w:numPr>
        <w:spacing w:line="240" w:lineRule="auto"/>
        <w:ind w:left="3261" w:hanging="993"/>
        <w:rPr>
          <w:rFonts w:cs="Arial"/>
          <w:bCs/>
          <w:rPrChange w:author="Ayanda Monageng | Auto Fund" w:date="2026-03-02T14:35:00Z" w16du:dateUtc="2026-03-02T12:35:00Z" w:id="291">
            <w:rPr>
              <w:rFonts w:cs="Arial"/>
              <w:lang w:val="en-ZA"/>
            </w:rPr>
          </w:rPrChange>
        </w:rPr>
        <w:pPrChange w:author="Ayanda Monageng | Auto Fund" w:date="2026-03-02T14:35:00Z" w16du:dateUtc="2026-03-02T12:35:00Z" w:id="292">
          <w:pPr>
            <w:pStyle w:val="Clause9Sub"/>
            <w:numPr>
              <w:ilvl w:val="3"/>
              <w:numId w:val="51"/>
            </w:numPr>
            <w:spacing w:line="240" w:lineRule="auto"/>
            <w:ind w:left="1418" w:hanging="1418"/>
          </w:pPr>
        </w:pPrChange>
      </w:pPr>
      <w:r w:rsidRPr="004C1C69">
        <w:rPr>
          <w:rFonts w:cs="Arial"/>
          <w:bCs/>
          <w:rPrChange w:author="Ayanda Monageng | Auto Fund" w:date="2026-03-02T14:35:00Z" w16du:dateUtc="2026-03-02T12:35:00Z" w:id="293">
            <w:rPr>
              <w:rFonts w:cs="Arial"/>
              <w:lang w:val="en-ZA"/>
            </w:rPr>
          </w:rPrChange>
        </w:rPr>
        <w:t xml:space="preserve">the General Notarial Bond;  </w:t>
      </w:r>
    </w:p>
    <w:p w:rsidRPr="004C1C69" w:rsidR="002F3B19" w:rsidRDefault="00F014F3" w14:paraId="59A195B3" w14:textId="2BB753FD">
      <w:pPr>
        <w:pStyle w:val="Clause9Sub"/>
        <w:numPr>
          <w:ilvl w:val="3"/>
          <w:numId w:val="51"/>
        </w:numPr>
        <w:spacing w:line="240" w:lineRule="auto"/>
        <w:ind w:left="3261" w:hanging="993"/>
        <w:rPr>
          <w:rFonts w:cs="Arial"/>
          <w:bCs/>
          <w:rPrChange w:author="Ayanda Monageng | Auto Fund" w:date="2026-03-02T14:35:00Z" w16du:dateUtc="2026-03-02T12:35:00Z" w:id="294">
            <w:rPr>
              <w:rFonts w:cs="Arial"/>
              <w:lang w:val="en-ZA"/>
            </w:rPr>
          </w:rPrChange>
        </w:rPr>
        <w:pPrChange w:author="Ayanda Monageng | Auto Fund" w:date="2026-03-02T14:35:00Z" w16du:dateUtc="2026-03-02T12:35:00Z" w:id="295">
          <w:pPr>
            <w:pStyle w:val="Clause9Sub"/>
            <w:numPr>
              <w:ilvl w:val="3"/>
              <w:numId w:val="51"/>
            </w:numPr>
            <w:spacing w:line="240" w:lineRule="auto"/>
            <w:ind w:left="1418" w:hanging="1418"/>
          </w:pPr>
        </w:pPrChange>
      </w:pPr>
      <w:r w:rsidRPr="004C1C69">
        <w:rPr>
          <w:rFonts w:cs="Arial"/>
          <w:bCs/>
          <w:rPrChange w:author="Ayanda Monageng | Auto Fund" w:date="2026-03-02T14:35:00Z" w16du:dateUtc="2026-03-02T12:35:00Z" w:id="296">
            <w:rPr>
              <w:rFonts w:cs="Arial"/>
              <w:lang w:val="en-ZA"/>
            </w:rPr>
          </w:rPrChange>
        </w:rPr>
        <w:t xml:space="preserve">the Guarantee; </w:t>
      </w:r>
      <w:del w:author="Ayanda Monageng | Auto Fund" w:date="2026-03-02T14:36:00Z" w16du:dateUtc="2026-03-02T12:36:00Z" w:id="297">
        <w:r w:rsidRPr="004C1C69" w:rsidDel="004C1C69">
          <w:rPr>
            <w:rFonts w:cs="Arial"/>
            <w:bCs/>
            <w:rPrChange w:author="Ayanda Monageng | Auto Fund" w:date="2026-03-02T14:35:00Z" w16du:dateUtc="2026-03-02T12:35:00Z" w:id="298">
              <w:rPr>
                <w:rFonts w:cs="Arial"/>
                <w:lang w:val="en-ZA"/>
              </w:rPr>
            </w:rPrChange>
          </w:rPr>
          <w:delText xml:space="preserve"> </w:delText>
        </w:r>
      </w:del>
      <w:r w:rsidRPr="004C1C69">
        <w:rPr>
          <w:rFonts w:cs="Arial"/>
          <w:bCs/>
          <w:rPrChange w:author="Ayanda Monageng | Auto Fund" w:date="2026-03-02T14:35:00Z" w16du:dateUtc="2026-03-02T12:35:00Z" w:id="299">
            <w:rPr>
              <w:rFonts w:cs="Arial"/>
              <w:lang w:val="en-ZA"/>
            </w:rPr>
          </w:rPrChange>
        </w:rPr>
        <w:t xml:space="preserve"> </w:t>
      </w:r>
      <w:r w:rsidRPr="004C1C69" w:rsidR="002F3B19">
        <w:rPr>
          <w:rFonts w:cs="Arial"/>
          <w:bCs/>
          <w:rPrChange w:author="Ayanda Monageng | Auto Fund" w:date="2026-03-02T14:35:00Z" w16du:dateUtc="2026-03-02T12:35:00Z" w:id="300">
            <w:rPr>
              <w:rFonts w:cs="Arial"/>
              <w:lang w:val="en-ZA"/>
            </w:rPr>
          </w:rPrChange>
        </w:rPr>
        <w:t xml:space="preserve">and </w:t>
      </w:r>
    </w:p>
    <w:p w:rsidRPr="004C1C69" w:rsidR="002F3B19" w:rsidRDefault="002F3B19" w14:paraId="26F8E805" w14:textId="77777777">
      <w:pPr>
        <w:pStyle w:val="Clause9Sub"/>
        <w:numPr>
          <w:ilvl w:val="3"/>
          <w:numId w:val="51"/>
        </w:numPr>
        <w:spacing w:line="240" w:lineRule="auto"/>
        <w:ind w:left="3261" w:hanging="993"/>
        <w:rPr>
          <w:rFonts w:cs="Arial"/>
          <w:bCs/>
          <w:rPrChange w:author="Ayanda Monageng | Auto Fund" w:date="2026-03-02T14:35:00Z" w16du:dateUtc="2026-03-02T12:35:00Z" w:id="301">
            <w:rPr>
              <w:rFonts w:cs="Arial"/>
              <w:lang w:val="en-ZA"/>
            </w:rPr>
          </w:rPrChange>
        </w:rPr>
        <w:pPrChange w:author="Ayanda Monageng | Auto Fund" w:date="2026-03-02T14:35:00Z" w16du:dateUtc="2026-03-02T12:35:00Z" w:id="302">
          <w:pPr>
            <w:pStyle w:val="Clause9Sub"/>
            <w:numPr>
              <w:ilvl w:val="3"/>
              <w:numId w:val="51"/>
            </w:numPr>
            <w:spacing w:line="240" w:lineRule="auto"/>
            <w:ind w:left="1418" w:hanging="1418"/>
          </w:pPr>
        </w:pPrChange>
      </w:pPr>
      <w:r w:rsidRPr="004C1C69">
        <w:rPr>
          <w:rFonts w:cs="Arial"/>
          <w:bCs/>
          <w:rPrChange w:author="Ayanda Monageng | Auto Fund" w:date="2026-03-02T14:35:00Z" w16du:dateUtc="2026-03-02T12:35:00Z" w:id="303">
            <w:rPr>
              <w:rFonts w:cs="Arial"/>
              <w:lang w:val="en-ZA"/>
            </w:rPr>
          </w:rPrChange>
        </w:rPr>
        <w:t>the Suretyship;</w:t>
      </w:r>
    </w:p>
    <w:p w:rsidRPr="0084215A" w:rsidR="007C0947" w:rsidRDefault="00E46948" w14:paraId="36BF1E8B" w14:textId="371FFC9C">
      <w:pPr>
        <w:pStyle w:val="BowLevel3HeadingAltZ"/>
        <w:numPr>
          <w:ilvl w:val="2"/>
          <w:numId w:val="51"/>
        </w:numPr>
        <w:suppressAutoHyphens w:val="0"/>
        <w:spacing w:after="240"/>
        <w:ind w:left="2268" w:hanging="850"/>
        <w:jc w:val="both"/>
        <w:rPr>
          <w:rFonts w:cs="Arial"/>
          <w:bCs/>
          <w:sz w:val="20"/>
          <w:szCs w:val="20"/>
          <w:rPrChange w:author="Ayanda Monageng | Auto Fund" w:date="2026-03-02T14:37:00Z" w16du:dateUtc="2026-03-02T12:37:00Z" w:id="304">
            <w:rPr>
              <w:rFonts w:cs="Arial"/>
              <w:b/>
              <w:sz w:val="20"/>
              <w:szCs w:val="20"/>
            </w:rPr>
          </w:rPrChange>
        </w:rPr>
        <w:pPrChange w:author="Ayanda Monageng | Auto Fund" w:date="2026-03-02T14:36:00Z" w16du:dateUtc="2026-03-02T12:36:00Z" w:id="305">
          <w:pPr>
            <w:pStyle w:val="BowLevel3HeadingAltZ"/>
            <w:numPr>
              <w:ilvl w:val="2"/>
              <w:numId w:val="51"/>
            </w:numPr>
            <w:tabs>
              <w:tab w:val="clear" w:pos="1134"/>
            </w:tabs>
            <w:suppressAutoHyphens w:val="0"/>
            <w:spacing w:after="240"/>
            <w:ind w:left="720" w:hanging="720"/>
            <w:jc w:val="both"/>
          </w:pPr>
        </w:pPrChange>
      </w:pPr>
      <w:ins w:author="Ayanda Monageng | Auto Fund" w:date="2026-03-02T14:47:00Z" w16du:dateUtc="2026-03-02T12:47:00Z" w:id="306">
        <w:r w:rsidRPr="00E46948">
          <w:rPr>
            <w:rFonts w:cs="Arial"/>
            <w:b/>
            <w:sz w:val="20"/>
            <w:szCs w:val="20"/>
            <w:rPrChange w:author="Ayanda Monageng | Auto Fund" w:date="2026-03-02T14:47:00Z" w16du:dateUtc="2026-03-02T12:47:00Z" w:id="307">
              <w:rPr>
                <w:rFonts w:cs="Arial"/>
                <w:bCs/>
                <w:sz w:val="20"/>
                <w:szCs w:val="20"/>
              </w:rPr>
            </w:rPrChange>
          </w:rPr>
          <w:t>“</w:t>
        </w:r>
      </w:ins>
      <w:r w:rsidRPr="00E46948" w:rsidR="007C0947">
        <w:rPr>
          <w:rFonts w:cs="Arial"/>
          <w:b/>
          <w:sz w:val="20"/>
          <w:szCs w:val="20"/>
        </w:rPr>
        <w:t>General Notarial Bond</w:t>
      </w:r>
      <w:ins w:author="Ayanda Monageng | Auto Fund" w:date="2026-03-02T14:47:00Z" w16du:dateUtc="2026-03-02T12:47:00Z" w:id="308">
        <w:r w:rsidRPr="00E46948">
          <w:rPr>
            <w:rFonts w:cs="Arial"/>
            <w:b/>
            <w:sz w:val="20"/>
            <w:szCs w:val="20"/>
            <w:rPrChange w:author="Ayanda Monageng | Auto Fund" w:date="2026-03-02T14:47:00Z" w16du:dateUtc="2026-03-02T12:47:00Z" w:id="309">
              <w:rPr>
                <w:rFonts w:cs="Arial"/>
                <w:bCs/>
                <w:sz w:val="20"/>
                <w:szCs w:val="20"/>
              </w:rPr>
            </w:rPrChange>
          </w:rPr>
          <w:t>”</w:t>
        </w:r>
      </w:ins>
      <w:r w:rsidRPr="0084215A" w:rsidR="007C0947">
        <w:rPr>
          <w:rFonts w:cs="Arial"/>
          <w:bCs/>
          <w:sz w:val="20"/>
          <w:szCs w:val="20"/>
          <w:rPrChange w:author="Ayanda Monageng | Auto Fund" w:date="2026-03-02T14:37:00Z" w16du:dateUtc="2026-03-02T12:37:00Z" w:id="310">
            <w:rPr>
              <w:rFonts w:cs="Arial"/>
              <w:b/>
              <w:sz w:val="20"/>
              <w:szCs w:val="20"/>
            </w:rPr>
          </w:rPrChange>
        </w:rPr>
        <w:t xml:space="preserve"> </w:t>
      </w:r>
      <w:r w:rsidRPr="0084215A" w:rsidR="007C0947">
        <w:rPr>
          <w:rFonts w:cs="Arial"/>
          <w:bCs/>
          <w:sz w:val="20"/>
          <w:szCs w:val="20"/>
        </w:rPr>
        <w:t>means a general notarial bond to be registered in favour of the Lender over the Assets of the Borrower in an amount totalling</w:t>
      </w:r>
      <w:r w:rsidRPr="0084215A" w:rsidR="00784797">
        <w:rPr>
          <w:rFonts w:cs="Arial"/>
          <w:bCs/>
          <w:sz w:val="20"/>
          <w:szCs w:val="20"/>
        </w:rPr>
        <w:t xml:space="preserve"> </w:t>
      </w:r>
      <w:r w:rsidRPr="0084215A" w:rsidR="002E68B2">
        <w:rPr>
          <w:rFonts w:cs="Arial"/>
          <w:bCs/>
          <w:sz w:val="20"/>
          <w:szCs w:val="20"/>
        </w:rPr>
        <w:t>R</w:t>
      </w:r>
      <w:r w:rsidRPr="0084215A" w:rsidR="002E68B2">
        <w:rPr>
          <w:rFonts w:cs="Arial"/>
          <w:bCs/>
          <w:sz w:val="20"/>
          <w:szCs w:val="20"/>
          <w:rPrChange w:author="Ayanda Monageng | Auto Fund" w:date="2026-03-02T14:37:00Z" w16du:dateUtc="2026-03-02T12:37:00Z" w:id="311">
            <w:rPr>
              <w:rFonts w:cs="Arial"/>
              <w:b/>
              <w:bCs/>
              <w:sz w:val="20"/>
              <w:szCs w:val="20"/>
              <w:highlight w:val="yellow"/>
            </w:rPr>
          </w:rPrChange>
        </w:rPr>
        <w:t>[</w:t>
      </w:r>
      <w:r w:rsidRPr="00A44183" w:rsidR="002E68B2">
        <w:rPr>
          <w:rFonts w:cs="Arial"/>
          <w:bCs/>
          <w:sz w:val="20"/>
          <w:szCs w:val="20"/>
          <w:highlight w:val="yellow"/>
          <w:rPrChange w:author="Ayanda Monageng | Auto Fund" w:date="2026-03-02T14:51:00Z" w16du:dateUtc="2026-03-02T12:51:00Z" w:id="312">
            <w:rPr>
              <w:rFonts w:cs="Arial"/>
              <w:b/>
              <w:bCs/>
              <w:sz w:val="20"/>
              <w:szCs w:val="20"/>
              <w:highlight w:val="yellow"/>
            </w:rPr>
          </w:rPrChange>
        </w:rPr>
        <w:t>Insert applicable figure</w:t>
      </w:r>
      <w:r w:rsidRPr="0084215A" w:rsidR="002E68B2">
        <w:rPr>
          <w:rFonts w:cs="Arial"/>
          <w:bCs/>
          <w:sz w:val="20"/>
          <w:szCs w:val="20"/>
          <w:rPrChange w:author="Ayanda Monageng | Auto Fund" w:date="2026-03-02T14:37:00Z" w16du:dateUtc="2026-03-02T12:37:00Z" w:id="313">
            <w:rPr>
              <w:rFonts w:cs="Arial"/>
              <w:b/>
              <w:bCs/>
              <w:sz w:val="20"/>
              <w:szCs w:val="20"/>
              <w:highlight w:val="yellow"/>
            </w:rPr>
          </w:rPrChange>
        </w:rPr>
        <w:t>]</w:t>
      </w:r>
      <w:r w:rsidRPr="0084215A" w:rsidR="002E68B2">
        <w:rPr>
          <w:rFonts w:cs="Arial"/>
          <w:bCs/>
          <w:sz w:val="20"/>
          <w:szCs w:val="20"/>
        </w:rPr>
        <w:t xml:space="preserve"> (</w:t>
      </w:r>
      <w:r w:rsidRPr="0084215A" w:rsidR="002E68B2">
        <w:rPr>
          <w:rFonts w:cs="Arial"/>
          <w:bCs/>
          <w:sz w:val="20"/>
          <w:szCs w:val="20"/>
          <w:rPrChange w:author="Ayanda Monageng | Auto Fund" w:date="2026-03-02T14:37:00Z" w16du:dateUtc="2026-03-02T12:37:00Z" w:id="314">
            <w:rPr>
              <w:rFonts w:cs="Arial"/>
              <w:b/>
              <w:bCs/>
              <w:sz w:val="20"/>
              <w:szCs w:val="20"/>
              <w:highlight w:val="yellow"/>
            </w:rPr>
          </w:rPrChange>
        </w:rPr>
        <w:t>[insert figure in words]</w:t>
      </w:r>
      <w:r w:rsidRPr="0084215A" w:rsidR="002E68B2">
        <w:rPr>
          <w:rFonts w:cs="Arial"/>
          <w:bCs/>
          <w:sz w:val="20"/>
          <w:szCs w:val="20"/>
          <w:rPrChange w:author="Ayanda Monageng | Auto Fund" w:date="2026-03-02T14:37:00Z" w16du:dateUtc="2026-03-02T12:37:00Z" w:id="315">
            <w:rPr>
              <w:rFonts w:cs="Arial"/>
              <w:b/>
              <w:sz w:val="20"/>
              <w:szCs w:val="20"/>
            </w:rPr>
          </w:rPrChange>
        </w:rPr>
        <w:t xml:space="preserve"> </w:t>
      </w:r>
      <w:r w:rsidRPr="0084215A" w:rsidR="007C7AE3">
        <w:rPr>
          <w:rFonts w:cs="Arial"/>
          <w:bCs/>
          <w:sz w:val="20"/>
          <w:szCs w:val="20"/>
        </w:rPr>
        <w:t>Rand)</w:t>
      </w:r>
      <w:r w:rsidRPr="0084215A" w:rsidR="00A70888">
        <w:rPr>
          <w:rFonts w:cs="Arial"/>
          <w:bCs/>
          <w:sz w:val="20"/>
          <w:szCs w:val="20"/>
        </w:rPr>
        <w:t xml:space="preserve"> </w:t>
      </w:r>
      <w:r w:rsidRPr="0084215A" w:rsidR="007C0947">
        <w:rPr>
          <w:rFonts w:cs="Arial"/>
          <w:bCs/>
          <w:sz w:val="20"/>
          <w:szCs w:val="20"/>
        </w:rPr>
        <w:t xml:space="preserve">plus costs, as collateral security for all of the liabilities and obligations of the Borrower (including the obligation of the </w:t>
      </w:r>
      <w:r w:rsidRPr="0084215A" w:rsidR="007C0947">
        <w:rPr>
          <w:rFonts w:cs="Arial"/>
          <w:bCs/>
          <w:sz w:val="20"/>
          <w:szCs w:val="20"/>
        </w:rPr>
        <w:t>Borrower to repay the Loan</w:t>
      </w:r>
      <w:r w:rsidRPr="0084215A" w:rsidR="002B5351">
        <w:rPr>
          <w:rFonts w:cs="Arial"/>
          <w:bCs/>
          <w:sz w:val="20"/>
          <w:szCs w:val="20"/>
        </w:rPr>
        <w:t xml:space="preserve"> Amount</w:t>
      </w:r>
      <w:r w:rsidRPr="0084215A" w:rsidR="007C0947">
        <w:rPr>
          <w:rFonts w:cs="Arial"/>
          <w:bCs/>
          <w:sz w:val="20"/>
          <w:szCs w:val="20"/>
        </w:rPr>
        <w:t>) to the Lender under this Agreement, on terms which are acceptable in all respects to the Lender;</w:t>
      </w:r>
    </w:p>
    <w:p w:rsidRPr="0084215A" w:rsidR="00371569" w:rsidRDefault="00E46948" w14:paraId="316E842E" w14:textId="57B0C859">
      <w:pPr>
        <w:pStyle w:val="BowLevel3HeadingAltZ"/>
        <w:numPr>
          <w:ilvl w:val="2"/>
          <w:numId w:val="51"/>
        </w:numPr>
        <w:suppressAutoHyphens w:val="0"/>
        <w:spacing w:after="240"/>
        <w:ind w:left="2268" w:hanging="850"/>
        <w:jc w:val="both"/>
        <w:rPr>
          <w:rFonts w:cs="Arial"/>
          <w:bCs/>
          <w:sz w:val="20"/>
          <w:szCs w:val="20"/>
          <w:rPrChange w:author="Ayanda Monageng | Auto Fund" w:date="2026-03-02T14:37:00Z" w16du:dateUtc="2026-03-02T12:37:00Z" w:id="316">
            <w:rPr>
              <w:rFonts w:cs="Arial"/>
              <w:b/>
              <w:sz w:val="20"/>
              <w:szCs w:val="20"/>
              <w:highlight w:val="yellow"/>
            </w:rPr>
          </w:rPrChange>
        </w:rPr>
        <w:pPrChange w:author="Ayanda Monageng | Auto Fund" w:date="2026-03-02T14:36:00Z" w16du:dateUtc="2026-03-02T12:36:00Z" w:id="317">
          <w:pPr>
            <w:pStyle w:val="BowLevel3HeadingAltZ"/>
            <w:numPr>
              <w:ilvl w:val="2"/>
              <w:numId w:val="51"/>
            </w:numPr>
            <w:tabs>
              <w:tab w:val="clear" w:pos="1134"/>
            </w:tabs>
            <w:suppressAutoHyphens w:val="0"/>
            <w:spacing w:after="240"/>
            <w:ind w:left="720" w:hanging="720"/>
            <w:jc w:val="both"/>
          </w:pPr>
        </w:pPrChange>
      </w:pPr>
      <w:ins w:author="Ayanda Monageng | Auto Fund" w:date="2026-03-02T14:47:00Z" w16du:dateUtc="2026-03-02T12:47:00Z" w:id="318">
        <w:r w:rsidRPr="00E46948">
          <w:rPr>
            <w:rFonts w:cs="Arial"/>
            <w:b/>
            <w:sz w:val="20"/>
            <w:szCs w:val="20"/>
            <w:rPrChange w:author="Ayanda Monageng | Auto Fund" w:date="2026-03-02T14:47:00Z" w16du:dateUtc="2026-03-02T12:47:00Z" w:id="319">
              <w:rPr>
                <w:rFonts w:cs="Arial"/>
                <w:bCs/>
                <w:sz w:val="20"/>
                <w:szCs w:val="20"/>
              </w:rPr>
            </w:rPrChange>
          </w:rPr>
          <w:t>“</w:t>
        </w:r>
      </w:ins>
      <w:r w:rsidRPr="00E46948" w:rsidR="00F014F3">
        <w:rPr>
          <w:rFonts w:cs="Arial"/>
          <w:b/>
          <w:sz w:val="20"/>
          <w:szCs w:val="20"/>
        </w:rPr>
        <w:t>Guarantee</w:t>
      </w:r>
      <w:ins w:author="Ayanda Monageng | Auto Fund" w:date="2026-03-02T14:47:00Z" w16du:dateUtc="2026-03-02T12:47:00Z" w:id="320">
        <w:r w:rsidRPr="00E46948">
          <w:rPr>
            <w:rFonts w:cs="Arial"/>
            <w:b/>
            <w:sz w:val="20"/>
            <w:szCs w:val="20"/>
            <w:rPrChange w:author="Ayanda Monageng | Auto Fund" w:date="2026-03-02T14:47:00Z" w16du:dateUtc="2026-03-02T12:47:00Z" w:id="321">
              <w:rPr>
                <w:rFonts w:cs="Arial"/>
                <w:bCs/>
                <w:sz w:val="20"/>
                <w:szCs w:val="20"/>
              </w:rPr>
            </w:rPrChange>
          </w:rPr>
          <w:t>”</w:t>
        </w:r>
      </w:ins>
      <w:r w:rsidRPr="0084215A" w:rsidR="00F014F3">
        <w:rPr>
          <w:rFonts w:cs="Arial"/>
          <w:bCs/>
          <w:sz w:val="20"/>
          <w:szCs w:val="20"/>
          <w:rPrChange w:author="Ayanda Monageng | Auto Fund" w:date="2026-03-02T14:37:00Z" w16du:dateUtc="2026-03-02T12:37:00Z" w:id="322">
            <w:rPr>
              <w:rFonts w:cs="Arial"/>
              <w:b/>
              <w:sz w:val="20"/>
              <w:szCs w:val="20"/>
            </w:rPr>
          </w:rPrChange>
        </w:rPr>
        <w:t xml:space="preserve"> </w:t>
      </w:r>
      <w:r w:rsidRPr="0084215A" w:rsidR="00F014F3">
        <w:rPr>
          <w:rFonts w:cs="Arial"/>
          <w:bCs/>
          <w:sz w:val="20"/>
          <w:szCs w:val="20"/>
        </w:rPr>
        <w:t>means</w:t>
      </w:r>
      <w:r w:rsidRPr="0084215A" w:rsidR="00371569">
        <w:rPr>
          <w:rFonts w:cs="Arial"/>
          <w:bCs/>
          <w:sz w:val="20"/>
          <w:szCs w:val="20"/>
          <w:rPrChange w:author="Ayanda Monageng | Auto Fund" w:date="2026-03-02T14:37:00Z" w16du:dateUtc="2026-03-02T12:37:00Z" w:id="323">
            <w:rPr/>
          </w:rPrChange>
        </w:rPr>
        <w:t xml:space="preserve"> </w:t>
      </w:r>
      <w:r w:rsidRPr="0084215A" w:rsidR="00371569">
        <w:rPr>
          <w:rFonts w:cs="Arial"/>
          <w:bCs/>
          <w:sz w:val="20"/>
          <w:szCs w:val="20"/>
        </w:rPr>
        <w:t>the guarantee entered into on or about the date hereof between the Guarantor (as guarantor) and the Lender (as creditor) pursuant to which the Guarantor guaranteed payment of all amounts due by the Borrower to the Lender in terms of the F</w:t>
      </w:r>
      <w:r w:rsidRPr="0084215A" w:rsidR="00276925">
        <w:rPr>
          <w:rFonts w:cs="Arial"/>
          <w:bCs/>
          <w:sz w:val="20"/>
          <w:szCs w:val="20"/>
        </w:rPr>
        <w:t xml:space="preserve">unding </w:t>
      </w:r>
      <w:r w:rsidRPr="0084215A" w:rsidR="00371569">
        <w:rPr>
          <w:rFonts w:cs="Arial"/>
          <w:bCs/>
          <w:sz w:val="20"/>
          <w:szCs w:val="20"/>
        </w:rPr>
        <w:t xml:space="preserve">Documents up to an amount of </w:t>
      </w:r>
      <w:r w:rsidRPr="0084215A" w:rsidR="00276925">
        <w:rPr>
          <w:rFonts w:cs="Arial"/>
          <w:bCs/>
          <w:sz w:val="20"/>
          <w:szCs w:val="20"/>
        </w:rPr>
        <w:t xml:space="preserve">the </w:t>
      </w:r>
      <w:r w:rsidRPr="0084215A" w:rsidR="00A776F3">
        <w:rPr>
          <w:rFonts w:cs="Arial"/>
          <w:bCs/>
          <w:sz w:val="20"/>
          <w:szCs w:val="20"/>
        </w:rPr>
        <w:t>Loan Amount</w:t>
      </w:r>
      <w:r w:rsidRPr="0084215A" w:rsidR="00371569">
        <w:rPr>
          <w:rFonts w:cs="Arial"/>
          <w:bCs/>
          <w:sz w:val="20"/>
          <w:szCs w:val="20"/>
        </w:rPr>
        <w:t xml:space="preserve">; </w:t>
      </w:r>
      <w:r w:rsidRPr="0084215A" w:rsidR="00E4422D">
        <w:rPr>
          <w:rFonts w:cs="Arial"/>
          <w:bCs/>
          <w:sz w:val="20"/>
          <w:szCs w:val="20"/>
          <w:highlight w:val="yellow"/>
          <w:rPrChange w:author="Ayanda Monageng | Auto Fund" w:date="2026-03-02T14:37:00Z" w16du:dateUtc="2026-03-02T12:37:00Z" w:id="324">
            <w:rPr>
              <w:rFonts w:cs="Arial"/>
              <w:b/>
              <w:sz w:val="20"/>
              <w:szCs w:val="20"/>
              <w:highlight w:val="yellow"/>
            </w:rPr>
          </w:rPrChange>
        </w:rPr>
        <w:t>[</w:t>
      </w:r>
      <w:r w:rsidRPr="0084215A" w:rsidR="00051101">
        <w:rPr>
          <w:rFonts w:cs="Arial"/>
          <w:bCs/>
          <w:sz w:val="20"/>
          <w:szCs w:val="20"/>
          <w:highlight w:val="yellow"/>
          <w:rPrChange w:author="Ayanda Monageng | Auto Fund" w:date="2026-03-02T14:37:00Z" w16du:dateUtc="2026-03-02T12:37:00Z" w:id="325">
            <w:rPr>
              <w:rFonts w:cs="Arial"/>
              <w:b/>
              <w:sz w:val="20"/>
              <w:szCs w:val="20"/>
              <w:highlight w:val="yellow"/>
            </w:rPr>
          </w:rPrChange>
        </w:rPr>
        <w:t xml:space="preserve">Drafting note: </w:t>
      </w:r>
      <w:r w:rsidRPr="0084215A" w:rsidR="00E4422D">
        <w:rPr>
          <w:rFonts w:cs="Arial"/>
          <w:bCs/>
          <w:sz w:val="20"/>
          <w:szCs w:val="20"/>
          <w:highlight w:val="yellow"/>
          <w:rPrChange w:author="Ayanda Monageng | Auto Fund" w:date="2026-03-02T14:37:00Z" w16du:dateUtc="2026-03-02T12:37:00Z" w:id="326">
            <w:rPr>
              <w:rFonts w:cs="Arial"/>
              <w:b/>
              <w:sz w:val="20"/>
              <w:szCs w:val="20"/>
              <w:highlight w:val="yellow"/>
            </w:rPr>
          </w:rPrChange>
        </w:rPr>
        <w:t>Retain</w:t>
      </w:r>
      <w:r w:rsidRPr="0084215A" w:rsidR="00051101">
        <w:rPr>
          <w:rFonts w:cs="Arial"/>
          <w:bCs/>
          <w:sz w:val="20"/>
          <w:szCs w:val="20"/>
          <w:highlight w:val="yellow"/>
          <w:rPrChange w:author="Ayanda Monageng | Auto Fund" w:date="2026-03-02T14:37:00Z" w16du:dateUtc="2026-03-02T12:37:00Z" w:id="327">
            <w:rPr>
              <w:rFonts w:cs="Arial"/>
              <w:b/>
              <w:sz w:val="20"/>
              <w:szCs w:val="20"/>
              <w:highlight w:val="yellow"/>
            </w:rPr>
          </w:rPrChange>
        </w:rPr>
        <w:t xml:space="preserve"> if</w:t>
      </w:r>
      <w:r w:rsidRPr="0084215A" w:rsidR="00E4422D">
        <w:rPr>
          <w:rFonts w:cs="Arial"/>
          <w:bCs/>
          <w:sz w:val="20"/>
          <w:szCs w:val="20"/>
          <w:highlight w:val="yellow"/>
          <w:rPrChange w:author="Ayanda Monageng | Auto Fund" w:date="2026-03-02T14:37:00Z" w16du:dateUtc="2026-03-02T12:37:00Z" w:id="328">
            <w:rPr>
              <w:rFonts w:cs="Arial"/>
              <w:b/>
              <w:sz w:val="20"/>
              <w:szCs w:val="20"/>
              <w:highlight w:val="yellow"/>
            </w:rPr>
          </w:rPrChange>
        </w:rPr>
        <w:t xml:space="preserve"> guarantee </w:t>
      </w:r>
      <w:r w:rsidRPr="0084215A" w:rsidR="00051101">
        <w:rPr>
          <w:rFonts w:cs="Arial"/>
          <w:bCs/>
          <w:sz w:val="20"/>
          <w:szCs w:val="20"/>
          <w:highlight w:val="yellow"/>
          <w:rPrChange w:author="Ayanda Monageng | Auto Fund" w:date="2026-03-02T14:37:00Z" w16du:dateUtc="2026-03-02T12:37:00Z" w:id="329">
            <w:rPr>
              <w:rFonts w:cs="Arial"/>
              <w:b/>
              <w:sz w:val="20"/>
              <w:szCs w:val="20"/>
              <w:highlight w:val="yellow"/>
            </w:rPr>
          </w:rPrChange>
        </w:rPr>
        <w:t>form spart of required se</w:t>
      </w:r>
      <w:r w:rsidRPr="0084215A" w:rsidR="00E4422D">
        <w:rPr>
          <w:rFonts w:cs="Arial"/>
          <w:bCs/>
          <w:sz w:val="20"/>
          <w:szCs w:val="20"/>
          <w:highlight w:val="yellow"/>
          <w:rPrChange w:author="Ayanda Monageng | Auto Fund" w:date="2026-03-02T14:37:00Z" w16du:dateUtc="2026-03-02T12:37:00Z" w:id="330">
            <w:rPr>
              <w:rFonts w:cs="Arial"/>
              <w:b/>
              <w:sz w:val="20"/>
              <w:szCs w:val="20"/>
              <w:highlight w:val="yellow"/>
            </w:rPr>
          </w:rPrChange>
        </w:rPr>
        <w:t>curity</w:t>
      </w:r>
      <w:r w:rsidRPr="0084215A" w:rsidR="00051101">
        <w:rPr>
          <w:rFonts w:cs="Arial"/>
          <w:bCs/>
          <w:sz w:val="20"/>
          <w:szCs w:val="20"/>
          <w:highlight w:val="yellow"/>
          <w:rPrChange w:author="Ayanda Monageng | Auto Fund" w:date="2026-03-02T14:37:00Z" w16du:dateUtc="2026-03-02T12:37:00Z" w:id="331">
            <w:rPr>
              <w:rFonts w:cs="Arial"/>
              <w:b/>
              <w:sz w:val="20"/>
              <w:szCs w:val="20"/>
              <w:highlight w:val="yellow"/>
            </w:rPr>
          </w:rPrChange>
        </w:rPr>
        <w:t>. If not, delete</w:t>
      </w:r>
      <w:r w:rsidRPr="0084215A" w:rsidR="00E4422D">
        <w:rPr>
          <w:rFonts w:cs="Arial"/>
          <w:bCs/>
          <w:sz w:val="20"/>
          <w:szCs w:val="20"/>
          <w:rPrChange w:author="Ayanda Monageng | Auto Fund" w:date="2026-03-02T14:37:00Z" w16du:dateUtc="2026-03-02T12:37:00Z" w:id="332">
            <w:rPr>
              <w:rFonts w:cs="Arial"/>
              <w:b/>
              <w:sz w:val="20"/>
              <w:szCs w:val="20"/>
              <w:highlight w:val="yellow"/>
            </w:rPr>
          </w:rPrChange>
        </w:rPr>
        <w:t>]</w:t>
      </w:r>
    </w:p>
    <w:p w:rsidRPr="0084215A" w:rsidR="001A452E" w:rsidRDefault="00E46948" w14:paraId="72777CB0" w14:textId="2ACB1F11">
      <w:pPr>
        <w:pStyle w:val="BowLevel3HeadingAltZ"/>
        <w:numPr>
          <w:ilvl w:val="2"/>
          <w:numId w:val="51"/>
        </w:numPr>
        <w:suppressAutoHyphens w:val="0"/>
        <w:spacing w:after="240"/>
        <w:ind w:left="2268" w:hanging="850"/>
        <w:jc w:val="both"/>
        <w:rPr>
          <w:rFonts w:cs="Arial"/>
          <w:bCs/>
          <w:sz w:val="20"/>
          <w:szCs w:val="20"/>
          <w:rPrChange w:author="Ayanda Monageng | Auto Fund" w:date="2026-03-02T14:37:00Z" w16du:dateUtc="2026-03-02T12:37:00Z" w:id="333">
            <w:rPr>
              <w:rFonts w:cs="Arial"/>
              <w:b/>
              <w:sz w:val="20"/>
              <w:szCs w:val="20"/>
            </w:rPr>
          </w:rPrChange>
        </w:rPr>
        <w:pPrChange w:author="Ayanda Monageng | Auto Fund" w:date="2026-03-02T14:36:00Z" w16du:dateUtc="2026-03-02T12:36:00Z" w:id="334">
          <w:pPr>
            <w:pStyle w:val="BowLevel3HeadingAltZ"/>
            <w:numPr>
              <w:ilvl w:val="2"/>
              <w:numId w:val="51"/>
            </w:numPr>
            <w:tabs>
              <w:tab w:val="clear" w:pos="1134"/>
            </w:tabs>
            <w:suppressAutoHyphens w:val="0"/>
            <w:spacing w:after="240"/>
            <w:ind w:left="720" w:hanging="720"/>
            <w:jc w:val="both"/>
          </w:pPr>
        </w:pPrChange>
      </w:pPr>
      <w:ins w:author="Ayanda Monageng | Auto Fund" w:date="2026-03-02T14:47:00Z" w16du:dateUtc="2026-03-02T12:47:00Z" w:id="335">
        <w:r w:rsidRPr="00E46948">
          <w:rPr>
            <w:rFonts w:cs="Arial"/>
            <w:b/>
            <w:sz w:val="20"/>
            <w:szCs w:val="20"/>
            <w:rPrChange w:author="Ayanda Monageng | Auto Fund" w:date="2026-03-02T14:47:00Z" w16du:dateUtc="2026-03-02T12:47:00Z" w:id="336">
              <w:rPr>
                <w:rFonts w:cs="Arial"/>
                <w:bCs/>
                <w:sz w:val="20"/>
                <w:szCs w:val="20"/>
              </w:rPr>
            </w:rPrChange>
          </w:rPr>
          <w:t>“</w:t>
        </w:r>
      </w:ins>
      <w:r w:rsidRPr="00E46948" w:rsidR="001A452E">
        <w:rPr>
          <w:rFonts w:cs="Arial"/>
          <w:b/>
          <w:sz w:val="20"/>
          <w:szCs w:val="20"/>
        </w:rPr>
        <w:t>Guarantor</w:t>
      </w:r>
      <w:ins w:author="Ayanda Monageng | Auto Fund" w:date="2026-03-02T14:47:00Z" w16du:dateUtc="2026-03-02T12:47:00Z" w:id="337">
        <w:r w:rsidRPr="00E46948">
          <w:rPr>
            <w:rFonts w:cs="Arial"/>
            <w:b/>
            <w:sz w:val="20"/>
            <w:szCs w:val="20"/>
            <w:rPrChange w:author="Ayanda Monageng | Auto Fund" w:date="2026-03-02T14:47:00Z" w16du:dateUtc="2026-03-02T12:47:00Z" w:id="338">
              <w:rPr>
                <w:rFonts w:cs="Arial"/>
                <w:bCs/>
                <w:sz w:val="20"/>
                <w:szCs w:val="20"/>
              </w:rPr>
            </w:rPrChange>
          </w:rPr>
          <w:t>”</w:t>
        </w:r>
      </w:ins>
      <w:r w:rsidRPr="0084215A" w:rsidR="001A452E">
        <w:rPr>
          <w:rFonts w:cs="Arial"/>
          <w:bCs/>
          <w:sz w:val="20"/>
          <w:szCs w:val="20"/>
          <w:rPrChange w:author="Ayanda Monageng | Auto Fund" w:date="2026-03-02T14:37:00Z" w16du:dateUtc="2026-03-02T12:37:00Z" w:id="339">
            <w:rPr>
              <w:rFonts w:cs="Arial"/>
              <w:b/>
              <w:sz w:val="20"/>
              <w:szCs w:val="20"/>
            </w:rPr>
          </w:rPrChange>
        </w:rPr>
        <w:t xml:space="preserve"> </w:t>
      </w:r>
      <w:r w:rsidRPr="0084215A" w:rsidR="001A452E">
        <w:rPr>
          <w:rFonts w:cs="Arial"/>
          <w:bCs/>
          <w:sz w:val="20"/>
          <w:szCs w:val="20"/>
        </w:rPr>
        <w:t xml:space="preserve">means </w:t>
      </w:r>
      <w:r w:rsidRPr="0084215A" w:rsidR="00E93963">
        <w:rPr>
          <w:rFonts w:cs="Arial"/>
          <w:bCs/>
          <w:sz w:val="20"/>
          <w:szCs w:val="20"/>
          <w:rPrChange w:author="Ayanda Monageng | Auto Fund" w:date="2026-03-02T14:37:00Z" w16du:dateUtc="2026-03-02T12:37:00Z" w:id="340">
            <w:rPr>
              <w:rFonts w:cs="Arial"/>
              <w:sz w:val="20"/>
              <w:szCs w:val="20"/>
              <w:highlight w:val="yellow"/>
            </w:rPr>
          </w:rPrChange>
        </w:rPr>
        <w:t>[</w:t>
      </w:r>
      <w:r w:rsidRPr="0084215A" w:rsidR="007F45A4">
        <w:rPr>
          <w:rFonts w:cs="Arial"/>
          <w:bCs/>
          <w:sz w:val="20"/>
          <w:szCs w:val="20"/>
          <w:rPrChange w:author="Ayanda Monageng | Auto Fund" w:date="2026-03-02T14:37:00Z" w16du:dateUtc="2026-03-02T12:37:00Z" w:id="341">
            <w:rPr>
              <w:rFonts w:cs="Arial"/>
              <w:sz w:val="20"/>
              <w:szCs w:val="20"/>
              <w:highlight w:val="yellow"/>
            </w:rPr>
          </w:rPrChange>
        </w:rPr>
        <w:t>insert name]</w:t>
      </w:r>
      <w:r w:rsidRPr="0084215A" w:rsidR="001A452E">
        <w:rPr>
          <w:rFonts w:cs="Arial"/>
          <w:bCs/>
          <w:sz w:val="20"/>
          <w:szCs w:val="20"/>
        </w:rPr>
        <w:t xml:space="preserve"> Proprietary Limited, a company duly incorporated in accordance with the laws of South Africa under registration number: </w:t>
      </w:r>
      <w:r w:rsidRPr="00A44183" w:rsidR="001A452E">
        <w:rPr>
          <w:rFonts w:cs="Arial"/>
          <w:bCs/>
          <w:sz w:val="20"/>
          <w:szCs w:val="20"/>
          <w:highlight w:val="yellow"/>
        </w:rPr>
        <w:t>[insert regi</w:t>
      </w:r>
      <w:r w:rsidRPr="00A44183" w:rsidR="00E93963">
        <w:rPr>
          <w:rFonts w:cs="Arial"/>
          <w:bCs/>
          <w:sz w:val="20"/>
          <w:szCs w:val="20"/>
          <w:highlight w:val="yellow"/>
        </w:rPr>
        <w:t>stration number/adapt if definition if guarantor is a natural person</w:t>
      </w:r>
      <w:r w:rsidRPr="0084215A" w:rsidR="00E93963">
        <w:rPr>
          <w:rFonts w:cs="Arial"/>
          <w:bCs/>
          <w:sz w:val="20"/>
          <w:szCs w:val="20"/>
          <w:rPrChange w:author="Ayanda Monageng | Auto Fund" w:date="2026-03-02T14:37:00Z" w16du:dateUtc="2026-03-02T12:37:00Z" w:id="342">
            <w:rPr>
              <w:rFonts w:cs="Arial"/>
              <w:sz w:val="20"/>
              <w:szCs w:val="20"/>
              <w:highlight w:val="yellow"/>
            </w:rPr>
          </w:rPrChange>
        </w:rPr>
        <w:t>]</w:t>
      </w:r>
      <w:r w:rsidRPr="0084215A" w:rsidR="001A452E">
        <w:rPr>
          <w:rFonts w:cs="Arial"/>
          <w:bCs/>
          <w:sz w:val="20"/>
          <w:szCs w:val="20"/>
        </w:rPr>
        <w:t>;</w:t>
      </w:r>
      <w:r w:rsidRPr="0084215A" w:rsidR="00051101">
        <w:rPr>
          <w:rFonts w:cs="Arial"/>
          <w:bCs/>
          <w:sz w:val="20"/>
          <w:szCs w:val="20"/>
          <w:rPrChange w:author="Ayanda Monageng | Auto Fund" w:date="2026-03-02T14:37:00Z" w16du:dateUtc="2026-03-02T12:37:00Z" w:id="343">
            <w:rPr>
              <w:rFonts w:cs="Arial"/>
              <w:bCs/>
              <w:sz w:val="20"/>
              <w:szCs w:val="20"/>
              <w:highlight w:val="yellow"/>
            </w:rPr>
          </w:rPrChange>
        </w:rPr>
        <w:t xml:space="preserve"> </w:t>
      </w:r>
      <w:r w:rsidRPr="0084215A" w:rsidR="00051101">
        <w:rPr>
          <w:rFonts w:cs="Arial"/>
          <w:bCs/>
          <w:sz w:val="20"/>
          <w:szCs w:val="20"/>
          <w:rPrChange w:author="Ayanda Monageng | Auto Fund" w:date="2026-03-02T14:37:00Z" w16du:dateUtc="2026-03-02T12:37:00Z" w:id="344">
            <w:rPr>
              <w:rFonts w:cs="Arial"/>
              <w:b/>
              <w:sz w:val="20"/>
              <w:szCs w:val="20"/>
              <w:highlight w:val="yellow"/>
            </w:rPr>
          </w:rPrChange>
        </w:rPr>
        <w:t>[</w:t>
      </w:r>
      <w:r w:rsidRPr="00C90CB2" w:rsidR="00051101">
        <w:rPr>
          <w:rFonts w:cs="Arial"/>
          <w:bCs/>
          <w:sz w:val="20"/>
          <w:szCs w:val="20"/>
          <w:highlight w:val="yellow"/>
          <w:rPrChange w:author="Ayanda Monageng | Auto Fund" w:date="2026-03-02T14:46:00Z" w16du:dateUtc="2026-03-02T12:46:00Z" w:id="345">
            <w:rPr>
              <w:rFonts w:cs="Arial"/>
              <w:b/>
              <w:sz w:val="20"/>
              <w:szCs w:val="20"/>
              <w:highlight w:val="yellow"/>
            </w:rPr>
          </w:rPrChange>
        </w:rPr>
        <w:t>Drafting note: Retain if guarantee form spart of required security. If not, delete]</w:t>
      </w:r>
    </w:p>
    <w:p w:rsidRPr="0084215A" w:rsidR="00EF29F1" w:rsidRDefault="00E46948" w14:paraId="2B34C637" w14:textId="127C7BD9">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36:00Z" w16du:dateUtc="2026-03-02T12:36:00Z" w:id="346">
          <w:pPr>
            <w:pStyle w:val="BowLevel3HeadingAltZ"/>
            <w:numPr>
              <w:ilvl w:val="2"/>
              <w:numId w:val="51"/>
            </w:numPr>
            <w:tabs>
              <w:tab w:val="clear" w:pos="1134"/>
            </w:tabs>
            <w:suppressAutoHyphens w:val="0"/>
            <w:spacing w:after="240"/>
            <w:ind w:left="720" w:hanging="720"/>
            <w:jc w:val="both"/>
          </w:pPr>
        </w:pPrChange>
      </w:pPr>
      <w:ins w:author="Ayanda Monageng | Auto Fund" w:date="2026-03-02T14:47:00Z" w16du:dateUtc="2026-03-02T12:47:00Z" w:id="347">
        <w:r w:rsidRPr="00E46948">
          <w:rPr>
            <w:rFonts w:cs="Arial"/>
            <w:b/>
            <w:sz w:val="20"/>
            <w:szCs w:val="20"/>
            <w:rPrChange w:author="Ayanda Monageng | Auto Fund" w:date="2026-03-02T14:47:00Z" w16du:dateUtc="2026-03-02T12:47:00Z" w:id="348">
              <w:rPr>
                <w:rFonts w:cs="Arial"/>
                <w:bCs/>
                <w:sz w:val="20"/>
                <w:szCs w:val="20"/>
              </w:rPr>
            </w:rPrChange>
          </w:rPr>
          <w:t>“</w:t>
        </w:r>
      </w:ins>
      <w:r w:rsidRPr="00E46948" w:rsidR="00426296">
        <w:rPr>
          <w:rFonts w:cs="Arial"/>
          <w:b/>
          <w:sz w:val="20"/>
          <w:szCs w:val="20"/>
        </w:rPr>
        <w:t>Interest</w:t>
      </w:r>
      <w:ins w:author="Ayanda Monageng | Auto Fund" w:date="2026-03-02T14:47:00Z" w16du:dateUtc="2026-03-02T12:47:00Z" w:id="349">
        <w:r w:rsidRPr="00E46948">
          <w:rPr>
            <w:rFonts w:cs="Arial"/>
            <w:b/>
            <w:sz w:val="20"/>
            <w:szCs w:val="20"/>
            <w:rPrChange w:author="Ayanda Monageng | Auto Fund" w:date="2026-03-02T14:47:00Z" w16du:dateUtc="2026-03-02T12:47:00Z" w:id="350">
              <w:rPr>
                <w:rFonts w:cs="Arial"/>
                <w:bCs/>
                <w:sz w:val="20"/>
                <w:szCs w:val="20"/>
              </w:rPr>
            </w:rPrChange>
          </w:rPr>
          <w:t>”</w:t>
        </w:r>
      </w:ins>
      <w:r w:rsidRPr="0084215A" w:rsidR="00426296">
        <w:rPr>
          <w:rFonts w:cs="Arial"/>
          <w:bCs/>
          <w:sz w:val="20"/>
          <w:szCs w:val="20"/>
          <w:rPrChange w:author="Ayanda Monageng | Auto Fund" w:date="2026-03-02T14:37:00Z" w16du:dateUtc="2026-03-02T12:37:00Z" w:id="351">
            <w:rPr>
              <w:rFonts w:cs="Arial"/>
              <w:b/>
              <w:sz w:val="20"/>
              <w:szCs w:val="20"/>
            </w:rPr>
          </w:rPrChange>
        </w:rPr>
        <w:t xml:space="preserve"> </w:t>
      </w:r>
      <w:r w:rsidRPr="0084215A" w:rsidR="00426296">
        <w:rPr>
          <w:rFonts w:cs="Arial"/>
          <w:bCs/>
          <w:sz w:val="20"/>
          <w:szCs w:val="20"/>
        </w:rPr>
        <w:t xml:space="preserve">means interest on the amount of the </w:t>
      </w:r>
      <w:r w:rsidRPr="0084215A" w:rsidR="00D86B1E">
        <w:rPr>
          <w:rFonts w:cs="Arial"/>
          <w:bCs/>
          <w:sz w:val="20"/>
          <w:szCs w:val="20"/>
        </w:rPr>
        <w:t xml:space="preserve">total </w:t>
      </w:r>
      <w:r w:rsidRPr="0084215A" w:rsidR="009D523A">
        <w:rPr>
          <w:rFonts w:cs="Arial"/>
          <w:bCs/>
          <w:sz w:val="20"/>
          <w:szCs w:val="20"/>
        </w:rPr>
        <w:t>Ad</w:t>
      </w:r>
      <w:r w:rsidRPr="0084215A" w:rsidR="001B4059">
        <w:rPr>
          <w:rFonts w:cs="Arial"/>
          <w:bCs/>
          <w:sz w:val="20"/>
          <w:szCs w:val="20"/>
        </w:rPr>
        <w:t>vance</w:t>
      </w:r>
      <w:r w:rsidRPr="0084215A" w:rsidR="00D86B1E">
        <w:rPr>
          <w:rFonts w:cs="Arial"/>
          <w:bCs/>
          <w:sz w:val="20"/>
          <w:szCs w:val="20"/>
        </w:rPr>
        <w:t>s</w:t>
      </w:r>
      <w:r w:rsidRPr="0084215A" w:rsidR="007D5A5A">
        <w:rPr>
          <w:rFonts w:cs="Arial"/>
          <w:bCs/>
          <w:sz w:val="20"/>
          <w:szCs w:val="20"/>
        </w:rPr>
        <w:t xml:space="preserve"> </w:t>
      </w:r>
      <w:r w:rsidRPr="0084215A" w:rsidR="001B4059">
        <w:rPr>
          <w:rFonts w:cs="Arial"/>
          <w:bCs/>
          <w:sz w:val="20"/>
          <w:szCs w:val="20"/>
        </w:rPr>
        <w:t xml:space="preserve">or Unpaid Sum </w:t>
      </w:r>
      <w:r w:rsidRPr="0084215A" w:rsidR="007D5A5A">
        <w:rPr>
          <w:rFonts w:cs="Arial"/>
          <w:bCs/>
          <w:sz w:val="20"/>
          <w:szCs w:val="20"/>
        </w:rPr>
        <w:t>(as the case may be)</w:t>
      </w:r>
      <w:r w:rsidRPr="0084215A" w:rsidR="00426296">
        <w:rPr>
          <w:rFonts w:cs="Arial"/>
          <w:bCs/>
          <w:sz w:val="20"/>
          <w:szCs w:val="20"/>
        </w:rPr>
        <w:t xml:space="preserve"> from time to time as detailed in Clause </w:t>
      </w:r>
      <w:r w:rsidRPr="0084215A" w:rsidR="00426296">
        <w:rPr>
          <w:rFonts w:cs="Arial"/>
          <w:bCs/>
          <w:sz w:val="20"/>
          <w:szCs w:val="20"/>
        </w:rPr>
        <w:fldChar w:fldCharType="begin"/>
      </w:r>
      <w:r w:rsidRPr="0084215A" w:rsidR="00426296">
        <w:rPr>
          <w:rFonts w:cs="Arial"/>
          <w:bCs/>
          <w:sz w:val="20"/>
          <w:szCs w:val="20"/>
        </w:rPr>
        <w:instrText xml:space="preserve"> REF _Ref16143507 \r \h </w:instrText>
      </w:r>
      <w:r w:rsidRPr="0084215A" w:rsidR="005C1835">
        <w:rPr>
          <w:rFonts w:cs="Arial"/>
          <w:bCs/>
          <w:sz w:val="20"/>
          <w:szCs w:val="20"/>
        </w:rPr>
        <w:instrText xml:space="preserve"> \* MERGEFORMAT </w:instrText>
      </w:r>
      <w:r w:rsidRPr="0084215A" w:rsidR="00426296">
        <w:rPr>
          <w:rFonts w:cs="Arial"/>
          <w:bCs/>
          <w:sz w:val="20"/>
          <w:szCs w:val="20"/>
        </w:rPr>
      </w:r>
      <w:r w:rsidRPr="0084215A" w:rsidR="00426296">
        <w:rPr>
          <w:rFonts w:cs="Arial"/>
          <w:bCs/>
          <w:sz w:val="20"/>
          <w:szCs w:val="20"/>
        </w:rPr>
        <w:fldChar w:fldCharType="separate"/>
      </w:r>
      <w:r w:rsidRPr="0084215A" w:rsidR="003C08A9">
        <w:rPr>
          <w:rFonts w:cs="Arial"/>
          <w:bCs/>
          <w:sz w:val="20"/>
          <w:szCs w:val="20"/>
        </w:rPr>
        <w:t>5.1</w:t>
      </w:r>
      <w:r w:rsidRPr="0084215A" w:rsidR="00426296">
        <w:rPr>
          <w:rFonts w:cs="Arial"/>
          <w:bCs/>
          <w:sz w:val="20"/>
          <w:szCs w:val="20"/>
        </w:rPr>
        <w:fldChar w:fldCharType="end"/>
      </w:r>
      <w:r w:rsidRPr="0084215A" w:rsidR="00426296">
        <w:rPr>
          <w:rFonts w:cs="Arial"/>
          <w:bCs/>
          <w:sz w:val="20"/>
          <w:szCs w:val="20"/>
        </w:rPr>
        <w:t> (</w:t>
      </w:r>
      <w:r w:rsidRPr="0084215A" w:rsidR="00426296">
        <w:rPr>
          <w:rFonts w:cs="Arial"/>
          <w:bCs/>
          <w:sz w:val="20"/>
          <w:szCs w:val="20"/>
          <w:rPrChange w:author="Ayanda Monageng | Auto Fund" w:date="2026-03-02T14:37:00Z" w16du:dateUtc="2026-03-02T12:37:00Z" w:id="352">
            <w:rPr>
              <w:rFonts w:cs="Arial"/>
              <w:i/>
              <w:sz w:val="20"/>
              <w:szCs w:val="20"/>
            </w:rPr>
          </w:rPrChange>
        </w:rPr>
        <w:t>Calculation of Interest</w:t>
      </w:r>
      <w:r w:rsidRPr="0084215A" w:rsidR="00426296">
        <w:rPr>
          <w:rFonts w:cs="Arial"/>
          <w:bCs/>
          <w:sz w:val="20"/>
          <w:szCs w:val="20"/>
        </w:rPr>
        <w:t>) below;</w:t>
      </w:r>
      <w:r w:rsidRPr="0084215A" w:rsidR="007D5A5A">
        <w:rPr>
          <w:rFonts w:cs="Arial"/>
          <w:bCs/>
          <w:sz w:val="20"/>
          <w:szCs w:val="20"/>
        </w:rPr>
        <w:t xml:space="preserve"> </w:t>
      </w:r>
    </w:p>
    <w:p w:rsidRPr="0084215A" w:rsidR="00526EA1" w:rsidRDefault="00E46948" w14:paraId="44098166" w14:textId="50070AEE">
      <w:pPr>
        <w:pStyle w:val="BowLevel3HeadingAltZ"/>
        <w:numPr>
          <w:ilvl w:val="2"/>
          <w:numId w:val="51"/>
        </w:numPr>
        <w:suppressAutoHyphens w:val="0"/>
        <w:spacing w:after="240"/>
        <w:ind w:left="2268" w:hanging="850"/>
        <w:jc w:val="both"/>
        <w:rPr>
          <w:rFonts w:cs="Arial"/>
          <w:bCs/>
          <w:sz w:val="20"/>
          <w:szCs w:val="20"/>
          <w:rPrChange w:author="Ayanda Monageng | Auto Fund" w:date="2026-03-02T14:37:00Z" w16du:dateUtc="2026-03-02T12:37:00Z" w:id="353">
            <w:rPr>
              <w:rFonts w:cs="Arial"/>
              <w:bCs/>
              <w:sz w:val="20"/>
              <w:szCs w:val="20"/>
              <w:lang w:val="en-GB"/>
            </w:rPr>
          </w:rPrChange>
        </w:rPr>
        <w:pPrChange w:author="Ayanda Monageng | Auto Fund" w:date="2026-03-02T14:36:00Z" w16du:dateUtc="2026-03-02T12:36:00Z" w:id="354">
          <w:pPr>
            <w:pStyle w:val="BowLevel3HeadingAltZ"/>
            <w:numPr>
              <w:ilvl w:val="2"/>
              <w:numId w:val="51"/>
            </w:numPr>
            <w:tabs>
              <w:tab w:val="clear" w:pos="1134"/>
            </w:tabs>
            <w:suppressAutoHyphens w:val="0"/>
            <w:spacing w:after="240"/>
            <w:ind w:left="720" w:hanging="720"/>
            <w:jc w:val="both"/>
          </w:pPr>
        </w:pPrChange>
      </w:pPr>
      <w:ins w:author="Ayanda Monageng | Auto Fund" w:date="2026-03-02T14:46:00Z" w16du:dateUtc="2026-03-02T12:46:00Z" w:id="355">
        <w:r w:rsidRPr="00E85868">
          <w:rPr>
            <w:rFonts w:cs="Arial"/>
            <w:b/>
            <w:sz w:val="20"/>
            <w:szCs w:val="20"/>
            <w:rPrChange w:author="Ayanda Monageng | Auto Fund" w:date="2026-03-02T14:48:00Z" w16du:dateUtc="2026-03-02T12:48:00Z" w:id="356">
              <w:rPr>
                <w:rFonts w:cs="Arial"/>
                <w:bCs/>
                <w:sz w:val="20"/>
                <w:szCs w:val="20"/>
              </w:rPr>
            </w:rPrChange>
          </w:rPr>
          <w:t>“</w:t>
        </w:r>
      </w:ins>
      <w:r w:rsidRPr="00E85868" w:rsidR="00526EA1">
        <w:rPr>
          <w:rFonts w:cs="Arial"/>
          <w:b/>
          <w:sz w:val="20"/>
          <w:szCs w:val="20"/>
          <w:rPrChange w:author="Ayanda Monageng | Auto Fund" w:date="2026-03-02T14:48:00Z" w16du:dateUtc="2026-03-02T12:48:00Z" w:id="357">
            <w:rPr>
              <w:rFonts w:cs="Arial"/>
              <w:b/>
              <w:sz w:val="20"/>
              <w:szCs w:val="20"/>
              <w:lang w:val="en-GB"/>
            </w:rPr>
          </w:rPrChange>
        </w:rPr>
        <w:t>Interest Repayment Date</w:t>
      </w:r>
      <w:ins w:author="Ayanda Monageng | Auto Fund" w:date="2026-03-02T14:46:00Z" w16du:dateUtc="2026-03-02T12:46:00Z" w:id="358">
        <w:r w:rsidRPr="00E85868">
          <w:rPr>
            <w:rFonts w:cs="Arial"/>
            <w:b/>
            <w:sz w:val="20"/>
            <w:szCs w:val="20"/>
            <w:rPrChange w:author="Ayanda Monageng | Auto Fund" w:date="2026-03-02T14:48:00Z" w16du:dateUtc="2026-03-02T12:48:00Z" w:id="359">
              <w:rPr>
                <w:rFonts w:cs="Arial"/>
                <w:bCs/>
                <w:sz w:val="20"/>
                <w:szCs w:val="20"/>
              </w:rPr>
            </w:rPrChange>
          </w:rPr>
          <w:t>”</w:t>
        </w:r>
      </w:ins>
      <w:r w:rsidRPr="0084215A" w:rsidR="00526EA1">
        <w:rPr>
          <w:rFonts w:cs="Arial"/>
          <w:bCs/>
          <w:sz w:val="20"/>
          <w:szCs w:val="20"/>
          <w:rPrChange w:author="Ayanda Monageng | Auto Fund" w:date="2026-03-02T14:37:00Z" w16du:dateUtc="2026-03-02T12:37:00Z" w:id="360">
            <w:rPr>
              <w:rFonts w:cs="Arial"/>
              <w:bCs/>
              <w:sz w:val="20"/>
              <w:szCs w:val="20"/>
              <w:lang w:val="en-GB"/>
            </w:rPr>
          </w:rPrChange>
        </w:rPr>
        <w:t xml:space="preserve"> shall bear the meaning ascribed thereto in clause </w:t>
      </w:r>
      <w:r w:rsidRPr="0084215A" w:rsidR="00D448EF">
        <w:rPr>
          <w:rFonts w:cs="Arial"/>
          <w:bCs/>
          <w:sz w:val="20"/>
          <w:szCs w:val="20"/>
          <w:rPrChange w:author="Ayanda Monageng | Auto Fund" w:date="2026-03-02T14:37:00Z" w16du:dateUtc="2026-03-02T12:37:00Z" w:id="361">
            <w:rPr>
              <w:rFonts w:cs="Arial"/>
              <w:bCs/>
              <w:sz w:val="20"/>
              <w:szCs w:val="20"/>
              <w:lang w:val="en-GB"/>
            </w:rPr>
          </w:rPrChange>
        </w:rPr>
        <w:fldChar w:fldCharType="begin"/>
      </w:r>
      <w:r w:rsidRPr="0084215A" w:rsidR="00D448EF">
        <w:rPr>
          <w:rFonts w:cs="Arial"/>
          <w:bCs/>
          <w:sz w:val="20"/>
          <w:szCs w:val="20"/>
          <w:rPrChange w:author="Ayanda Monageng | Auto Fund" w:date="2026-03-02T14:37:00Z" w16du:dateUtc="2026-03-02T12:37:00Z" w:id="362">
            <w:rPr>
              <w:rFonts w:cs="Arial"/>
              <w:bCs/>
              <w:sz w:val="20"/>
              <w:szCs w:val="20"/>
              <w:lang w:val="en-GB"/>
            </w:rPr>
          </w:rPrChange>
        </w:rPr>
        <w:instrText xml:space="preserve"> REF _Ref110245407 \r \h </w:instrText>
      </w:r>
      <w:r w:rsidRPr="0084215A" w:rsidR="004C1C69">
        <w:rPr>
          <w:rFonts w:cs="Arial"/>
          <w:bCs/>
          <w:sz w:val="20"/>
          <w:szCs w:val="20"/>
          <w:rPrChange w:author="Ayanda Monageng | Auto Fund" w:date="2026-03-02T14:37:00Z" w16du:dateUtc="2026-03-02T12:37:00Z" w:id="363">
            <w:rPr>
              <w:rFonts w:cs="Arial"/>
              <w:b/>
              <w:sz w:val="20"/>
              <w:szCs w:val="20"/>
            </w:rPr>
          </w:rPrChange>
        </w:rPr>
        <w:instrText xml:space="preserve"> \* MERGEFORMAT </w:instrText>
      </w:r>
      <w:r w:rsidRPr="00C52154" w:rsidR="00D448EF">
        <w:rPr>
          <w:rFonts w:cs="Arial"/>
          <w:bCs/>
          <w:sz w:val="20"/>
          <w:szCs w:val="20"/>
        </w:rPr>
      </w:r>
      <w:r w:rsidRPr="0084215A" w:rsidR="00D448EF">
        <w:rPr>
          <w:rFonts w:cs="Arial"/>
          <w:bCs/>
          <w:sz w:val="20"/>
          <w:szCs w:val="20"/>
          <w:rPrChange w:author="Ayanda Monageng | Auto Fund" w:date="2026-03-02T14:37:00Z" w16du:dateUtc="2026-03-02T12:37:00Z" w:id="364">
            <w:rPr>
              <w:rFonts w:cs="Arial"/>
              <w:bCs/>
              <w:sz w:val="20"/>
              <w:szCs w:val="20"/>
              <w:lang w:val="en-GB"/>
            </w:rPr>
          </w:rPrChange>
        </w:rPr>
        <w:fldChar w:fldCharType="separate"/>
      </w:r>
      <w:r w:rsidRPr="0084215A" w:rsidR="00D448EF">
        <w:rPr>
          <w:rFonts w:cs="Arial"/>
          <w:bCs/>
          <w:sz w:val="20"/>
          <w:szCs w:val="20"/>
          <w:rPrChange w:author="Ayanda Monageng | Auto Fund" w:date="2026-03-02T14:37:00Z" w16du:dateUtc="2026-03-02T12:37:00Z" w:id="365">
            <w:rPr>
              <w:rFonts w:cs="Arial"/>
              <w:bCs/>
              <w:sz w:val="20"/>
              <w:szCs w:val="20"/>
              <w:lang w:val="en-GB"/>
            </w:rPr>
          </w:rPrChange>
        </w:rPr>
        <w:t>1.2.20.2</w:t>
      </w:r>
      <w:r w:rsidRPr="0084215A" w:rsidR="00D448EF">
        <w:rPr>
          <w:rFonts w:cs="Arial"/>
          <w:bCs/>
          <w:sz w:val="20"/>
          <w:szCs w:val="20"/>
          <w:rPrChange w:author="Ayanda Monageng | Auto Fund" w:date="2026-03-02T14:37:00Z" w16du:dateUtc="2026-03-02T12:37:00Z" w:id="366">
            <w:rPr>
              <w:rFonts w:cs="Arial"/>
              <w:bCs/>
              <w:sz w:val="20"/>
              <w:szCs w:val="20"/>
              <w:lang w:val="en-GB"/>
            </w:rPr>
          </w:rPrChange>
        </w:rPr>
        <w:fldChar w:fldCharType="end"/>
      </w:r>
      <w:r w:rsidRPr="0084215A" w:rsidR="00526EA1">
        <w:rPr>
          <w:rFonts w:cs="Arial"/>
          <w:bCs/>
          <w:sz w:val="20"/>
          <w:szCs w:val="20"/>
          <w:rPrChange w:author="Ayanda Monageng | Auto Fund" w:date="2026-03-02T14:37:00Z" w16du:dateUtc="2026-03-02T12:37:00Z" w:id="367">
            <w:rPr>
              <w:rFonts w:cs="Arial"/>
              <w:bCs/>
              <w:sz w:val="20"/>
              <w:szCs w:val="20"/>
              <w:lang w:val="en-GB"/>
            </w:rPr>
          </w:rPrChange>
        </w:rPr>
        <w:t xml:space="preserve"> above;</w:t>
      </w:r>
    </w:p>
    <w:p w:rsidRPr="0084215A" w:rsidR="009952CB" w:rsidRDefault="00E46948" w14:paraId="34FB77EE" w14:textId="583D2803">
      <w:pPr>
        <w:pStyle w:val="BowLevel3HeadingAltZ"/>
        <w:numPr>
          <w:ilvl w:val="2"/>
          <w:numId w:val="51"/>
        </w:numPr>
        <w:suppressAutoHyphens w:val="0"/>
        <w:spacing w:after="240"/>
        <w:ind w:left="2268" w:hanging="850"/>
        <w:jc w:val="both"/>
        <w:rPr>
          <w:rFonts w:cs="Arial"/>
          <w:bCs/>
          <w:sz w:val="20"/>
          <w:szCs w:val="20"/>
          <w:rPrChange w:author="Ayanda Monageng | Auto Fund" w:date="2026-03-02T14:37:00Z" w16du:dateUtc="2026-03-02T12:37:00Z" w:id="368">
            <w:rPr>
              <w:rFonts w:cs="Arial"/>
              <w:b/>
              <w:sz w:val="20"/>
              <w:szCs w:val="20"/>
            </w:rPr>
          </w:rPrChange>
        </w:rPr>
        <w:pPrChange w:author="Ayanda Monageng | Auto Fund" w:date="2026-03-02T14:36:00Z" w16du:dateUtc="2026-03-02T12:36:00Z" w:id="369">
          <w:pPr>
            <w:pStyle w:val="BowLevel3HeadingAltZ"/>
            <w:numPr>
              <w:ilvl w:val="2"/>
              <w:numId w:val="51"/>
            </w:numPr>
            <w:tabs>
              <w:tab w:val="clear" w:pos="1134"/>
            </w:tabs>
            <w:suppressAutoHyphens w:val="0"/>
            <w:spacing w:after="240"/>
            <w:ind w:left="720" w:hanging="720"/>
            <w:jc w:val="both"/>
          </w:pPr>
        </w:pPrChange>
      </w:pPr>
      <w:ins w:author="Ayanda Monageng | Auto Fund" w:date="2026-03-02T14:46:00Z" w16du:dateUtc="2026-03-02T12:46:00Z" w:id="370">
        <w:r w:rsidRPr="00E85868">
          <w:rPr>
            <w:rFonts w:cs="Arial"/>
            <w:b/>
            <w:sz w:val="20"/>
            <w:szCs w:val="20"/>
            <w:rPrChange w:author="Ayanda Monageng | Auto Fund" w:date="2026-03-02T14:48:00Z" w16du:dateUtc="2026-03-02T12:48:00Z" w:id="371">
              <w:rPr>
                <w:rFonts w:cs="Arial"/>
                <w:bCs/>
                <w:sz w:val="20"/>
                <w:szCs w:val="20"/>
              </w:rPr>
            </w:rPrChange>
          </w:rPr>
          <w:t>“</w:t>
        </w:r>
      </w:ins>
      <w:r w:rsidRPr="00E85868" w:rsidR="009952CB">
        <w:rPr>
          <w:rFonts w:cs="Arial"/>
          <w:b/>
          <w:sz w:val="20"/>
          <w:szCs w:val="20"/>
        </w:rPr>
        <w:t>Loan</w:t>
      </w:r>
      <w:ins w:author="Ayanda Monageng | Auto Fund" w:date="2026-03-02T14:46:00Z" w16du:dateUtc="2026-03-02T12:46:00Z" w:id="372">
        <w:r w:rsidRPr="00E85868">
          <w:rPr>
            <w:rFonts w:cs="Arial"/>
            <w:b/>
            <w:sz w:val="20"/>
            <w:szCs w:val="20"/>
            <w:rPrChange w:author="Ayanda Monageng | Auto Fund" w:date="2026-03-02T14:48:00Z" w16du:dateUtc="2026-03-02T12:48:00Z" w:id="373">
              <w:rPr>
                <w:rFonts w:cs="Arial"/>
                <w:bCs/>
                <w:sz w:val="20"/>
                <w:szCs w:val="20"/>
              </w:rPr>
            </w:rPrChange>
          </w:rPr>
          <w:t>”</w:t>
        </w:r>
      </w:ins>
      <w:r w:rsidRPr="0084215A" w:rsidR="009952CB">
        <w:rPr>
          <w:rFonts w:cs="Arial"/>
          <w:bCs/>
          <w:sz w:val="20"/>
          <w:szCs w:val="20"/>
          <w:rPrChange w:author="Ayanda Monageng | Auto Fund" w:date="2026-03-02T14:37:00Z" w16du:dateUtc="2026-03-02T12:37:00Z" w:id="374">
            <w:rPr>
              <w:rFonts w:cs="Arial"/>
              <w:b/>
              <w:sz w:val="20"/>
              <w:szCs w:val="20"/>
            </w:rPr>
          </w:rPrChange>
        </w:rPr>
        <w:t xml:space="preserve"> </w:t>
      </w:r>
      <w:r w:rsidRPr="0084215A" w:rsidR="009952CB">
        <w:rPr>
          <w:rFonts w:cs="Arial"/>
          <w:bCs/>
          <w:sz w:val="20"/>
          <w:szCs w:val="20"/>
        </w:rPr>
        <w:t xml:space="preserve">means </w:t>
      </w:r>
      <w:r w:rsidRPr="0084215A" w:rsidR="009952CB">
        <w:rPr>
          <w:rFonts w:cs="Arial"/>
          <w:bCs/>
          <w:sz w:val="20"/>
          <w:szCs w:val="20"/>
          <w:rPrChange w:author="Ayanda Monageng | Auto Fund" w:date="2026-03-02T14:37:00Z" w16du:dateUtc="2026-03-02T12:37:00Z" w:id="375">
            <w:rPr>
              <w:rFonts w:cs="Arial"/>
              <w:bCs/>
              <w:sz w:val="20"/>
              <w:szCs w:val="20"/>
              <w:lang w:val="en-GB"/>
            </w:rPr>
          </w:rPrChange>
        </w:rPr>
        <w:t xml:space="preserve">the </w:t>
      </w:r>
      <w:r w:rsidRPr="0084215A" w:rsidR="00AE297A">
        <w:rPr>
          <w:rFonts w:cs="Arial"/>
          <w:bCs/>
          <w:sz w:val="20"/>
          <w:szCs w:val="20"/>
          <w:rPrChange w:author="Ayanda Monageng | Auto Fund" w:date="2026-03-02T14:37:00Z" w16du:dateUtc="2026-03-02T12:37:00Z" w:id="376">
            <w:rPr>
              <w:rFonts w:cs="Arial"/>
              <w:bCs/>
              <w:sz w:val="20"/>
              <w:szCs w:val="20"/>
              <w:lang w:val="en-GB"/>
            </w:rPr>
          </w:rPrChange>
        </w:rPr>
        <w:t>loan availed</w:t>
      </w:r>
      <w:r w:rsidRPr="0084215A" w:rsidR="00D170A2">
        <w:rPr>
          <w:rFonts w:cs="Arial"/>
          <w:bCs/>
          <w:sz w:val="20"/>
          <w:szCs w:val="20"/>
          <w:rPrChange w:author="Ayanda Monageng | Auto Fund" w:date="2026-03-02T14:37:00Z" w16du:dateUtc="2026-03-02T12:37:00Z" w:id="377">
            <w:rPr>
              <w:rFonts w:cs="Arial"/>
              <w:bCs/>
              <w:sz w:val="20"/>
              <w:szCs w:val="20"/>
              <w:lang w:val="en-GB"/>
            </w:rPr>
          </w:rPrChange>
        </w:rPr>
        <w:t>,</w:t>
      </w:r>
      <w:r w:rsidRPr="0084215A" w:rsidR="00AE297A">
        <w:rPr>
          <w:rFonts w:cs="Arial"/>
          <w:bCs/>
          <w:sz w:val="20"/>
          <w:szCs w:val="20"/>
          <w:rPrChange w:author="Ayanda Monageng | Auto Fund" w:date="2026-03-02T14:37:00Z" w16du:dateUtc="2026-03-02T12:37:00Z" w:id="378">
            <w:rPr>
              <w:rFonts w:cs="Arial"/>
              <w:bCs/>
              <w:sz w:val="20"/>
              <w:szCs w:val="20"/>
              <w:lang w:val="en-GB"/>
            </w:rPr>
          </w:rPrChange>
        </w:rPr>
        <w:t xml:space="preserve"> or an extension of credit </w:t>
      </w:r>
      <w:r w:rsidRPr="0084215A" w:rsidR="009952CB">
        <w:rPr>
          <w:rFonts w:cs="Arial"/>
          <w:bCs/>
          <w:sz w:val="20"/>
          <w:szCs w:val="20"/>
        </w:rPr>
        <w:t>made available</w:t>
      </w:r>
      <w:r w:rsidRPr="0084215A" w:rsidR="00E466DD">
        <w:rPr>
          <w:rFonts w:cs="Arial"/>
          <w:bCs/>
          <w:sz w:val="20"/>
          <w:szCs w:val="20"/>
        </w:rPr>
        <w:t>,</w:t>
      </w:r>
      <w:r w:rsidRPr="0084215A" w:rsidR="009952CB">
        <w:rPr>
          <w:rFonts w:cs="Arial"/>
          <w:bCs/>
          <w:sz w:val="20"/>
          <w:szCs w:val="20"/>
        </w:rPr>
        <w:t xml:space="preserve"> by the Lender to the Borrower </w:t>
      </w:r>
      <w:r w:rsidRPr="0084215A" w:rsidR="00E466DD">
        <w:rPr>
          <w:rFonts w:cs="Arial"/>
          <w:bCs/>
          <w:sz w:val="20"/>
          <w:szCs w:val="20"/>
          <w:rPrChange w:author="Ayanda Monageng | Auto Fund" w:date="2026-03-02T14:37:00Z" w16du:dateUtc="2026-03-02T12:37:00Z" w:id="379">
            <w:rPr>
              <w:rFonts w:cs="Arial"/>
              <w:bCs/>
              <w:sz w:val="20"/>
              <w:szCs w:val="20"/>
              <w:lang w:val="en-GB"/>
            </w:rPr>
          </w:rPrChange>
        </w:rPr>
        <w:t xml:space="preserve">in the form of Advances </w:t>
      </w:r>
      <w:r w:rsidRPr="0084215A" w:rsidR="009952CB">
        <w:rPr>
          <w:rFonts w:cs="Arial"/>
          <w:bCs/>
          <w:sz w:val="20"/>
          <w:szCs w:val="20"/>
        </w:rPr>
        <w:t xml:space="preserve">in terms of this Agreement; </w:t>
      </w:r>
    </w:p>
    <w:p w:rsidRPr="0084215A" w:rsidR="00584965" w:rsidRDefault="00E85868" w14:paraId="0C1069EA" w14:textId="409FF111">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36:00Z" w16du:dateUtc="2026-03-02T12:36:00Z" w:id="380">
          <w:pPr>
            <w:pStyle w:val="BowLevel3HeadingAltZ"/>
            <w:numPr>
              <w:ilvl w:val="2"/>
              <w:numId w:val="51"/>
            </w:numPr>
            <w:tabs>
              <w:tab w:val="clear" w:pos="1134"/>
            </w:tabs>
            <w:suppressAutoHyphens w:val="0"/>
            <w:spacing w:after="240"/>
            <w:ind w:left="720" w:hanging="720"/>
            <w:jc w:val="both"/>
          </w:pPr>
        </w:pPrChange>
      </w:pPr>
      <w:ins w:author="Ayanda Monageng | Auto Fund" w:date="2026-03-02T14:48:00Z" w16du:dateUtc="2026-03-02T12:48:00Z" w:id="381">
        <w:r w:rsidRPr="00FC086A">
          <w:rPr>
            <w:rFonts w:cs="Arial"/>
            <w:b/>
            <w:sz w:val="20"/>
            <w:szCs w:val="20"/>
            <w:rPrChange w:author="Ayanda Monageng | Auto Fund" w:date="2026-03-02T14:52:00Z" w16du:dateUtc="2026-03-02T12:52:00Z" w:id="382">
              <w:rPr>
                <w:rFonts w:cs="Arial"/>
                <w:bCs/>
                <w:sz w:val="20"/>
                <w:szCs w:val="20"/>
              </w:rPr>
            </w:rPrChange>
          </w:rPr>
          <w:t>“</w:t>
        </w:r>
      </w:ins>
      <w:r w:rsidRPr="00FC086A" w:rsidR="00584965">
        <w:rPr>
          <w:rFonts w:cs="Arial"/>
          <w:b/>
          <w:sz w:val="20"/>
          <w:szCs w:val="20"/>
        </w:rPr>
        <w:t>Loan</w:t>
      </w:r>
      <w:r w:rsidRPr="00FC086A" w:rsidR="00584965">
        <w:rPr>
          <w:rFonts w:cs="Arial"/>
          <w:b/>
          <w:sz w:val="20"/>
          <w:szCs w:val="20"/>
          <w:rPrChange w:author="Ayanda Monageng | Auto Fund" w:date="2026-03-02T14:52:00Z" w16du:dateUtc="2026-03-02T12:52:00Z" w:id="383">
            <w:rPr>
              <w:rFonts w:cs="Arial"/>
              <w:bCs/>
              <w:sz w:val="20"/>
              <w:szCs w:val="20"/>
            </w:rPr>
          </w:rPrChange>
        </w:rPr>
        <w:t xml:space="preserve"> </w:t>
      </w:r>
      <w:r w:rsidRPr="00FC086A" w:rsidR="00584965">
        <w:rPr>
          <w:rFonts w:cs="Arial"/>
          <w:b/>
          <w:sz w:val="20"/>
          <w:szCs w:val="20"/>
        </w:rPr>
        <w:t>Amount</w:t>
      </w:r>
      <w:ins w:author="Ayanda Monageng | Auto Fund" w:date="2026-03-02T14:52:00Z" w16du:dateUtc="2026-03-02T12:52:00Z" w:id="384">
        <w:r w:rsidRPr="00FC086A" w:rsidR="00FC086A">
          <w:rPr>
            <w:rFonts w:cs="Arial"/>
            <w:b/>
            <w:sz w:val="20"/>
            <w:szCs w:val="20"/>
            <w:rPrChange w:author="Ayanda Monageng | Auto Fund" w:date="2026-03-02T14:52:00Z" w16du:dateUtc="2026-03-02T12:52:00Z" w:id="385">
              <w:rPr>
                <w:rFonts w:cs="Arial"/>
                <w:bCs/>
                <w:sz w:val="20"/>
                <w:szCs w:val="20"/>
              </w:rPr>
            </w:rPrChange>
          </w:rPr>
          <w:t>”</w:t>
        </w:r>
      </w:ins>
      <w:r w:rsidRPr="0084215A" w:rsidR="00584965">
        <w:rPr>
          <w:rFonts w:cs="Arial"/>
          <w:bCs/>
          <w:sz w:val="20"/>
          <w:szCs w:val="20"/>
          <w:rPrChange w:author="Ayanda Monageng | Auto Fund" w:date="2026-03-02T14:37:00Z" w16du:dateUtc="2026-03-02T12:37:00Z" w:id="386">
            <w:rPr>
              <w:rFonts w:cs="Arial"/>
              <w:b/>
              <w:sz w:val="20"/>
              <w:szCs w:val="20"/>
            </w:rPr>
          </w:rPrChange>
        </w:rPr>
        <w:t xml:space="preserve"> </w:t>
      </w:r>
      <w:r w:rsidRPr="0084215A" w:rsidR="00584965">
        <w:rPr>
          <w:rFonts w:cs="Arial"/>
          <w:bCs/>
          <w:sz w:val="20"/>
          <w:szCs w:val="20"/>
        </w:rPr>
        <w:t>means an aggregate amount of R9 925 118.00 (nine million nine hundred and twenty-five thousand one hundred and eighteen Rand);</w:t>
      </w:r>
    </w:p>
    <w:p w:rsidRPr="0084215A" w:rsidR="009952CB" w:rsidRDefault="00FC086A" w14:paraId="2E34A59A" w14:textId="61C21ECD">
      <w:pPr>
        <w:pStyle w:val="BowLevel3HeadingAltZ"/>
        <w:numPr>
          <w:ilvl w:val="2"/>
          <w:numId w:val="51"/>
        </w:numPr>
        <w:suppressAutoHyphens w:val="0"/>
        <w:spacing w:after="240"/>
        <w:ind w:left="2268" w:hanging="850"/>
        <w:jc w:val="both"/>
        <w:rPr>
          <w:rFonts w:cs="Arial"/>
          <w:bCs/>
          <w:sz w:val="20"/>
          <w:szCs w:val="20"/>
          <w:rPrChange w:author="Ayanda Monageng | Auto Fund" w:date="2026-03-02T14:37:00Z" w16du:dateUtc="2026-03-02T12:37:00Z" w:id="387">
            <w:rPr>
              <w:rFonts w:cs="Arial"/>
              <w:b/>
              <w:sz w:val="20"/>
              <w:szCs w:val="20"/>
            </w:rPr>
          </w:rPrChange>
        </w:rPr>
        <w:pPrChange w:author="Ayanda Monageng | Auto Fund" w:date="2026-03-02T14:36:00Z" w16du:dateUtc="2026-03-02T12:36:00Z" w:id="388">
          <w:pPr>
            <w:pStyle w:val="BowLevel3HeadingAltZ"/>
            <w:numPr>
              <w:ilvl w:val="2"/>
              <w:numId w:val="51"/>
            </w:numPr>
            <w:tabs>
              <w:tab w:val="clear" w:pos="1134"/>
            </w:tabs>
            <w:suppressAutoHyphens w:val="0"/>
            <w:spacing w:after="240"/>
            <w:ind w:left="720" w:hanging="720"/>
            <w:jc w:val="both"/>
          </w:pPr>
        </w:pPrChange>
      </w:pPr>
      <w:ins w:author="Ayanda Monageng | Auto Fund" w:date="2026-03-02T14:52:00Z" w16du:dateUtc="2026-03-02T12:52:00Z" w:id="389">
        <w:r w:rsidRPr="00FC086A">
          <w:rPr>
            <w:rFonts w:cs="Arial"/>
            <w:b/>
            <w:sz w:val="20"/>
            <w:szCs w:val="20"/>
            <w:rPrChange w:author="Ayanda Monageng | Auto Fund" w:date="2026-03-02T14:52:00Z" w16du:dateUtc="2026-03-02T12:52:00Z" w:id="390">
              <w:rPr>
                <w:rFonts w:cs="Arial"/>
                <w:bCs/>
                <w:sz w:val="20"/>
                <w:szCs w:val="20"/>
              </w:rPr>
            </w:rPrChange>
          </w:rPr>
          <w:t>“</w:t>
        </w:r>
      </w:ins>
      <w:r w:rsidRPr="00FC086A" w:rsidR="009952CB">
        <w:rPr>
          <w:rFonts w:cs="Arial"/>
          <w:b/>
          <w:sz w:val="20"/>
          <w:szCs w:val="20"/>
        </w:rPr>
        <w:t>Loan Purpose</w:t>
      </w:r>
      <w:ins w:author="Ayanda Monageng | Auto Fund" w:date="2026-03-02T14:52:00Z" w16du:dateUtc="2026-03-02T12:52:00Z" w:id="391">
        <w:r w:rsidRPr="00FC086A">
          <w:rPr>
            <w:rFonts w:cs="Arial"/>
            <w:b/>
            <w:sz w:val="20"/>
            <w:szCs w:val="20"/>
            <w:rPrChange w:author="Ayanda Monageng | Auto Fund" w:date="2026-03-02T14:52:00Z" w16du:dateUtc="2026-03-02T12:52:00Z" w:id="392">
              <w:rPr>
                <w:rFonts w:cs="Arial"/>
                <w:bCs/>
                <w:sz w:val="20"/>
                <w:szCs w:val="20"/>
              </w:rPr>
            </w:rPrChange>
          </w:rPr>
          <w:t>”</w:t>
        </w:r>
      </w:ins>
      <w:r w:rsidRPr="0084215A" w:rsidR="009952CB">
        <w:rPr>
          <w:rFonts w:cs="Arial"/>
          <w:bCs/>
          <w:sz w:val="20"/>
          <w:szCs w:val="20"/>
          <w:rPrChange w:author="Ayanda Monageng | Auto Fund" w:date="2026-03-02T14:37:00Z" w16du:dateUtc="2026-03-02T12:37:00Z" w:id="393">
            <w:rPr>
              <w:rFonts w:cs="Arial"/>
              <w:b/>
              <w:sz w:val="20"/>
              <w:szCs w:val="20"/>
            </w:rPr>
          </w:rPrChange>
        </w:rPr>
        <w:t xml:space="preserve"> </w:t>
      </w:r>
      <w:r w:rsidRPr="0084215A" w:rsidR="009952CB">
        <w:rPr>
          <w:rFonts w:cs="Arial"/>
          <w:bCs/>
          <w:sz w:val="20"/>
          <w:szCs w:val="20"/>
        </w:rPr>
        <w:t xml:space="preserve">means the purpose for which the Loan Amount and/or Advance is made available to the Borrower, namely, namely to – </w:t>
      </w:r>
      <w:r w:rsidRPr="0084215A" w:rsidR="009952CB">
        <w:rPr>
          <w:rFonts w:cs="Arial"/>
          <w:bCs/>
          <w:sz w:val="20"/>
          <w:szCs w:val="20"/>
          <w:rPrChange w:author="Ayanda Monageng | Auto Fund" w:date="2026-03-02T14:37:00Z" w16du:dateUtc="2026-03-02T12:37:00Z" w:id="394">
            <w:rPr>
              <w:rFonts w:cs="Arial"/>
              <w:bCs/>
              <w:sz w:val="20"/>
              <w:szCs w:val="20"/>
              <w:lang w:val="en-GB"/>
            </w:rPr>
          </w:rPrChange>
        </w:rPr>
        <w:t>[</w:t>
      </w:r>
      <w:r w:rsidRPr="00C90CB2" w:rsidR="009952CB">
        <w:rPr>
          <w:rFonts w:cs="Arial"/>
          <w:bCs/>
          <w:sz w:val="20"/>
          <w:szCs w:val="20"/>
          <w:highlight w:val="yellow"/>
          <w:rPrChange w:author="Ayanda Monageng | Auto Fund" w:date="2026-03-02T14:46:00Z" w16du:dateUtc="2026-03-02T12:46:00Z" w:id="395">
            <w:rPr>
              <w:rFonts w:cs="Arial"/>
              <w:b/>
              <w:i/>
              <w:iCs/>
              <w:sz w:val="20"/>
              <w:szCs w:val="20"/>
              <w:highlight w:val="yellow"/>
              <w:lang w:val="en-GB"/>
            </w:rPr>
          </w:rPrChange>
        </w:rPr>
        <w:t>Drafting note: Adjust accordingly depending on loan purpose</w:t>
      </w:r>
      <w:r w:rsidRPr="00C90CB2" w:rsidR="009952CB">
        <w:rPr>
          <w:rFonts w:cs="Arial"/>
          <w:bCs/>
          <w:sz w:val="20"/>
          <w:szCs w:val="20"/>
          <w:highlight w:val="yellow"/>
          <w:rPrChange w:author="Ayanda Monageng | Auto Fund" w:date="2026-03-02T14:46:00Z" w16du:dateUtc="2026-03-02T12:46:00Z" w:id="396">
            <w:rPr>
              <w:rFonts w:cs="Arial"/>
              <w:bCs/>
              <w:sz w:val="20"/>
              <w:szCs w:val="20"/>
              <w:lang w:val="en-GB"/>
            </w:rPr>
          </w:rPrChange>
        </w:rPr>
        <w:t>.]</w:t>
      </w:r>
    </w:p>
    <w:p w:rsidRPr="007016A2" w:rsidR="009952CB" w:rsidRDefault="009952CB" w14:paraId="34C1CB01" w14:textId="77777777">
      <w:pPr>
        <w:pStyle w:val="Clause9Sub"/>
        <w:numPr>
          <w:ilvl w:val="3"/>
          <w:numId w:val="51"/>
        </w:numPr>
        <w:spacing w:line="240" w:lineRule="auto"/>
        <w:ind w:left="3261" w:hanging="993"/>
        <w:rPr>
          <w:rFonts w:cs="Arial"/>
          <w:bCs/>
        </w:rPr>
        <w:pPrChange w:author="Ayanda Monageng | Auto Fund" w:date="2026-03-02T14:52:00Z" w16du:dateUtc="2026-03-02T12:52:00Z" w:id="397">
          <w:pPr>
            <w:pStyle w:val="BowLevel3HeadingAltZ"/>
            <w:numPr>
              <w:ilvl w:val="3"/>
              <w:numId w:val="51"/>
            </w:numPr>
            <w:tabs>
              <w:tab w:val="clear" w:pos="1134"/>
            </w:tabs>
            <w:suppressAutoHyphens w:val="0"/>
            <w:spacing w:after="240"/>
            <w:ind w:left="1418" w:hanging="1418"/>
            <w:jc w:val="both"/>
          </w:pPr>
        </w:pPrChange>
      </w:pPr>
      <w:r w:rsidRPr="007016A2">
        <w:rPr>
          <w:rFonts w:cs="Arial"/>
          <w:bCs/>
        </w:rPr>
        <w:t xml:space="preserve">enable the Borrower to procure Products from Suppliers which may be valued up to </w:t>
      </w:r>
      <w:proofErr w:type="gramStart"/>
      <w:r>
        <w:rPr>
          <w:rFonts w:cs="Arial"/>
          <w:bCs/>
        </w:rPr>
        <w:t>R</w:t>
      </w:r>
      <w:r w:rsidRPr="00FC086A">
        <w:rPr>
          <w:rFonts w:cs="Arial"/>
          <w:bCs/>
          <w:rPrChange w:author="Ayanda Monageng | Auto Fund" w:date="2026-03-02T14:52:00Z" w16du:dateUtc="2026-03-02T12:52:00Z" w:id="398">
            <w:rPr>
              <w:rFonts w:cs="Arial"/>
              <w:b/>
              <w:bCs/>
              <w:highlight w:val="yellow"/>
            </w:rPr>
          </w:rPrChange>
        </w:rPr>
        <w:t>[</w:t>
      </w:r>
      <w:proofErr w:type="gramEnd"/>
      <w:r w:rsidRPr="00FC086A">
        <w:rPr>
          <w:rFonts w:cs="Arial"/>
          <w:bCs/>
          <w:highlight w:val="yellow"/>
          <w:rPrChange w:author="Ayanda Monageng | Auto Fund" w:date="2026-03-02T14:52:00Z" w16du:dateUtc="2026-03-02T12:52:00Z" w:id="399">
            <w:rPr>
              <w:rFonts w:cs="Arial"/>
              <w:b/>
              <w:bCs/>
              <w:highlight w:val="yellow"/>
            </w:rPr>
          </w:rPrChange>
        </w:rPr>
        <w:t>Insert applicable figure]</w:t>
      </w:r>
      <w:r w:rsidRPr="00FC086A">
        <w:rPr>
          <w:rFonts w:cs="Arial"/>
          <w:bCs/>
        </w:rPr>
        <w:t xml:space="preserve"> (</w:t>
      </w:r>
      <w:r w:rsidRPr="00FC086A">
        <w:rPr>
          <w:rFonts w:cs="Arial"/>
          <w:bCs/>
          <w:rPrChange w:author="Ayanda Monageng | Auto Fund" w:date="2026-03-02T14:52:00Z" w16du:dateUtc="2026-03-02T12:52:00Z" w:id="400">
            <w:rPr>
              <w:rFonts w:cs="Arial"/>
              <w:b/>
              <w:bCs/>
              <w:highlight w:val="yellow"/>
            </w:rPr>
          </w:rPrChange>
        </w:rPr>
        <w:t>[</w:t>
      </w:r>
      <w:r w:rsidRPr="00FC086A">
        <w:rPr>
          <w:rFonts w:cs="Arial"/>
          <w:bCs/>
          <w:highlight w:val="yellow"/>
          <w:rPrChange w:author="Ayanda Monageng | Auto Fund" w:date="2026-03-02T14:52:00Z" w16du:dateUtc="2026-03-02T12:52:00Z" w:id="401">
            <w:rPr>
              <w:rFonts w:cs="Arial"/>
              <w:b/>
              <w:bCs/>
              <w:highlight w:val="yellow"/>
            </w:rPr>
          </w:rPrChange>
        </w:rPr>
        <w:t>insert figure in words</w:t>
      </w:r>
      <w:r w:rsidRPr="00FC086A">
        <w:rPr>
          <w:rFonts w:cs="Arial"/>
          <w:bCs/>
          <w:rPrChange w:author="Ayanda Monageng | Auto Fund" w:date="2026-03-02T14:52:00Z" w16du:dateUtc="2026-03-02T12:52:00Z" w:id="402">
            <w:rPr>
              <w:rFonts w:cs="Arial"/>
              <w:b/>
              <w:bCs/>
              <w:highlight w:val="yellow"/>
            </w:rPr>
          </w:rPrChange>
        </w:rPr>
        <w:t>]</w:t>
      </w:r>
      <w:r w:rsidRPr="00FC086A">
        <w:rPr>
          <w:rFonts w:cs="Arial"/>
          <w:bCs/>
          <w:rPrChange w:author="Ayanda Monageng | Auto Fund" w:date="2026-03-02T14:52:00Z" w16du:dateUtc="2026-03-02T12:52:00Z" w:id="403">
            <w:rPr>
              <w:rFonts w:cs="Arial"/>
              <w:b/>
              <w:bCs/>
            </w:rPr>
          </w:rPrChange>
        </w:rPr>
        <w:t xml:space="preserve"> </w:t>
      </w:r>
      <w:proofErr w:type="gramStart"/>
      <w:r w:rsidRPr="00FC086A">
        <w:rPr>
          <w:rFonts w:cs="Arial"/>
          <w:bCs/>
        </w:rPr>
        <w:t xml:space="preserve">Rand) </w:t>
      </w:r>
      <w:r w:rsidRPr="007016A2">
        <w:rPr>
          <w:rFonts w:cs="Arial"/>
          <w:bCs/>
        </w:rPr>
        <w:t xml:space="preserve"> (</w:t>
      </w:r>
      <w:proofErr w:type="gramEnd"/>
      <w:r w:rsidRPr="007016A2">
        <w:rPr>
          <w:rFonts w:cs="Arial"/>
          <w:bCs/>
        </w:rPr>
        <w:t>“</w:t>
      </w:r>
      <w:r w:rsidRPr="00FC086A">
        <w:rPr>
          <w:rFonts w:cs="Arial"/>
          <w:bCs/>
          <w:rPrChange w:author="Ayanda Monageng | Auto Fund" w:date="2026-03-02T14:52:00Z" w16du:dateUtc="2026-03-02T12:52:00Z" w:id="404">
            <w:rPr>
              <w:rFonts w:cs="Arial"/>
              <w:b/>
            </w:rPr>
          </w:rPrChange>
        </w:rPr>
        <w:t>CapEx Spend</w:t>
      </w:r>
      <w:r w:rsidRPr="007016A2">
        <w:rPr>
          <w:rFonts w:cs="Arial"/>
          <w:bCs/>
        </w:rPr>
        <w:t>”) out of the Loan Amount. It being recorded further that the CapEx Spend shall be spent on, amongst others, the procurement of Products which are necessary to ensure the proper performance of the Borrower</w:t>
      </w:r>
      <w:r>
        <w:rPr>
          <w:rFonts w:cs="Arial"/>
          <w:bCs/>
        </w:rPr>
        <w:t xml:space="preserve"> pursuant to</w:t>
      </w:r>
      <w:r w:rsidRPr="007016A2">
        <w:rPr>
          <w:rFonts w:cs="Arial"/>
          <w:bCs/>
        </w:rPr>
        <w:t xml:space="preserve"> the terms of the </w:t>
      </w:r>
      <w:r w:rsidRPr="00440F01">
        <w:rPr>
          <w:rFonts w:cs="Arial"/>
          <w:bCs/>
        </w:rPr>
        <w:t xml:space="preserve">Ford </w:t>
      </w:r>
      <w:r>
        <w:rPr>
          <w:rFonts w:cs="Arial"/>
          <w:bCs/>
        </w:rPr>
        <w:t>Support Letter</w:t>
      </w:r>
      <w:r w:rsidRPr="007016A2">
        <w:rPr>
          <w:rFonts w:cs="Arial"/>
          <w:bCs/>
        </w:rPr>
        <w:t xml:space="preserve"> and thereafter funding the purchase price which relates to the said Products; and</w:t>
      </w:r>
    </w:p>
    <w:p w:rsidRPr="00FC086A" w:rsidR="009952CB" w:rsidRDefault="009952CB" w14:paraId="0995B8D6" w14:textId="77777777">
      <w:pPr>
        <w:pStyle w:val="Clause9Sub"/>
        <w:numPr>
          <w:ilvl w:val="3"/>
          <w:numId w:val="51"/>
        </w:numPr>
        <w:spacing w:line="240" w:lineRule="auto"/>
        <w:ind w:left="3261" w:hanging="993"/>
        <w:rPr>
          <w:rFonts w:cs="Arial"/>
          <w:bCs/>
        </w:rPr>
        <w:pPrChange w:author="Ayanda Monageng | Auto Fund" w:date="2026-03-02T14:52:00Z" w16du:dateUtc="2026-03-02T12:52:00Z" w:id="405">
          <w:pPr>
            <w:pStyle w:val="BowLevel3HeadingAltZ"/>
            <w:numPr>
              <w:ilvl w:val="3"/>
              <w:numId w:val="51"/>
            </w:numPr>
            <w:tabs>
              <w:tab w:val="clear" w:pos="1134"/>
            </w:tabs>
            <w:suppressAutoHyphens w:val="0"/>
            <w:spacing w:after="240"/>
            <w:ind w:left="1418" w:hanging="1418"/>
            <w:jc w:val="both"/>
          </w:pPr>
        </w:pPrChange>
      </w:pPr>
      <w:r w:rsidRPr="007016A2">
        <w:rPr>
          <w:rFonts w:cs="Arial"/>
          <w:bCs/>
        </w:rPr>
        <w:t>fund the working capital requirements of the Borrower out of the remaining balance of the Loan Amount (</w:t>
      </w:r>
      <w:r>
        <w:rPr>
          <w:rFonts w:cs="Arial"/>
          <w:bCs/>
        </w:rPr>
        <w:t>in an amount not exceeding</w:t>
      </w:r>
      <w:r w:rsidRPr="007016A2">
        <w:rPr>
          <w:rFonts w:cs="Arial"/>
          <w:bCs/>
        </w:rPr>
        <w:t xml:space="preserve"> </w:t>
      </w:r>
      <w:proofErr w:type="gramStart"/>
      <w:r>
        <w:rPr>
          <w:rFonts w:cs="Arial"/>
          <w:bCs/>
        </w:rPr>
        <w:t>R</w:t>
      </w:r>
      <w:r w:rsidRPr="00FC086A">
        <w:rPr>
          <w:rFonts w:cs="Arial"/>
          <w:bCs/>
          <w:rPrChange w:author="Ayanda Monageng | Auto Fund" w:date="2026-03-02T14:52:00Z" w16du:dateUtc="2026-03-02T12:52:00Z" w:id="406">
            <w:rPr>
              <w:rFonts w:cs="Arial"/>
              <w:b/>
              <w:bCs/>
              <w:highlight w:val="yellow"/>
            </w:rPr>
          </w:rPrChange>
        </w:rPr>
        <w:t>[</w:t>
      </w:r>
      <w:proofErr w:type="gramEnd"/>
      <w:r w:rsidRPr="00FC086A">
        <w:rPr>
          <w:rFonts w:cs="Arial"/>
          <w:bCs/>
          <w:highlight w:val="yellow"/>
          <w:rPrChange w:author="Ayanda Monageng | Auto Fund" w:date="2026-03-02T14:52:00Z" w16du:dateUtc="2026-03-02T12:52:00Z" w:id="407">
            <w:rPr>
              <w:rFonts w:cs="Arial"/>
              <w:b/>
              <w:bCs/>
              <w:highlight w:val="yellow"/>
            </w:rPr>
          </w:rPrChange>
        </w:rPr>
        <w:t>Insert applicable figure</w:t>
      </w:r>
      <w:r w:rsidRPr="00FC086A">
        <w:rPr>
          <w:rFonts w:cs="Arial"/>
          <w:bCs/>
          <w:rPrChange w:author="Ayanda Monageng | Auto Fund" w:date="2026-03-02T14:52:00Z" w16du:dateUtc="2026-03-02T12:52:00Z" w:id="408">
            <w:rPr>
              <w:rFonts w:cs="Arial"/>
              <w:b/>
              <w:bCs/>
              <w:highlight w:val="yellow"/>
            </w:rPr>
          </w:rPrChange>
        </w:rPr>
        <w:t>]</w:t>
      </w:r>
      <w:r w:rsidRPr="00FC086A">
        <w:rPr>
          <w:rFonts w:cs="Arial"/>
          <w:bCs/>
        </w:rPr>
        <w:t xml:space="preserve"> (</w:t>
      </w:r>
      <w:r w:rsidRPr="00FC086A">
        <w:rPr>
          <w:rFonts w:cs="Arial"/>
          <w:bCs/>
          <w:rPrChange w:author="Ayanda Monageng | Auto Fund" w:date="2026-03-02T14:52:00Z" w16du:dateUtc="2026-03-02T12:52:00Z" w:id="409">
            <w:rPr>
              <w:rFonts w:cs="Arial"/>
              <w:b/>
              <w:bCs/>
              <w:highlight w:val="yellow"/>
            </w:rPr>
          </w:rPrChange>
        </w:rPr>
        <w:t>[insert figure in words]</w:t>
      </w:r>
      <w:r w:rsidRPr="00FC086A">
        <w:rPr>
          <w:rFonts w:cs="Arial"/>
          <w:bCs/>
          <w:rPrChange w:author="Ayanda Monageng | Auto Fund" w:date="2026-03-02T14:52:00Z" w16du:dateUtc="2026-03-02T12:52:00Z" w:id="410">
            <w:rPr>
              <w:rFonts w:cs="Arial"/>
              <w:b/>
              <w:bCs/>
            </w:rPr>
          </w:rPrChange>
        </w:rPr>
        <w:t xml:space="preserve"> </w:t>
      </w:r>
      <w:r w:rsidRPr="00FC086A">
        <w:rPr>
          <w:rFonts w:cs="Arial"/>
          <w:bCs/>
        </w:rPr>
        <w:t>Rand)</w:t>
      </w:r>
      <w:r w:rsidRPr="007016A2">
        <w:rPr>
          <w:rFonts w:cs="Arial"/>
          <w:bCs/>
        </w:rPr>
        <w:t>) (“</w:t>
      </w:r>
      <w:r w:rsidRPr="00FC086A">
        <w:rPr>
          <w:rFonts w:cs="Arial"/>
          <w:bCs/>
          <w:rPrChange w:author="Ayanda Monageng | Auto Fund" w:date="2026-03-02T14:52:00Z" w16du:dateUtc="2026-03-02T12:52:00Z" w:id="411">
            <w:rPr>
              <w:rFonts w:cs="Arial"/>
              <w:b/>
            </w:rPr>
          </w:rPrChange>
        </w:rPr>
        <w:t>Working Capital</w:t>
      </w:r>
      <w:r w:rsidRPr="007016A2">
        <w:rPr>
          <w:rFonts w:cs="Arial"/>
          <w:bCs/>
        </w:rPr>
        <w:t>”);</w:t>
      </w:r>
    </w:p>
    <w:p w:rsidRPr="00FC086A" w:rsidR="00426296" w:rsidRDefault="00FC086A" w14:paraId="1667D950" w14:textId="14030A7F">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53:00Z" w16du:dateUtc="2026-03-02T12:53:00Z" w:id="412">
          <w:pPr>
            <w:pStyle w:val="BowLevel3HeadingAltZ"/>
            <w:keepNext/>
            <w:numPr>
              <w:ilvl w:val="2"/>
              <w:numId w:val="51"/>
            </w:numPr>
            <w:tabs>
              <w:tab w:val="clear" w:pos="1134"/>
            </w:tabs>
            <w:suppressAutoHyphens w:val="0"/>
            <w:spacing w:after="240"/>
            <w:ind w:left="720" w:hanging="720"/>
            <w:jc w:val="both"/>
          </w:pPr>
        </w:pPrChange>
      </w:pPr>
      <w:ins w:author="Ayanda Monageng | Auto Fund" w:date="2026-03-02T14:53:00Z" w16du:dateUtc="2026-03-02T12:53:00Z" w:id="413">
        <w:r w:rsidRPr="00FC086A">
          <w:rPr>
            <w:rFonts w:cs="Arial"/>
            <w:b/>
            <w:sz w:val="20"/>
            <w:szCs w:val="20"/>
            <w:rPrChange w:author="Ayanda Monageng | Auto Fund" w:date="2026-03-02T14:53:00Z" w16du:dateUtc="2026-03-02T12:53:00Z" w:id="414">
              <w:rPr>
                <w:rFonts w:cs="Arial"/>
                <w:bCs/>
                <w:sz w:val="20"/>
                <w:szCs w:val="20"/>
              </w:rPr>
            </w:rPrChange>
          </w:rPr>
          <w:t>“</w:t>
        </w:r>
      </w:ins>
      <w:r w:rsidRPr="00FC086A" w:rsidR="00426296">
        <w:rPr>
          <w:rFonts w:cs="Arial"/>
          <w:b/>
          <w:sz w:val="20"/>
          <w:szCs w:val="20"/>
        </w:rPr>
        <w:t xml:space="preserve">Material Adverse </w:t>
      </w:r>
      <w:r w:rsidRPr="00FC086A" w:rsidR="002A3216">
        <w:rPr>
          <w:rFonts w:cs="Arial"/>
          <w:b/>
          <w:sz w:val="20"/>
          <w:szCs w:val="20"/>
        </w:rPr>
        <w:t>Event</w:t>
      </w:r>
      <w:ins w:author="Ayanda Monageng | Auto Fund" w:date="2026-03-02T14:53:00Z" w16du:dateUtc="2026-03-02T12:53:00Z" w:id="415">
        <w:r w:rsidRPr="00FC086A">
          <w:rPr>
            <w:rFonts w:cs="Arial"/>
            <w:b/>
            <w:sz w:val="20"/>
            <w:szCs w:val="20"/>
            <w:rPrChange w:author="Ayanda Monageng | Auto Fund" w:date="2026-03-02T14:53:00Z" w16du:dateUtc="2026-03-02T12:53:00Z" w:id="416">
              <w:rPr>
                <w:rFonts w:cs="Arial"/>
                <w:bCs/>
                <w:sz w:val="20"/>
                <w:szCs w:val="20"/>
              </w:rPr>
            </w:rPrChange>
          </w:rPr>
          <w:t>”</w:t>
        </w:r>
      </w:ins>
      <w:r w:rsidRPr="00FC086A" w:rsidR="002A3216">
        <w:rPr>
          <w:rFonts w:cs="Arial"/>
          <w:bCs/>
          <w:sz w:val="20"/>
          <w:szCs w:val="20"/>
        </w:rPr>
        <w:t xml:space="preserve"> </w:t>
      </w:r>
      <w:r w:rsidRPr="00FC086A" w:rsidR="00426296">
        <w:rPr>
          <w:rFonts w:cs="Arial"/>
          <w:bCs/>
          <w:sz w:val="20"/>
          <w:szCs w:val="20"/>
        </w:rPr>
        <w:t xml:space="preserve">means </w:t>
      </w:r>
      <w:r w:rsidRPr="00FC086A" w:rsidR="009E21D2">
        <w:rPr>
          <w:rFonts w:cs="Arial"/>
          <w:bCs/>
          <w:sz w:val="20"/>
          <w:szCs w:val="20"/>
          <w:rPrChange w:author="Ayanda Monageng | Auto Fund" w:date="2026-03-02T14:53:00Z" w16du:dateUtc="2026-03-02T12:53:00Z" w:id="417">
            <w:rPr>
              <w:rFonts w:cs="Arial"/>
              <w:sz w:val="20"/>
              <w:szCs w:val="20"/>
              <w:lang w:val="en-GB"/>
            </w:rPr>
          </w:rPrChange>
        </w:rPr>
        <w:t xml:space="preserve">any event, circumstance or matter or combination of events, circumstances or matters which has or is likely to have, in the sole opinion (acting reasonably) of the Lender, </w:t>
      </w:r>
      <w:r w:rsidRPr="00FC086A" w:rsidR="00426296">
        <w:rPr>
          <w:rFonts w:cs="Arial"/>
          <w:bCs/>
          <w:sz w:val="20"/>
          <w:szCs w:val="20"/>
        </w:rPr>
        <w:t>a material adverse effect on:</w:t>
      </w:r>
    </w:p>
    <w:p w:rsidRPr="00FC086A" w:rsidR="00426296" w:rsidRDefault="00426296" w14:paraId="290881A5" w14:textId="77777777">
      <w:pPr>
        <w:pStyle w:val="Clause9Sub"/>
        <w:numPr>
          <w:ilvl w:val="3"/>
          <w:numId w:val="51"/>
        </w:numPr>
        <w:spacing w:line="240" w:lineRule="auto"/>
        <w:ind w:left="3261" w:hanging="993"/>
        <w:rPr>
          <w:rFonts w:cs="Arial"/>
          <w:bCs/>
        </w:rPr>
        <w:pPrChange w:author="Ayanda Monageng | Auto Fund" w:date="2026-03-02T14:53:00Z" w16du:dateUtc="2026-03-02T12:53:00Z" w:id="418">
          <w:pPr>
            <w:pStyle w:val="BowLevel4HeadingAltX"/>
            <w:numPr>
              <w:numId w:val="51"/>
            </w:numPr>
            <w:tabs>
              <w:tab w:val="clear" w:pos="1418"/>
            </w:tabs>
            <w:suppressAutoHyphens w:val="0"/>
            <w:spacing w:after="240"/>
            <w:ind w:left="1080" w:hanging="1080"/>
            <w:jc w:val="both"/>
          </w:pPr>
        </w:pPrChange>
      </w:pPr>
      <w:r w:rsidRPr="00FC086A">
        <w:rPr>
          <w:rFonts w:cs="Arial"/>
          <w:bCs/>
        </w:rPr>
        <w:t>the business, operations, property, condition (financial or otherwise) or prospects of the Borrower; and/or</w:t>
      </w:r>
    </w:p>
    <w:p w:rsidRPr="00FC086A" w:rsidR="00426296" w:rsidRDefault="00426296" w14:paraId="46625788" w14:textId="7CA05113">
      <w:pPr>
        <w:pStyle w:val="Clause9Sub"/>
        <w:numPr>
          <w:ilvl w:val="3"/>
          <w:numId w:val="51"/>
        </w:numPr>
        <w:spacing w:line="240" w:lineRule="auto"/>
        <w:ind w:left="3261" w:hanging="993"/>
        <w:rPr>
          <w:rFonts w:cs="Arial"/>
          <w:bCs/>
        </w:rPr>
        <w:pPrChange w:author="Ayanda Monageng | Auto Fund" w:date="2026-03-02T14:53:00Z" w16du:dateUtc="2026-03-02T12:53:00Z" w:id="419">
          <w:pPr>
            <w:pStyle w:val="BowLevel4HeadingAltX"/>
            <w:numPr>
              <w:numId w:val="51"/>
            </w:numPr>
            <w:tabs>
              <w:tab w:val="clear" w:pos="1418"/>
            </w:tabs>
            <w:suppressAutoHyphens w:val="0"/>
            <w:spacing w:after="240"/>
            <w:ind w:left="1080" w:hanging="1080"/>
            <w:jc w:val="both"/>
          </w:pPr>
        </w:pPrChange>
      </w:pPr>
      <w:r w:rsidRPr="00FC086A">
        <w:rPr>
          <w:rFonts w:cs="Arial"/>
          <w:bCs/>
        </w:rPr>
        <w:t>the ability of the Borrower to perform its obligations</w:t>
      </w:r>
      <w:r w:rsidRPr="00FC086A" w:rsidR="00CF1813">
        <w:rPr>
          <w:rFonts w:cs="Arial"/>
          <w:bCs/>
        </w:rPr>
        <w:t xml:space="preserve"> (financial or otherwise)</w:t>
      </w:r>
      <w:r w:rsidRPr="00FC086A">
        <w:rPr>
          <w:rFonts w:cs="Arial"/>
          <w:bCs/>
        </w:rPr>
        <w:t xml:space="preserve"> under this Agreement; and/or</w:t>
      </w:r>
    </w:p>
    <w:p w:rsidRPr="00FC086A" w:rsidR="00426296" w:rsidRDefault="00426296" w14:paraId="45C4C5E9" w14:textId="4952CA64">
      <w:pPr>
        <w:pStyle w:val="Clause9Sub"/>
        <w:numPr>
          <w:ilvl w:val="3"/>
          <w:numId w:val="51"/>
        </w:numPr>
        <w:spacing w:line="240" w:lineRule="auto"/>
        <w:ind w:left="3261" w:hanging="993"/>
        <w:rPr>
          <w:rFonts w:cs="Arial"/>
          <w:bCs/>
        </w:rPr>
        <w:pPrChange w:author="Ayanda Monageng | Auto Fund" w:date="2026-03-02T14:53:00Z" w16du:dateUtc="2026-03-02T12:53:00Z" w:id="420">
          <w:pPr>
            <w:pStyle w:val="BowLevel4HeadingAltX"/>
            <w:numPr>
              <w:numId w:val="51"/>
            </w:numPr>
            <w:tabs>
              <w:tab w:val="clear" w:pos="1418"/>
            </w:tabs>
            <w:suppressAutoHyphens w:val="0"/>
            <w:spacing w:after="240"/>
            <w:ind w:left="1080" w:hanging="1080"/>
            <w:jc w:val="both"/>
          </w:pPr>
        </w:pPrChange>
      </w:pPr>
      <w:r w:rsidRPr="00FC086A">
        <w:rPr>
          <w:rFonts w:cs="Arial"/>
          <w:bCs/>
        </w:rPr>
        <w:t>the validity, enforceability and/or legality of this Agreement</w:t>
      </w:r>
      <w:r w:rsidRPr="00FC086A" w:rsidR="00617777">
        <w:rPr>
          <w:rFonts w:cs="Arial"/>
          <w:bCs/>
        </w:rPr>
        <w:t>, or the Lender's rights or remedies under this Agreement, including any security granted hereunder</w:t>
      </w:r>
      <w:r w:rsidRPr="00FC086A">
        <w:rPr>
          <w:rFonts w:cs="Arial"/>
          <w:bCs/>
        </w:rPr>
        <w:t>;</w:t>
      </w:r>
    </w:p>
    <w:p w:rsidRPr="00FC086A" w:rsidR="00776057" w:rsidRDefault="00776057" w14:paraId="082B4549" w14:textId="7F0DA4A8">
      <w:pPr>
        <w:pStyle w:val="Clause9Sub"/>
        <w:numPr>
          <w:ilvl w:val="3"/>
          <w:numId w:val="51"/>
        </w:numPr>
        <w:spacing w:line="240" w:lineRule="auto"/>
        <w:ind w:left="3261" w:hanging="993"/>
        <w:rPr>
          <w:rFonts w:cs="Arial"/>
          <w:bCs/>
        </w:rPr>
        <w:pPrChange w:author="Ayanda Monageng | Auto Fund" w:date="2026-03-02T14:53:00Z" w16du:dateUtc="2026-03-02T12:53:00Z" w:id="421">
          <w:pPr>
            <w:pStyle w:val="BowLevel4HeadingAltX"/>
            <w:numPr>
              <w:numId w:val="51"/>
            </w:numPr>
            <w:tabs>
              <w:tab w:val="clear" w:pos="1418"/>
            </w:tabs>
            <w:suppressAutoHyphens w:val="0"/>
            <w:spacing w:after="240"/>
            <w:ind w:left="1080" w:hanging="1080"/>
            <w:jc w:val="both"/>
          </w:pPr>
        </w:pPrChange>
      </w:pPr>
      <w:r w:rsidRPr="00FC086A">
        <w:rPr>
          <w:rFonts w:cs="Arial"/>
          <w:bCs/>
        </w:rPr>
        <w:t>ability of the Borrower to comply with any Applicable Law(s) to which it is subject;</w:t>
      </w:r>
    </w:p>
    <w:p w:rsidRPr="00123F19" w:rsidR="00426296" w:rsidRDefault="00123F19" w14:paraId="72A32AB0" w14:textId="01F101BC">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54:00Z" w16du:dateUtc="2026-03-02T12:54:00Z" w:id="422">
          <w:pPr>
            <w:pStyle w:val="BowLevel3HeadingAltZ"/>
            <w:keepNext/>
            <w:numPr>
              <w:ilvl w:val="2"/>
              <w:numId w:val="51"/>
            </w:numPr>
            <w:tabs>
              <w:tab w:val="clear" w:pos="1134"/>
            </w:tabs>
            <w:suppressAutoHyphens w:val="0"/>
            <w:spacing w:after="240"/>
            <w:ind w:left="720" w:hanging="720"/>
            <w:jc w:val="both"/>
          </w:pPr>
        </w:pPrChange>
      </w:pPr>
      <w:ins w:author="Ayanda Monageng | Auto Fund" w:date="2026-03-02T14:55:00Z" w16du:dateUtc="2026-03-02T12:55:00Z" w:id="423">
        <w:r w:rsidRPr="00123F19">
          <w:rPr>
            <w:rFonts w:cs="Arial"/>
            <w:b/>
            <w:sz w:val="20"/>
            <w:szCs w:val="20"/>
            <w:rPrChange w:author="Ayanda Monageng | Auto Fund" w:date="2026-03-02T14:56:00Z" w16du:dateUtc="2026-03-02T12:56:00Z" w:id="424">
              <w:rPr>
                <w:rFonts w:cs="Arial"/>
                <w:bCs/>
                <w:sz w:val="20"/>
                <w:szCs w:val="20"/>
              </w:rPr>
            </w:rPrChange>
          </w:rPr>
          <w:t>“</w:t>
        </w:r>
      </w:ins>
      <w:r w:rsidRPr="00123F19" w:rsidR="00426296">
        <w:rPr>
          <w:rFonts w:cs="Arial"/>
          <w:b/>
          <w:sz w:val="20"/>
          <w:szCs w:val="20"/>
        </w:rPr>
        <w:t>Parties</w:t>
      </w:r>
      <w:ins w:author="Ayanda Monageng | Auto Fund" w:date="2026-03-02T14:55:00Z" w16du:dateUtc="2026-03-02T12:55:00Z" w:id="425">
        <w:r w:rsidRPr="00123F19">
          <w:rPr>
            <w:rFonts w:cs="Arial"/>
            <w:b/>
            <w:sz w:val="20"/>
            <w:szCs w:val="20"/>
            <w:rPrChange w:author="Ayanda Monageng | Auto Fund" w:date="2026-03-02T14:56:00Z" w16du:dateUtc="2026-03-02T12:56:00Z" w:id="426">
              <w:rPr>
                <w:rFonts w:cs="Arial"/>
                <w:bCs/>
                <w:sz w:val="20"/>
                <w:szCs w:val="20"/>
              </w:rPr>
            </w:rPrChange>
          </w:rPr>
          <w:t>”</w:t>
        </w:r>
      </w:ins>
      <w:r w:rsidRPr="00123F19" w:rsidR="00426296">
        <w:rPr>
          <w:rFonts w:cs="Arial"/>
          <w:bCs/>
          <w:sz w:val="20"/>
          <w:szCs w:val="20"/>
          <w:rPrChange w:author="Ayanda Monageng | Auto Fund" w:date="2026-03-02T14:54:00Z" w16du:dateUtc="2026-03-02T12:54:00Z" w:id="427">
            <w:rPr>
              <w:rFonts w:cs="Arial"/>
              <w:b/>
              <w:sz w:val="20"/>
              <w:szCs w:val="20"/>
            </w:rPr>
          </w:rPrChange>
        </w:rPr>
        <w:t xml:space="preserve"> </w:t>
      </w:r>
      <w:r w:rsidRPr="00123F19" w:rsidR="00426296">
        <w:rPr>
          <w:rFonts w:cs="Arial"/>
          <w:bCs/>
          <w:sz w:val="20"/>
          <w:szCs w:val="20"/>
        </w:rPr>
        <w:t>means, collectively</w:t>
      </w:r>
      <w:r w:rsidRPr="00123F19" w:rsidR="009D18E3">
        <w:rPr>
          <w:rFonts w:cs="Arial"/>
          <w:bCs/>
          <w:sz w:val="20"/>
          <w:szCs w:val="20"/>
        </w:rPr>
        <w:t xml:space="preserve"> </w:t>
      </w:r>
      <w:r w:rsidRPr="00123F19" w:rsidR="00426296">
        <w:rPr>
          <w:rFonts w:cs="Arial"/>
          <w:bCs/>
          <w:sz w:val="20"/>
          <w:szCs w:val="20"/>
        </w:rPr>
        <w:t>the Lender and</w:t>
      </w:r>
      <w:r w:rsidRPr="00123F19" w:rsidR="004A5112">
        <w:rPr>
          <w:rFonts w:cs="Arial"/>
          <w:bCs/>
          <w:sz w:val="20"/>
          <w:szCs w:val="20"/>
        </w:rPr>
        <w:t xml:space="preserve"> </w:t>
      </w:r>
      <w:r w:rsidRPr="00123F19" w:rsidR="00426296">
        <w:rPr>
          <w:rFonts w:cs="Arial"/>
          <w:bCs/>
          <w:sz w:val="20"/>
          <w:szCs w:val="20"/>
        </w:rPr>
        <w:t>the Borrower,</w:t>
      </w:r>
      <w:r w:rsidRPr="00123F19" w:rsidR="004A5112">
        <w:rPr>
          <w:rFonts w:cs="Arial"/>
          <w:bCs/>
          <w:sz w:val="20"/>
          <w:szCs w:val="20"/>
        </w:rPr>
        <w:t xml:space="preserve"> </w:t>
      </w:r>
      <w:r w:rsidRPr="00123F19" w:rsidR="00426296">
        <w:rPr>
          <w:rFonts w:cs="Arial"/>
          <w:bCs/>
          <w:sz w:val="20"/>
          <w:szCs w:val="20"/>
        </w:rPr>
        <w:t>and</w:t>
      </w:r>
      <w:r w:rsidRPr="00123F19" w:rsidR="00426296">
        <w:rPr>
          <w:rFonts w:cs="Arial"/>
          <w:bCs/>
          <w:sz w:val="20"/>
          <w:szCs w:val="20"/>
          <w:rPrChange w:author="Ayanda Monageng | Auto Fund" w:date="2026-03-02T14:54:00Z" w16du:dateUtc="2026-03-02T12:54:00Z" w:id="428">
            <w:rPr>
              <w:rFonts w:cs="Arial"/>
              <w:b/>
              <w:sz w:val="20"/>
              <w:szCs w:val="20"/>
            </w:rPr>
          </w:rPrChange>
        </w:rPr>
        <w:t xml:space="preserve"> Party </w:t>
      </w:r>
      <w:r w:rsidRPr="00123F19" w:rsidR="00426296">
        <w:rPr>
          <w:rFonts w:cs="Arial"/>
          <w:bCs/>
          <w:sz w:val="20"/>
          <w:szCs w:val="20"/>
        </w:rPr>
        <w:t>means, as the context requires, any one of them;</w:t>
      </w:r>
    </w:p>
    <w:p w:rsidRPr="00123F19" w:rsidR="00426296" w:rsidRDefault="00123F19" w14:paraId="78A997B9" w14:textId="14F212E7">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54:00Z" w16du:dateUtc="2026-03-02T12:54:00Z" w:id="429">
          <w:pPr>
            <w:pStyle w:val="BowLevel3HeadingAltZ"/>
            <w:numPr>
              <w:ilvl w:val="2"/>
              <w:numId w:val="51"/>
            </w:numPr>
            <w:tabs>
              <w:tab w:val="clear" w:pos="1134"/>
            </w:tabs>
            <w:suppressAutoHyphens w:val="0"/>
            <w:spacing w:after="240"/>
            <w:ind w:left="720" w:hanging="720"/>
            <w:jc w:val="both"/>
          </w:pPr>
        </w:pPrChange>
      </w:pPr>
      <w:ins w:author="Ayanda Monageng | Auto Fund" w:date="2026-03-02T14:55:00Z" w16du:dateUtc="2026-03-02T12:55:00Z" w:id="430">
        <w:r w:rsidRPr="00123F19">
          <w:rPr>
            <w:b/>
            <w:sz w:val="20"/>
            <w:szCs w:val="20"/>
            <w:rPrChange w:author="Ayanda Monageng | Auto Fund" w:date="2026-03-02T14:56:00Z" w16du:dateUtc="2026-03-02T12:56:00Z" w:id="431">
              <w:rPr>
                <w:bCs/>
                <w:sz w:val="20"/>
                <w:szCs w:val="20"/>
              </w:rPr>
            </w:rPrChange>
          </w:rPr>
          <w:t>“</w:t>
        </w:r>
      </w:ins>
      <w:r w:rsidRPr="00123F19" w:rsidR="00426296">
        <w:rPr>
          <w:rPrChange w:author="Ayanda Monageng | Auto Fund" w:date="2026-03-02T14:56:00Z" w16du:dateUtc="2026-03-02T12:56:00Z" w:id="432">
            <w:rPr>
              <w:rStyle w:val="Stylelevel2BoldChar"/>
              <w:sz w:val="20"/>
              <w:szCs w:val="20"/>
            </w:rPr>
          </w:rPrChange>
        </w:rPr>
        <w:t>Potential Event of Default</w:t>
      </w:r>
      <w:ins w:author="Ayanda Monageng | Auto Fund" w:date="2026-03-02T14:55:00Z" w16du:dateUtc="2026-03-02T12:55:00Z" w:id="433">
        <w:r w:rsidRPr="00123F19">
          <w:rPr>
            <w:b/>
            <w:sz w:val="20"/>
            <w:szCs w:val="20"/>
            <w:rPrChange w:author="Ayanda Monageng | Auto Fund" w:date="2026-03-02T14:56:00Z" w16du:dateUtc="2026-03-02T12:56:00Z" w:id="434">
              <w:rPr>
                <w:bCs/>
                <w:sz w:val="20"/>
                <w:szCs w:val="20"/>
              </w:rPr>
            </w:rPrChange>
          </w:rPr>
          <w:t>”</w:t>
        </w:r>
      </w:ins>
      <w:r w:rsidRPr="00123F19" w:rsidR="00426296">
        <w:rPr>
          <w:rFonts w:cs="Arial"/>
          <w:bCs/>
          <w:sz w:val="20"/>
          <w:szCs w:val="20"/>
        </w:rPr>
        <w:t xml:space="preserve"> means any event or circumstance which, with the giving of notice, lapse of time or fulfilment of any other condition, would be or constitute an Event of Default;</w:t>
      </w:r>
    </w:p>
    <w:p w:rsidRPr="00123F19" w:rsidR="0013772D" w:rsidRDefault="00123F19" w14:paraId="6181D544" w14:textId="73DB64E6">
      <w:pPr>
        <w:pStyle w:val="BowLevel3HeadingAltZ"/>
        <w:numPr>
          <w:ilvl w:val="2"/>
          <w:numId w:val="51"/>
        </w:numPr>
        <w:suppressAutoHyphens w:val="0"/>
        <w:spacing w:after="240"/>
        <w:ind w:left="2268" w:hanging="850"/>
        <w:jc w:val="both"/>
        <w:rPr>
          <w:bCs/>
          <w:rPrChange w:author="Ayanda Monageng | Auto Fund" w:date="2026-03-02T14:54:00Z" w16du:dateUtc="2026-03-02T12:54:00Z" w:id="435">
            <w:rPr>
              <w:rStyle w:val="Stylelevel2BoldChar"/>
              <w:b w:val="0"/>
              <w:bCs w:val="0"/>
              <w:sz w:val="20"/>
              <w:szCs w:val="20"/>
            </w:rPr>
          </w:rPrChange>
        </w:rPr>
        <w:pPrChange w:author="Ayanda Monageng | Auto Fund" w:date="2026-03-02T14:54:00Z" w16du:dateUtc="2026-03-02T12:54:00Z" w:id="436">
          <w:pPr>
            <w:pStyle w:val="BowLevel3HeadingAltZ"/>
            <w:numPr>
              <w:ilvl w:val="2"/>
              <w:numId w:val="51"/>
            </w:numPr>
            <w:tabs>
              <w:tab w:val="clear" w:pos="1134"/>
            </w:tabs>
            <w:suppressAutoHyphens w:val="0"/>
            <w:spacing w:after="240"/>
            <w:ind w:left="720" w:hanging="720"/>
            <w:jc w:val="both"/>
          </w:pPr>
        </w:pPrChange>
      </w:pPr>
      <w:ins w:author="Ayanda Monageng | Auto Fund" w:date="2026-03-02T14:55:00Z" w16du:dateUtc="2026-03-02T12:55:00Z" w:id="437">
        <w:r w:rsidRPr="00940D9B">
          <w:rPr>
            <w:b/>
            <w:sz w:val="20"/>
            <w:szCs w:val="20"/>
          </w:rPr>
          <w:t>“</w:t>
        </w:r>
      </w:ins>
      <w:r w:rsidRPr="00123F19" w:rsidR="0013772D">
        <w:rPr>
          <w:rPrChange w:author="Ayanda Monageng | Auto Fund" w:date="2026-03-02T14:56:00Z" w16du:dateUtc="2026-03-02T12:56:00Z" w:id="438">
            <w:rPr>
              <w:rStyle w:val="Stylelevel2BoldChar"/>
              <w:sz w:val="20"/>
              <w:szCs w:val="20"/>
            </w:rPr>
          </w:rPrChange>
        </w:rPr>
        <w:t>Power of Attorney</w:t>
      </w:r>
      <w:ins w:author="Ayanda Monageng | Auto Fund" w:date="2026-03-02T14:55:00Z" w16du:dateUtc="2026-03-02T12:55:00Z" w:id="439">
        <w:r w:rsidRPr="00123F19">
          <w:rPr>
            <w:b/>
            <w:sz w:val="20"/>
            <w:szCs w:val="20"/>
            <w:rPrChange w:author="Ayanda Monageng | Auto Fund" w:date="2026-03-02T14:56:00Z" w16du:dateUtc="2026-03-02T12:56:00Z" w:id="440">
              <w:rPr>
                <w:bCs/>
                <w:sz w:val="20"/>
                <w:szCs w:val="20"/>
              </w:rPr>
            </w:rPrChange>
          </w:rPr>
          <w:t>”</w:t>
        </w:r>
      </w:ins>
      <w:r w:rsidRPr="00123F19" w:rsidR="0013772D">
        <w:rPr>
          <w:rPrChange w:author="Ayanda Monageng | Auto Fund" w:date="2026-03-02T14:54:00Z" w16du:dateUtc="2026-03-02T12:54:00Z" w:id="441">
            <w:rPr>
              <w:rStyle w:val="Stylelevel2BoldChar"/>
              <w:sz w:val="20"/>
              <w:szCs w:val="20"/>
            </w:rPr>
          </w:rPrChange>
        </w:rPr>
        <w:t xml:space="preserve"> </w:t>
      </w:r>
      <w:r w:rsidRPr="00123F19" w:rsidR="0013772D">
        <w:rPr>
          <w:bCs/>
          <w:rPrChange w:author="Ayanda Monageng | Auto Fund" w:date="2026-03-02T14:54:00Z" w16du:dateUtc="2026-03-02T12:54:00Z" w:id="442">
            <w:rPr>
              <w:rStyle w:val="Stylelevel2BoldChar"/>
              <w:b w:val="0"/>
              <w:bCs w:val="0"/>
              <w:sz w:val="20"/>
              <w:szCs w:val="20"/>
            </w:rPr>
          </w:rPrChange>
        </w:rPr>
        <w:t xml:space="preserve">means an irrevocable and unconditional </w:t>
      </w:r>
      <w:r w:rsidRPr="00123F19" w:rsidR="00BB5F5A">
        <w:rPr>
          <w:bCs/>
          <w:rPrChange w:author="Ayanda Monageng | Auto Fund" w:date="2026-03-02T14:54:00Z" w16du:dateUtc="2026-03-02T12:54:00Z" w:id="443">
            <w:rPr>
              <w:rStyle w:val="Stylelevel2BoldChar"/>
              <w:b w:val="0"/>
              <w:bCs w:val="0"/>
              <w:sz w:val="20"/>
              <w:szCs w:val="20"/>
            </w:rPr>
          </w:rPrChange>
        </w:rPr>
        <w:t xml:space="preserve">special </w:t>
      </w:r>
      <w:r w:rsidRPr="00123F19" w:rsidR="0013772D">
        <w:rPr>
          <w:bCs/>
          <w:rPrChange w:author="Ayanda Monageng | Auto Fund" w:date="2026-03-02T14:54:00Z" w16du:dateUtc="2026-03-02T12:54:00Z" w:id="444">
            <w:rPr>
              <w:rStyle w:val="Stylelevel2BoldChar"/>
              <w:b w:val="0"/>
              <w:bCs w:val="0"/>
              <w:sz w:val="20"/>
              <w:szCs w:val="20"/>
            </w:rPr>
          </w:rPrChange>
        </w:rPr>
        <w:t xml:space="preserve">power of attorney conferred by the Borrower on the Lender, </w:t>
      </w:r>
      <w:r w:rsidRPr="00123F19" w:rsidR="0013772D">
        <w:rPr>
          <w:bCs/>
          <w:rPrChange w:author="Ayanda Monageng | Auto Fund" w:date="2026-03-02T14:54:00Z" w16du:dateUtc="2026-03-02T12:54:00Z" w:id="445">
            <w:rPr>
              <w:rStyle w:val="Stylelevel2BoldChar"/>
              <w:b w:val="0"/>
              <w:bCs w:val="0"/>
              <w:i/>
              <w:iCs/>
              <w:sz w:val="20"/>
              <w:szCs w:val="20"/>
            </w:rPr>
          </w:rPrChange>
        </w:rPr>
        <w:t>inter alia,</w:t>
      </w:r>
      <w:r w:rsidRPr="00123F19" w:rsidR="0013772D">
        <w:rPr>
          <w:bCs/>
          <w:rPrChange w:author="Ayanda Monageng | Auto Fund" w:date="2026-03-02T14:54:00Z" w16du:dateUtc="2026-03-02T12:54:00Z" w:id="446">
            <w:rPr>
              <w:rStyle w:val="Stylelevel2BoldChar"/>
              <w:b w:val="0"/>
              <w:bCs w:val="0"/>
              <w:sz w:val="20"/>
              <w:szCs w:val="20"/>
            </w:rPr>
          </w:rPrChange>
        </w:rPr>
        <w:t xml:space="preserve"> authorising the </w:t>
      </w:r>
      <w:r w:rsidRPr="00123F19" w:rsidR="006038DF">
        <w:rPr>
          <w:bCs/>
          <w:rPrChange w:author="Ayanda Monageng | Auto Fund" w:date="2026-03-02T14:54:00Z" w16du:dateUtc="2026-03-02T12:54:00Z" w:id="447">
            <w:rPr>
              <w:rStyle w:val="Stylelevel2BoldChar"/>
              <w:b w:val="0"/>
              <w:bCs w:val="0"/>
              <w:sz w:val="20"/>
              <w:szCs w:val="20"/>
            </w:rPr>
          </w:rPrChange>
        </w:rPr>
        <w:t>execution</w:t>
      </w:r>
      <w:r w:rsidRPr="00123F19" w:rsidR="00694F2E">
        <w:rPr>
          <w:bCs/>
          <w:rPrChange w:author="Ayanda Monageng | Auto Fund" w:date="2026-03-02T14:54:00Z" w16du:dateUtc="2026-03-02T12:54:00Z" w:id="448">
            <w:rPr>
              <w:rStyle w:val="Stylelevel2BoldChar"/>
              <w:b w:val="0"/>
              <w:bCs w:val="0"/>
              <w:sz w:val="20"/>
              <w:szCs w:val="20"/>
            </w:rPr>
          </w:rPrChange>
        </w:rPr>
        <w:t xml:space="preserve"> by the parties thereto, and </w:t>
      </w:r>
      <w:r w:rsidRPr="00123F19" w:rsidR="0013772D">
        <w:rPr>
          <w:bCs/>
          <w:rPrChange w:author="Ayanda Monageng | Auto Fund" w:date="2026-03-02T14:54:00Z" w16du:dateUtc="2026-03-02T12:54:00Z" w:id="449">
            <w:rPr>
              <w:rStyle w:val="Stylelevel2BoldChar"/>
              <w:b w:val="0"/>
              <w:bCs w:val="0"/>
              <w:sz w:val="20"/>
              <w:szCs w:val="20"/>
            </w:rPr>
          </w:rPrChange>
        </w:rPr>
        <w:t>registration</w:t>
      </w:r>
      <w:r w:rsidRPr="00123F19" w:rsidR="00694F2E">
        <w:rPr>
          <w:bCs/>
          <w:rPrChange w:author="Ayanda Monageng | Auto Fund" w:date="2026-03-02T14:54:00Z" w16du:dateUtc="2026-03-02T12:54:00Z" w:id="450">
            <w:rPr>
              <w:rStyle w:val="Stylelevel2BoldChar"/>
              <w:b w:val="0"/>
              <w:bCs w:val="0"/>
              <w:sz w:val="20"/>
              <w:szCs w:val="20"/>
            </w:rPr>
          </w:rPrChange>
        </w:rPr>
        <w:t>,</w:t>
      </w:r>
      <w:r w:rsidRPr="00123F19" w:rsidR="0013772D">
        <w:rPr>
          <w:bCs/>
          <w:rPrChange w:author="Ayanda Monageng | Auto Fund" w:date="2026-03-02T14:54:00Z" w16du:dateUtc="2026-03-02T12:54:00Z" w:id="451">
            <w:rPr>
              <w:rStyle w:val="Stylelevel2BoldChar"/>
              <w:b w:val="0"/>
              <w:bCs w:val="0"/>
              <w:sz w:val="20"/>
              <w:szCs w:val="20"/>
            </w:rPr>
          </w:rPrChange>
        </w:rPr>
        <w:t xml:space="preserve"> of the General Notarial Bond in </w:t>
      </w:r>
      <w:r w:rsidRPr="00123F19" w:rsidR="00A00DA2">
        <w:rPr>
          <w:bCs/>
          <w:rPrChange w:author="Ayanda Monageng | Auto Fund" w:date="2026-03-02T14:54:00Z" w16du:dateUtc="2026-03-02T12:54:00Z" w:id="452">
            <w:rPr>
              <w:rStyle w:val="Stylelevel2BoldChar"/>
              <w:b w:val="0"/>
              <w:bCs w:val="0"/>
              <w:sz w:val="20"/>
              <w:szCs w:val="20"/>
            </w:rPr>
          </w:rPrChange>
        </w:rPr>
        <w:t xml:space="preserve">the </w:t>
      </w:r>
      <w:r w:rsidRPr="00123F19" w:rsidR="0013772D">
        <w:rPr>
          <w:bCs/>
          <w:rPrChange w:author="Ayanda Monageng | Auto Fund" w:date="2026-03-02T14:54:00Z" w16du:dateUtc="2026-03-02T12:54:00Z" w:id="453">
            <w:rPr>
              <w:rStyle w:val="Stylelevel2BoldChar"/>
              <w:b w:val="0"/>
              <w:bCs w:val="0"/>
              <w:sz w:val="20"/>
              <w:szCs w:val="20"/>
            </w:rPr>
          </w:rPrChange>
        </w:rPr>
        <w:t xml:space="preserve">terms </w:t>
      </w:r>
      <w:r w:rsidRPr="00123F19" w:rsidR="00A00DA2">
        <w:rPr>
          <w:bCs/>
          <w:rPrChange w:author="Ayanda Monageng | Auto Fund" w:date="2026-03-02T14:54:00Z" w16du:dateUtc="2026-03-02T12:54:00Z" w:id="454">
            <w:rPr>
              <w:rStyle w:val="Stylelevel2BoldChar"/>
              <w:b w:val="0"/>
              <w:bCs w:val="0"/>
              <w:sz w:val="20"/>
              <w:szCs w:val="20"/>
            </w:rPr>
          </w:rPrChange>
        </w:rPr>
        <w:t xml:space="preserve">that are </w:t>
      </w:r>
      <w:r w:rsidRPr="00123F19" w:rsidR="0013772D">
        <w:rPr>
          <w:bCs/>
          <w:rPrChange w:author="Ayanda Monageng | Auto Fund" w:date="2026-03-02T14:54:00Z" w16du:dateUtc="2026-03-02T12:54:00Z" w:id="455">
            <w:rPr>
              <w:rStyle w:val="Stylelevel2BoldChar"/>
              <w:b w:val="0"/>
              <w:bCs w:val="0"/>
              <w:sz w:val="20"/>
              <w:szCs w:val="20"/>
            </w:rPr>
          </w:rPrChange>
        </w:rPr>
        <w:t>acceptable in all respects to the Lender;</w:t>
      </w:r>
    </w:p>
    <w:p w:rsidRPr="00123F19" w:rsidR="006202BF" w:rsidRDefault="00123F19" w14:paraId="3D000BAF" w14:textId="1AB003A5">
      <w:pPr>
        <w:pStyle w:val="BowLevel3HeadingAltZ"/>
        <w:numPr>
          <w:ilvl w:val="2"/>
          <w:numId w:val="51"/>
        </w:numPr>
        <w:suppressAutoHyphens w:val="0"/>
        <w:spacing w:after="240"/>
        <w:ind w:left="2268" w:hanging="850"/>
        <w:jc w:val="both"/>
        <w:rPr>
          <w:rFonts w:cs="Arial"/>
          <w:bCs/>
          <w:sz w:val="20"/>
          <w:szCs w:val="20"/>
          <w:rPrChange w:author="Ayanda Monageng | Auto Fund" w:date="2026-03-02T14:54:00Z" w16du:dateUtc="2026-03-02T12:54:00Z" w:id="456">
            <w:rPr>
              <w:rFonts w:cs="Arial"/>
              <w:b/>
              <w:sz w:val="20"/>
              <w:szCs w:val="20"/>
            </w:rPr>
          </w:rPrChange>
        </w:rPr>
        <w:pPrChange w:author="Ayanda Monageng | Auto Fund" w:date="2026-03-02T14:54:00Z" w16du:dateUtc="2026-03-02T12:54:00Z" w:id="457">
          <w:pPr>
            <w:pStyle w:val="BowLevel3HeadingAltZ"/>
            <w:numPr>
              <w:ilvl w:val="2"/>
              <w:numId w:val="51"/>
            </w:numPr>
            <w:tabs>
              <w:tab w:val="clear" w:pos="1134"/>
            </w:tabs>
            <w:suppressAutoHyphens w:val="0"/>
            <w:spacing w:after="240"/>
            <w:ind w:left="720" w:hanging="720"/>
            <w:jc w:val="both"/>
          </w:pPr>
        </w:pPrChange>
      </w:pPr>
      <w:ins w:author="Ayanda Monageng | Auto Fund" w:date="2026-03-02T14:55:00Z" w16du:dateUtc="2026-03-02T12:55:00Z" w:id="458">
        <w:r w:rsidRPr="00123F19">
          <w:rPr>
            <w:b/>
            <w:sz w:val="20"/>
            <w:szCs w:val="20"/>
            <w:rPrChange w:author="Ayanda Monageng | Auto Fund" w:date="2026-03-02T14:56:00Z" w16du:dateUtc="2026-03-02T12:56:00Z" w:id="459">
              <w:rPr>
                <w:bCs/>
                <w:sz w:val="20"/>
                <w:szCs w:val="20"/>
              </w:rPr>
            </w:rPrChange>
          </w:rPr>
          <w:t>“</w:t>
        </w:r>
      </w:ins>
      <w:r w:rsidRPr="00123F19" w:rsidR="006202BF">
        <w:rPr>
          <w:rPrChange w:author="Ayanda Monageng | Auto Fund" w:date="2026-03-02T14:56:00Z" w16du:dateUtc="2026-03-02T12:56:00Z" w:id="460">
            <w:rPr>
              <w:rStyle w:val="Stylelevel2BoldChar"/>
              <w:sz w:val="20"/>
              <w:szCs w:val="20"/>
            </w:rPr>
          </w:rPrChange>
        </w:rPr>
        <w:t>Products</w:t>
      </w:r>
      <w:ins w:author="Ayanda Monageng | Auto Fund" w:date="2026-03-02T14:55:00Z" w16du:dateUtc="2026-03-02T12:55:00Z" w:id="461">
        <w:r w:rsidRPr="00123F19">
          <w:rPr>
            <w:b/>
            <w:sz w:val="20"/>
            <w:szCs w:val="20"/>
            <w:rPrChange w:author="Ayanda Monageng | Auto Fund" w:date="2026-03-02T14:56:00Z" w16du:dateUtc="2026-03-02T12:56:00Z" w:id="462">
              <w:rPr>
                <w:bCs/>
                <w:sz w:val="20"/>
                <w:szCs w:val="20"/>
              </w:rPr>
            </w:rPrChange>
          </w:rPr>
          <w:t>”</w:t>
        </w:r>
      </w:ins>
      <w:r w:rsidRPr="00123F19" w:rsidR="006202BF">
        <w:rPr>
          <w:rPrChange w:author="Ayanda Monageng | Auto Fund" w:date="2026-03-02T14:54:00Z" w16du:dateUtc="2026-03-02T12:54:00Z" w:id="463">
            <w:rPr>
              <w:rStyle w:val="Stylelevel2BoldChar"/>
              <w:sz w:val="20"/>
              <w:szCs w:val="20"/>
            </w:rPr>
          </w:rPrChange>
        </w:rPr>
        <w:t xml:space="preserve"> </w:t>
      </w:r>
      <w:r w:rsidRPr="00123F19" w:rsidR="006202BF">
        <w:rPr>
          <w:bCs/>
          <w:rPrChange w:author="Ayanda Monageng | Auto Fund" w:date="2026-03-02T14:54:00Z" w16du:dateUtc="2026-03-02T12:54:00Z" w:id="464">
            <w:rPr>
              <w:rStyle w:val="Stylelevel2BoldChar"/>
              <w:b w:val="0"/>
              <w:bCs w:val="0"/>
              <w:sz w:val="20"/>
              <w:szCs w:val="20"/>
            </w:rPr>
          </w:rPrChange>
        </w:rPr>
        <w:t xml:space="preserve">means the equipment, machinery, stock, goods, services and/or products which the Borrower orders from Suppliers from time to time as part of ensuring its proper </w:t>
      </w:r>
      <w:r w:rsidRPr="00123F19" w:rsidR="00C97D8F">
        <w:rPr>
          <w:bCs/>
          <w:rPrChange w:author="Ayanda Monageng | Auto Fund" w:date="2026-03-02T14:54:00Z" w16du:dateUtc="2026-03-02T12:54:00Z" w:id="465">
            <w:rPr>
              <w:rStyle w:val="Stylelevel2BoldChar"/>
              <w:b w:val="0"/>
              <w:bCs w:val="0"/>
              <w:sz w:val="20"/>
              <w:szCs w:val="20"/>
            </w:rPr>
          </w:rPrChange>
        </w:rPr>
        <w:t xml:space="preserve">business </w:t>
      </w:r>
      <w:r w:rsidRPr="00123F19" w:rsidR="006202BF">
        <w:rPr>
          <w:bCs/>
          <w:rPrChange w:author="Ayanda Monageng | Auto Fund" w:date="2026-03-02T14:54:00Z" w16du:dateUtc="2026-03-02T12:54:00Z" w:id="466">
            <w:rPr>
              <w:rStyle w:val="Stylelevel2BoldChar"/>
              <w:b w:val="0"/>
              <w:bCs w:val="0"/>
              <w:sz w:val="20"/>
              <w:szCs w:val="20"/>
            </w:rPr>
          </w:rPrChange>
        </w:rPr>
        <w:t xml:space="preserve">performance </w:t>
      </w:r>
      <w:proofErr w:type="gramStart"/>
      <w:r w:rsidRPr="00123F19" w:rsidR="00C97D8F">
        <w:rPr>
          <w:bCs/>
          <w:rPrChange w:author="Ayanda Monageng | Auto Fund" w:date="2026-03-02T14:54:00Z" w16du:dateUtc="2026-03-02T12:54:00Z" w:id="467">
            <w:rPr>
              <w:rStyle w:val="Stylelevel2BoldChar"/>
              <w:b w:val="0"/>
              <w:bCs w:val="0"/>
              <w:sz w:val="20"/>
              <w:szCs w:val="20"/>
            </w:rPr>
          </w:rPrChange>
        </w:rPr>
        <w:t>as a consequence of</w:t>
      </w:r>
      <w:proofErr w:type="gramEnd"/>
      <w:r w:rsidRPr="00123F19" w:rsidR="00674832">
        <w:rPr>
          <w:bCs/>
          <w:rPrChange w:author="Ayanda Monageng | Auto Fund" w:date="2026-03-02T14:54:00Z" w16du:dateUtc="2026-03-02T12:54:00Z" w:id="468">
            <w:rPr>
              <w:rStyle w:val="Stylelevel2BoldChar"/>
              <w:b w:val="0"/>
              <w:bCs w:val="0"/>
              <w:sz w:val="20"/>
              <w:szCs w:val="20"/>
            </w:rPr>
          </w:rPrChange>
        </w:rPr>
        <w:t xml:space="preserve"> the </w:t>
      </w:r>
      <w:r w:rsidRPr="00123F19" w:rsidR="00674832">
        <w:rPr>
          <w:bCs/>
          <w:rPrChange w:author="Ayanda Monageng | Auto Fund" w:date="2026-03-02T14:54:00Z" w16du:dateUtc="2026-03-02T12:54:00Z" w:id="469">
            <w:rPr>
              <w:rStyle w:val="Stylelevel2BoldChar"/>
              <w:b w:val="0"/>
              <w:bCs w:val="0"/>
              <w:sz w:val="20"/>
              <w:szCs w:val="20"/>
              <w:highlight w:val="yellow"/>
            </w:rPr>
          </w:rPrChange>
        </w:rPr>
        <w:t xml:space="preserve">Ford </w:t>
      </w:r>
      <w:r w:rsidRPr="00123F19" w:rsidR="00783D5C">
        <w:rPr>
          <w:bCs/>
          <w:rPrChange w:author="Ayanda Monageng | Auto Fund" w:date="2026-03-02T14:54:00Z" w16du:dateUtc="2026-03-02T12:54:00Z" w:id="470">
            <w:rPr>
              <w:rStyle w:val="Stylelevel2BoldChar"/>
              <w:b w:val="0"/>
              <w:bCs w:val="0"/>
              <w:sz w:val="20"/>
              <w:szCs w:val="20"/>
              <w:highlight w:val="yellow"/>
            </w:rPr>
          </w:rPrChange>
        </w:rPr>
        <w:t>Support Letter</w:t>
      </w:r>
      <w:r w:rsidRPr="00123F19" w:rsidR="006202BF">
        <w:rPr>
          <w:bCs/>
          <w:rPrChange w:author="Ayanda Monageng | Auto Fund" w:date="2026-03-02T14:54:00Z" w16du:dateUtc="2026-03-02T12:54:00Z" w:id="471">
            <w:rPr>
              <w:rStyle w:val="Stylelevel2BoldChar"/>
              <w:b w:val="0"/>
              <w:bCs w:val="0"/>
              <w:sz w:val="20"/>
              <w:szCs w:val="20"/>
              <w:highlight w:val="yellow"/>
            </w:rPr>
          </w:rPrChange>
        </w:rPr>
        <w:t>;</w:t>
      </w:r>
      <w:r w:rsidRPr="00123F19" w:rsidR="006202BF">
        <w:rPr>
          <w:rFonts w:cs="Arial"/>
          <w:bCs/>
          <w:sz w:val="20"/>
          <w:szCs w:val="20"/>
          <w:rPrChange w:author="Ayanda Monageng | Auto Fund" w:date="2026-03-02T14:54:00Z" w16du:dateUtc="2026-03-02T12:54:00Z" w:id="472">
            <w:rPr>
              <w:rFonts w:cs="Arial"/>
              <w:b/>
              <w:i/>
              <w:iCs/>
              <w:sz w:val="20"/>
              <w:szCs w:val="20"/>
              <w:highlight w:val="yellow"/>
            </w:rPr>
          </w:rPrChange>
        </w:rPr>
        <w:t xml:space="preserve"> </w:t>
      </w:r>
      <w:r w:rsidRPr="00123F19" w:rsidR="000E4EA2">
        <w:rPr>
          <w:rFonts w:cs="Arial"/>
          <w:bCs/>
          <w:sz w:val="20"/>
          <w:szCs w:val="20"/>
          <w:highlight w:val="yellow"/>
          <w:rPrChange w:author="Ayanda Monageng | Auto Fund" w:date="2026-03-02T14:56:00Z" w16du:dateUtc="2026-03-02T12:56:00Z" w:id="473">
            <w:rPr>
              <w:rFonts w:cs="Arial"/>
              <w:b/>
              <w:i/>
              <w:iCs/>
              <w:sz w:val="20"/>
              <w:szCs w:val="20"/>
              <w:highlight w:val="yellow"/>
            </w:rPr>
          </w:rPrChange>
        </w:rPr>
        <w:t>[ Drafting note: Make deletions/changes as may be necessary.]</w:t>
      </w:r>
    </w:p>
    <w:p w:rsidRPr="00123F19" w:rsidR="00FE4E5B" w:rsidRDefault="00123F19" w14:paraId="1D4A5C5B" w14:textId="76BFDC5D">
      <w:pPr>
        <w:pStyle w:val="BowLevel3HeadingAltZ"/>
        <w:numPr>
          <w:ilvl w:val="2"/>
          <w:numId w:val="51"/>
        </w:numPr>
        <w:suppressAutoHyphens w:val="0"/>
        <w:spacing w:after="240"/>
        <w:ind w:left="2268" w:hanging="850"/>
        <w:jc w:val="both"/>
        <w:rPr>
          <w:rFonts w:cs="Arial"/>
          <w:bCs/>
          <w:sz w:val="20"/>
          <w:szCs w:val="20"/>
          <w:rPrChange w:author="Ayanda Monageng | Auto Fund" w:date="2026-03-02T14:54:00Z" w16du:dateUtc="2026-03-02T12:54:00Z" w:id="474">
            <w:rPr>
              <w:rFonts w:cs="Arial"/>
              <w:b/>
              <w:sz w:val="20"/>
              <w:szCs w:val="20"/>
            </w:rPr>
          </w:rPrChange>
        </w:rPr>
        <w:pPrChange w:author="Ayanda Monageng | Auto Fund" w:date="2026-03-02T14:54:00Z" w16du:dateUtc="2026-03-02T12:54:00Z" w:id="475">
          <w:pPr>
            <w:pStyle w:val="BowLevel3HeadingAltZ"/>
            <w:numPr>
              <w:ilvl w:val="2"/>
              <w:numId w:val="51"/>
            </w:numPr>
            <w:tabs>
              <w:tab w:val="clear" w:pos="1134"/>
            </w:tabs>
            <w:suppressAutoHyphens w:val="0"/>
            <w:spacing w:after="240"/>
            <w:ind w:left="720" w:hanging="720"/>
            <w:jc w:val="both"/>
          </w:pPr>
        </w:pPrChange>
      </w:pPr>
      <w:ins w:author="Ayanda Monageng | Auto Fund" w:date="2026-03-02T14:55:00Z" w16du:dateUtc="2026-03-02T12:55:00Z" w:id="476">
        <w:r w:rsidRPr="00123F19">
          <w:rPr>
            <w:rFonts w:cs="Arial"/>
            <w:b/>
            <w:sz w:val="20"/>
            <w:szCs w:val="20"/>
            <w:rPrChange w:author="Ayanda Monageng | Auto Fund" w:date="2026-03-02T14:56:00Z" w16du:dateUtc="2026-03-02T12:56:00Z" w:id="477">
              <w:rPr>
                <w:rFonts w:cs="Arial"/>
                <w:bCs/>
                <w:sz w:val="20"/>
                <w:szCs w:val="20"/>
              </w:rPr>
            </w:rPrChange>
          </w:rPr>
          <w:t>“</w:t>
        </w:r>
      </w:ins>
      <w:r w:rsidRPr="00123F19" w:rsidR="00426296">
        <w:rPr>
          <w:rFonts w:cs="Arial"/>
          <w:b/>
          <w:sz w:val="20"/>
          <w:szCs w:val="20"/>
        </w:rPr>
        <w:t>Prime Rate</w:t>
      </w:r>
      <w:ins w:author="Ayanda Monageng | Auto Fund" w:date="2026-03-02T14:55:00Z" w16du:dateUtc="2026-03-02T12:55:00Z" w:id="478">
        <w:r w:rsidRPr="00123F19">
          <w:rPr>
            <w:rFonts w:cs="Arial"/>
            <w:b/>
            <w:sz w:val="20"/>
            <w:szCs w:val="20"/>
            <w:rPrChange w:author="Ayanda Monageng | Auto Fund" w:date="2026-03-02T14:56:00Z" w16du:dateUtc="2026-03-02T12:56:00Z" w:id="479">
              <w:rPr>
                <w:rFonts w:cs="Arial"/>
                <w:bCs/>
                <w:sz w:val="20"/>
                <w:szCs w:val="20"/>
              </w:rPr>
            </w:rPrChange>
          </w:rPr>
          <w:t>”</w:t>
        </w:r>
      </w:ins>
      <w:r w:rsidRPr="00123F19" w:rsidR="00426296">
        <w:rPr>
          <w:rFonts w:cs="Arial"/>
          <w:bCs/>
          <w:sz w:val="20"/>
          <w:szCs w:val="20"/>
          <w:rPrChange w:author="Ayanda Monageng | Auto Fund" w:date="2026-03-02T14:54:00Z" w16du:dateUtc="2026-03-02T12:54:00Z" w:id="480">
            <w:rPr>
              <w:rFonts w:cs="Arial"/>
              <w:b/>
              <w:sz w:val="20"/>
              <w:szCs w:val="20"/>
            </w:rPr>
          </w:rPrChange>
        </w:rPr>
        <w:t xml:space="preserve"> </w:t>
      </w:r>
      <w:r w:rsidRPr="00123F19" w:rsidR="00426296">
        <w:rPr>
          <w:rFonts w:cs="Arial"/>
          <w:bCs/>
          <w:sz w:val="20"/>
          <w:szCs w:val="20"/>
        </w:rPr>
        <w:t>means the publicly quoted rate of interest as certified by any manager (whose appointment or authority or designation it shall not be necessary to prove) of any one of FirstRand Bank Limited, Nedbank Limited, Absa and The Standard Bank of South Africa Limited as being the prime lending rate at which such bank lends in South African rand from time to time;</w:t>
      </w:r>
    </w:p>
    <w:p w:rsidRPr="00123F19" w:rsidR="005E2A68" w:rsidRDefault="00123F19" w14:paraId="00E4081A" w14:textId="6B1F67C9">
      <w:pPr>
        <w:pStyle w:val="BowLevel3HeadingAltZ"/>
        <w:numPr>
          <w:ilvl w:val="2"/>
          <w:numId w:val="51"/>
        </w:numPr>
        <w:suppressAutoHyphens w:val="0"/>
        <w:spacing w:after="240"/>
        <w:ind w:left="2268" w:hanging="850"/>
        <w:jc w:val="both"/>
        <w:rPr>
          <w:rFonts w:cs="Arial"/>
          <w:bCs/>
          <w:sz w:val="20"/>
          <w:szCs w:val="20"/>
          <w:rPrChange w:author="Ayanda Monageng | Auto Fund" w:date="2026-03-02T14:54:00Z" w16du:dateUtc="2026-03-02T12:54:00Z" w:id="481">
            <w:rPr>
              <w:rFonts w:cs="Arial"/>
              <w:b/>
              <w:sz w:val="20"/>
              <w:szCs w:val="20"/>
            </w:rPr>
          </w:rPrChange>
        </w:rPr>
        <w:pPrChange w:author="Ayanda Monageng | Auto Fund" w:date="2026-03-02T14:54:00Z" w16du:dateUtc="2026-03-02T12:54:00Z" w:id="482">
          <w:pPr>
            <w:pStyle w:val="BowLevel3HeadingAltZ"/>
            <w:numPr>
              <w:ilvl w:val="2"/>
              <w:numId w:val="51"/>
            </w:numPr>
            <w:tabs>
              <w:tab w:val="clear" w:pos="1134"/>
            </w:tabs>
            <w:suppressAutoHyphens w:val="0"/>
            <w:spacing w:after="240"/>
            <w:ind w:left="720" w:hanging="720"/>
            <w:jc w:val="both"/>
          </w:pPr>
        </w:pPrChange>
      </w:pPr>
      <w:ins w:author="Ayanda Monageng | Auto Fund" w:date="2026-03-02T14:55:00Z" w16du:dateUtc="2026-03-02T12:55:00Z" w:id="483">
        <w:r w:rsidRPr="00123F19">
          <w:rPr>
            <w:rFonts w:cs="Arial"/>
            <w:b/>
            <w:sz w:val="20"/>
            <w:szCs w:val="20"/>
            <w:rPrChange w:author="Ayanda Monageng | Auto Fund" w:date="2026-03-02T14:56:00Z" w16du:dateUtc="2026-03-02T12:56:00Z" w:id="484">
              <w:rPr>
                <w:rFonts w:cs="Arial"/>
                <w:bCs/>
                <w:sz w:val="20"/>
                <w:szCs w:val="20"/>
              </w:rPr>
            </w:rPrChange>
          </w:rPr>
          <w:t>“</w:t>
        </w:r>
      </w:ins>
      <w:r w:rsidRPr="00123F19" w:rsidR="005E2A68">
        <w:rPr>
          <w:rFonts w:cs="Arial"/>
          <w:b/>
          <w:sz w:val="20"/>
          <w:szCs w:val="20"/>
        </w:rPr>
        <w:t>Repayment Date</w:t>
      </w:r>
      <w:ins w:author="Ayanda Monageng | Auto Fund" w:date="2026-03-02T14:55:00Z" w16du:dateUtc="2026-03-02T12:55:00Z" w:id="485">
        <w:r w:rsidRPr="00123F19">
          <w:rPr>
            <w:rFonts w:cs="Arial"/>
            <w:b/>
            <w:sz w:val="20"/>
            <w:szCs w:val="20"/>
            <w:rPrChange w:author="Ayanda Monageng | Auto Fund" w:date="2026-03-02T14:56:00Z" w16du:dateUtc="2026-03-02T12:56:00Z" w:id="486">
              <w:rPr>
                <w:rFonts w:cs="Arial"/>
                <w:bCs/>
                <w:sz w:val="20"/>
                <w:szCs w:val="20"/>
              </w:rPr>
            </w:rPrChange>
          </w:rPr>
          <w:t>”</w:t>
        </w:r>
      </w:ins>
      <w:r w:rsidRPr="00123F19" w:rsidR="005E2A68">
        <w:rPr>
          <w:rFonts w:cs="Arial"/>
          <w:bCs/>
          <w:sz w:val="20"/>
          <w:szCs w:val="20"/>
          <w:rPrChange w:author="Ayanda Monageng | Auto Fund" w:date="2026-03-02T14:54:00Z" w16du:dateUtc="2026-03-02T12:54:00Z" w:id="487">
            <w:rPr>
              <w:rFonts w:cs="Arial"/>
              <w:b/>
              <w:sz w:val="20"/>
              <w:szCs w:val="20"/>
            </w:rPr>
          </w:rPrChange>
        </w:rPr>
        <w:t xml:space="preserve"> </w:t>
      </w:r>
      <w:r w:rsidRPr="00123F19" w:rsidR="005E2A68">
        <w:rPr>
          <w:rFonts w:cs="Arial"/>
          <w:bCs/>
          <w:sz w:val="20"/>
          <w:szCs w:val="20"/>
        </w:rPr>
        <w:t>means the last business day of every subsequent month that follows the Interest Repayment Date and Capital Repayment Date (as the case may be);</w:t>
      </w:r>
    </w:p>
    <w:p w:rsidRPr="00123F19" w:rsidR="00BE319C" w:rsidRDefault="00123F19" w14:paraId="25EC3B5E" w14:textId="05635048">
      <w:pPr>
        <w:pStyle w:val="BowLevel3HeadingAltZ"/>
        <w:numPr>
          <w:ilvl w:val="2"/>
          <w:numId w:val="51"/>
        </w:numPr>
        <w:suppressAutoHyphens w:val="0"/>
        <w:spacing w:after="240"/>
        <w:ind w:left="2268" w:hanging="850"/>
        <w:jc w:val="both"/>
        <w:rPr>
          <w:rFonts w:cs="Arial"/>
          <w:bCs/>
          <w:rPrChange w:author="Ayanda Monageng | Auto Fund" w:date="2026-03-02T14:54:00Z" w16du:dateUtc="2026-03-02T12:54:00Z" w:id="488">
            <w:rPr>
              <w:rFonts w:cs="Arial"/>
              <w:b/>
              <w:lang w:val="en-ZA"/>
            </w:rPr>
          </w:rPrChange>
        </w:rPr>
        <w:pPrChange w:author="Ayanda Monageng | Auto Fund" w:date="2026-03-02T14:54:00Z" w16du:dateUtc="2026-03-02T12:54:00Z" w:id="489">
          <w:pPr>
            <w:pStyle w:val="Clause7Sub"/>
            <w:numPr>
              <w:ilvl w:val="2"/>
              <w:numId w:val="51"/>
            </w:numPr>
            <w:spacing w:line="240" w:lineRule="auto"/>
            <w:ind w:left="1134" w:hanging="1134"/>
          </w:pPr>
        </w:pPrChange>
      </w:pPr>
      <w:ins w:author="Ayanda Monageng | Auto Fund" w:date="2026-03-02T14:55:00Z" w16du:dateUtc="2026-03-02T12:55:00Z" w:id="490">
        <w:r w:rsidRPr="00123F19">
          <w:rPr>
            <w:rFonts w:cs="Arial"/>
            <w:b/>
            <w:sz w:val="20"/>
            <w:szCs w:val="20"/>
            <w:rPrChange w:author="Ayanda Monageng | Auto Fund" w:date="2026-03-02T14:56:00Z" w16du:dateUtc="2026-03-02T12:56:00Z" w:id="491">
              <w:rPr>
                <w:rFonts w:cs="Arial"/>
                <w:bCs/>
              </w:rPr>
            </w:rPrChange>
          </w:rPr>
          <w:t>“</w:t>
        </w:r>
      </w:ins>
      <w:r w:rsidRPr="00123F19" w:rsidR="00BE319C">
        <w:rPr>
          <w:rFonts w:cs="Arial"/>
          <w:b/>
          <w:sz w:val="20"/>
          <w:szCs w:val="20"/>
        </w:rPr>
        <w:t>Security Interest</w:t>
      </w:r>
      <w:ins w:author="Ayanda Monageng | Auto Fund" w:date="2026-03-02T14:55:00Z" w16du:dateUtc="2026-03-02T12:55:00Z" w:id="492">
        <w:r w:rsidRPr="00123F19">
          <w:rPr>
            <w:rFonts w:cs="Arial"/>
            <w:b/>
            <w:sz w:val="20"/>
            <w:szCs w:val="20"/>
            <w:rPrChange w:author="Ayanda Monageng | Auto Fund" w:date="2026-03-02T14:56:00Z" w16du:dateUtc="2026-03-02T12:56:00Z" w:id="493">
              <w:rPr>
                <w:rFonts w:cs="Arial"/>
                <w:bCs/>
              </w:rPr>
            </w:rPrChange>
          </w:rPr>
          <w:t>”</w:t>
        </w:r>
      </w:ins>
      <w:r w:rsidRPr="00123F19" w:rsidR="00BE319C">
        <w:rPr>
          <w:rFonts w:cs="Arial"/>
          <w:bCs/>
          <w:sz w:val="20"/>
          <w:szCs w:val="20"/>
          <w:rPrChange w:author="Ayanda Monageng | Auto Fund" w:date="2026-03-02T14:54:00Z" w16du:dateUtc="2026-03-02T12:54:00Z" w:id="494">
            <w:rPr>
              <w:rFonts w:cs="Arial"/>
              <w:b/>
            </w:rPr>
          </w:rPrChange>
        </w:rPr>
        <w:t xml:space="preserve"> </w:t>
      </w:r>
      <w:r w:rsidRPr="00123F19" w:rsidR="00BE319C">
        <w:rPr>
          <w:rFonts w:cs="Arial"/>
          <w:bCs/>
          <w:sz w:val="20"/>
          <w:szCs w:val="20"/>
        </w:rPr>
        <w:t xml:space="preserve">means any agreement or arrangement having the effect of creating a security interest or right of possession, including any mortgage, charge (whether fixed or floating), pledge, cession, cession in </w:t>
      </w:r>
      <w:r w:rsidRPr="00123F19" w:rsidR="00BE319C">
        <w:rPr>
          <w:rFonts w:cs="Arial"/>
          <w:bCs/>
          <w:sz w:val="20"/>
          <w:szCs w:val="20"/>
          <w:rPrChange w:author="Ayanda Monageng | Auto Fund" w:date="2026-03-02T14:54:00Z" w16du:dateUtc="2026-03-02T12:54:00Z" w:id="495">
            <w:rPr>
              <w:rFonts w:cs="Arial"/>
              <w:bCs/>
              <w:i/>
              <w:iCs/>
            </w:rPr>
          </w:rPrChange>
        </w:rPr>
        <w:t>securitatem debiti</w:t>
      </w:r>
      <w:r w:rsidRPr="00123F19" w:rsidR="00BE319C">
        <w:rPr>
          <w:rFonts w:cs="Arial"/>
          <w:bCs/>
          <w:sz w:val="20"/>
          <w:szCs w:val="20"/>
        </w:rPr>
        <w:t>, lien, lease, right of retention, right of set-off or claim (but excluding any right of set-off, consolidation, merger or combination of accounts arising in favour of a banker by operation of law), hypothecation, assignment, security interest, title retention, trust arrangement, preferential arrangement or encumbrance whatever, however created or arising;</w:t>
      </w:r>
    </w:p>
    <w:p w:rsidRPr="00123F19" w:rsidR="00426296" w:rsidRDefault="00123F19" w14:paraId="1C59F06A" w14:textId="0EDE8F2A">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54:00Z" w16du:dateUtc="2026-03-02T12:54:00Z" w:id="496">
          <w:pPr>
            <w:pStyle w:val="BowLevel3HeadingAltZ"/>
            <w:numPr>
              <w:ilvl w:val="2"/>
              <w:numId w:val="51"/>
            </w:numPr>
            <w:tabs>
              <w:tab w:val="clear" w:pos="1134"/>
            </w:tabs>
            <w:suppressAutoHyphens w:val="0"/>
            <w:spacing w:after="240"/>
            <w:ind w:left="720" w:hanging="720"/>
            <w:jc w:val="both"/>
          </w:pPr>
        </w:pPrChange>
      </w:pPr>
      <w:ins w:author="Ayanda Monageng | Auto Fund" w:date="2026-03-02T14:55:00Z" w16du:dateUtc="2026-03-02T12:55:00Z" w:id="497">
        <w:r w:rsidRPr="00123F19">
          <w:rPr>
            <w:rFonts w:cs="Arial"/>
            <w:b/>
            <w:sz w:val="20"/>
            <w:szCs w:val="20"/>
            <w:rPrChange w:author="Ayanda Monageng | Auto Fund" w:date="2026-03-02T14:56:00Z" w16du:dateUtc="2026-03-02T12:56:00Z" w:id="498">
              <w:rPr>
                <w:rFonts w:cs="Arial"/>
                <w:bCs/>
                <w:sz w:val="20"/>
                <w:szCs w:val="20"/>
              </w:rPr>
            </w:rPrChange>
          </w:rPr>
          <w:t>“</w:t>
        </w:r>
      </w:ins>
      <w:r w:rsidRPr="00123F19" w:rsidR="00426296">
        <w:rPr>
          <w:rFonts w:cs="Arial"/>
          <w:b/>
          <w:sz w:val="20"/>
          <w:szCs w:val="20"/>
        </w:rPr>
        <w:t>Signature Date</w:t>
      </w:r>
      <w:ins w:author="Ayanda Monageng | Auto Fund" w:date="2026-03-02T14:55:00Z" w16du:dateUtc="2026-03-02T12:55:00Z" w:id="499">
        <w:r w:rsidRPr="00123F19">
          <w:rPr>
            <w:rFonts w:cs="Arial"/>
            <w:b/>
            <w:sz w:val="20"/>
            <w:szCs w:val="20"/>
            <w:rPrChange w:author="Ayanda Monageng | Auto Fund" w:date="2026-03-02T14:56:00Z" w16du:dateUtc="2026-03-02T12:56:00Z" w:id="500">
              <w:rPr>
                <w:rFonts w:cs="Arial"/>
                <w:bCs/>
                <w:sz w:val="20"/>
                <w:szCs w:val="20"/>
              </w:rPr>
            </w:rPrChange>
          </w:rPr>
          <w:t>”</w:t>
        </w:r>
      </w:ins>
      <w:r w:rsidRPr="00123F19" w:rsidR="00426296">
        <w:rPr>
          <w:rFonts w:cs="Arial"/>
          <w:bCs/>
          <w:sz w:val="20"/>
          <w:szCs w:val="20"/>
        </w:rPr>
        <w:t xml:space="preserve"> means the date of signature of this Agreement by the last Party signing;</w:t>
      </w:r>
    </w:p>
    <w:p w:rsidRPr="00123F19" w:rsidR="00426296" w:rsidRDefault="003F46E4" w14:paraId="4168D9FD" w14:textId="4368DA1D">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54:00Z" w16du:dateUtc="2026-03-02T12:54:00Z" w:id="501">
          <w:pPr>
            <w:pStyle w:val="BowLevel3HeadingAltZ"/>
            <w:numPr>
              <w:ilvl w:val="2"/>
              <w:numId w:val="51"/>
            </w:numPr>
            <w:tabs>
              <w:tab w:val="clear" w:pos="1134"/>
            </w:tabs>
            <w:suppressAutoHyphens w:val="0"/>
            <w:spacing w:after="240"/>
            <w:ind w:left="720" w:hanging="720"/>
            <w:jc w:val="both"/>
          </w:pPr>
        </w:pPrChange>
      </w:pPr>
      <w:ins w:author="Ayanda Monageng | Auto Fund" w:date="2026-03-02T14:58:00Z" w16du:dateUtc="2026-03-02T12:58:00Z" w:id="502">
        <w:r w:rsidRPr="003F46E4">
          <w:rPr>
            <w:rFonts w:cs="Arial"/>
            <w:b/>
            <w:sz w:val="20"/>
            <w:szCs w:val="20"/>
            <w:rPrChange w:author="Ayanda Monageng | Auto Fund" w:date="2026-03-02T14:58:00Z" w16du:dateUtc="2026-03-02T12:58:00Z" w:id="503">
              <w:rPr>
                <w:rFonts w:cs="Arial"/>
                <w:bCs/>
                <w:sz w:val="20"/>
                <w:szCs w:val="20"/>
              </w:rPr>
            </w:rPrChange>
          </w:rPr>
          <w:t>“</w:t>
        </w:r>
      </w:ins>
      <w:r w:rsidRPr="003F46E4" w:rsidR="00426296">
        <w:rPr>
          <w:rFonts w:cs="Arial"/>
          <w:b/>
          <w:sz w:val="20"/>
          <w:szCs w:val="20"/>
        </w:rPr>
        <w:t>South Africa</w:t>
      </w:r>
      <w:ins w:author="Ayanda Monageng | Auto Fund" w:date="2026-03-02T14:58:00Z" w16du:dateUtc="2026-03-02T12:58:00Z" w:id="504">
        <w:r w:rsidRPr="003F46E4">
          <w:rPr>
            <w:rFonts w:cs="Arial"/>
            <w:b/>
            <w:sz w:val="20"/>
            <w:szCs w:val="20"/>
            <w:rPrChange w:author="Ayanda Monageng | Auto Fund" w:date="2026-03-02T14:58:00Z" w16du:dateUtc="2026-03-02T12:58:00Z" w:id="505">
              <w:rPr>
                <w:rFonts w:cs="Arial"/>
                <w:bCs/>
                <w:sz w:val="20"/>
                <w:szCs w:val="20"/>
              </w:rPr>
            </w:rPrChange>
          </w:rPr>
          <w:t>”</w:t>
        </w:r>
      </w:ins>
      <w:r w:rsidRPr="00123F19" w:rsidR="00426296">
        <w:rPr>
          <w:rFonts w:cs="Arial"/>
          <w:bCs/>
          <w:sz w:val="20"/>
          <w:szCs w:val="20"/>
        </w:rPr>
        <w:t xml:space="preserve"> means the Republic of South Africa;</w:t>
      </w:r>
    </w:p>
    <w:p w:rsidRPr="00123F19" w:rsidR="00191774" w:rsidRDefault="003F46E4" w14:paraId="0F04A1DD" w14:textId="62AB814D">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54:00Z" w16du:dateUtc="2026-03-02T12:54:00Z" w:id="506">
          <w:pPr>
            <w:pStyle w:val="BowLevel3HeadingAltZ"/>
            <w:numPr>
              <w:ilvl w:val="2"/>
              <w:numId w:val="51"/>
            </w:numPr>
            <w:tabs>
              <w:tab w:val="clear" w:pos="1134"/>
            </w:tabs>
            <w:suppressAutoHyphens w:val="0"/>
            <w:spacing w:after="240"/>
            <w:ind w:left="720" w:hanging="720"/>
            <w:jc w:val="both"/>
          </w:pPr>
        </w:pPrChange>
      </w:pPr>
      <w:ins w:author="Ayanda Monageng | Auto Fund" w:date="2026-03-02T14:58:00Z" w16du:dateUtc="2026-03-02T12:58:00Z" w:id="507">
        <w:r w:rsidRPr="003F46E4">
          <w:rPr>
            <w:rFonts w:cs="Arial"/>
            <w:b/>
            <w:sz w:val="20"/>
            <w:szCs w:val="20"/>
            <w:rPrChange w:author="Ayanda Monageng | Auto Fund" w:date="2026-03-02T14:58:00Z" w16du:dateUtc="2026-03-02T12:58:00Z" w:id="508">
              <w:rPr>
                <w:rFonts w:cs="Arial"/>
                <w:bCs/>
                <w:sz w:val="20"/>
                <w:szCs w:val="20"/>
              </w:rPr>
            </w:rPrChange>
          </w:rPr>
          <w:t>“</w:t>
        </w:r>
      </w:ins>
      <w:r w:rsidRPr="003F46E4" w:rsidR="00191774">
        <w:rPr>
          <w:rFonts w:cs="Arial"/>
          <w:b/>
          <w:sz w:val="20"/>
          <w:szCs w:val="20"/>
        </w:rPr>
        <w:t>Suretyship</w:t>
      </w:r>
      <w:ins w:author="Ayanda Monageng | Auto Fund" w:date="2026-03-02T14:58:00Z" w16du:dateUtc="2026-03-02T12:58:00Z" w:id="509">
        <w:r w:rsidRPr="003F46E4">
          <w:rPr>
            <w:rFonts w:cs="Arial"/>
            <w:b/>
            <w:sz w:val="20"/>
            <w:szCs w:val="20"/>
            <w:rPrChange w:author="Ayanda Monageng | Auto Fund" w:date="2026-03-02T14:58:00Z" w16du:dateUtc="2026-03-02T12:58:00Z" w:id="510">
              <w:rPr>
                <w:rFonts w:cs="Arial"/>
                <w:bCs/>
                <w:sz w:val="20"/>
                <w:szCs w:val="20"/>
              </w:rPr>
            </w:rPrChange>
          </w:rPr>
          <w:t>”</w:t>
        </w:r>
      </w:ins>
      <w:r w:rsidRPr="00123F19" w:rsidR="00191774">
        <w:rPr>
          <w:rFonts w:cs="Arial"/>
          <w:bCs/>
          <w:sz w:val="20"/>
          <w:szCs w:val="20"/>
          <w:rPrChange w:author="Ayanda Monageng | Auto Fund" w:date="2026-03-02T14:54:00Z" w16du:dateUtc="2026-03-02T12:54:00Z" w:id="511">
            <w:rPr>
              <w:rFonts w:cs="Arial"/>
              <w:b/>
              <w:sz w:val="20"/>
              <w:szCs w:val="20"/>
            </w:rPr>
          </w:rPrChange>
        </w:rPr>
        <w:t xml:space="preserve"> </w:t>
      </w:r>
      <w:r w:rsidRPr="00123F19" w:rsidR="00191774">
        <w:rPr>
          <w:rFonts w:cs="Arial"/>
          <w:bCs/>
          <w:sz w:val="20"/>
          <w:szCs w:val="20"/>
        </w:rPr>
        <w:t xml:space="preserve">means each of the suretyship to be executed by </w:t>
      </w:r>
      <w:r w:rsidRPr="003614B9" w:rsidR="001F2B48">
        <w:rPr>
          <w:rFonts w:cs="Arial"/>
          <w:bCs/>
          <w:sz w:val="20"/>
          <w:szCs w:val="20"/>
          <w:highlight w:val="yellow"/>
          <w:rPrChange w:author="Ayanda Monageng | Auto Fund" w:date="2026-03-03T10:07:00Z" w16du:dateUtc="2026-03-03T08:07:00Z" w:id="512">
            <w:rPr>
              <w:rFonts w:cs="Arial"/>
              <w:bCs/>
              <w:sz w:val="20"/>
              <w:szCs w:val="20"/>
            </w:rPr>
          </w:rPrChange>
        </w:rPr>
        <w:t>Nontobeko Dube</w:t>
      </w:r>
      <w:r w:rsidRPr="00123F19" w:rsidR="00191774">
        <w:rPr>
          <w:rFonts w:cs="Arial"/>
          <w:bCs/>
          <w:sz w:val="20"/>
          <w:szCs w:val="20"/>
        </w:rPr>
        <w:t xml:space="preserve">, which shall be on such terms as are satisfactory and acceptable in all respects to the Lender; </w:t>
      </w:r>
    </w:p>
    <w:p w:rsidRPr="00123F19" w:rsidR="00F00779" w:rsidRDefault="003F46E4" w14:paraId="2F2F7638" w14:textId="1EBA8554">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54:00Z" w16du:dateUtc="2026-03-02T12:54:00Z" w:id="513">
          <w:pPr>
            <w:pStyle w:val="BowLevel3HeadingAltZ"/>
            <w:numPr>
              <w:ilvl w:val="2"/>
              <w:numId w:val="51"/>
            </w:numPr>
            <w:tabs>
              <w:tab w:val="clear" w:pos="1134"/>
            </w:tabs>
            <w:suppressAutoHyphens w:val="0"/>
            <w:spacing w:after="240"/>
            <w:ind w:left="720" w:hanging="720"/>
            <w:jc w:val="both"/>
          </w:pPr>
        </w:pPrChange>
      </w:pPr>
      <w:ins w:author="Ayanda Monageng | Auto Fund" w:date="2026-03-02T14:58:00Z" w16du:dateUtc="2026-03-02T12:58:00Z" w:id="514">
        <w:r w:rsidRPr="003F46E4">
          <w:rPr>
            <w:rFonts w:cs="Arial"/>
            <w:b/>
            <w:sz w:val="20"/>
            <w:szCs w:val="20"/>
            <w:rPrChange w:author="Ayanda Monageng | Auto Fund" w:date="2026-03-02T14:58:00Z" w16du:dateUtc="2026-03-02T12:58:00Z" w:id="515">
              <w:rPr>
                <w:rFonts w:cs="Arial"/>
                <w:bCs/>
                <w:sz w:val="20"/>
                <w:szCs w:val="20"/>
              </w:rPr>
            </w:rPrChange>
          </w:rPr>
          <w:t>“</w:t>
        </w:r>
      </w:ins>
      <w:r w:rsidRPr="003F46E4" w:rsidR="00F00779">
        <w:rPr>
          <w:rFonts w:cs="Arial"/>
          <w:b/>
          <w:sz w:val="20"/>
          <w:szCs w:val="20"/>
        </w:rPr>
        <w:t>Supplier</w:t>
      </w:r>
      <w:ins w:author="Ayanda Monageng | Auto Fund" w:date="2026-03-02T14:58:00Z" w16du:dateUtc="2026-03-02T12:58:00Z" w:id="516">
        <w:r w:rsidRPr="003F46E4">
          <w:rPr>
            <w:rFonts w:cs="Arial"/>
            <w:b/>
            <w:sz w:val="20"/>
            <w:szCs w:val="20"/>
            <w:rPrChange w:author="Ayanda Monageng | Auto Fund" w:date="2026-03-02T14:58:00Z" w16du:dateUtc="2026-03-02T12:58:00Z" w:id="517">
              <w:rPr>
                <w:rFonts w:cs="Arial"/>
                <w:bCs/>
                <w:sz w:val="20"/>
                <w:szCs w:val="20"/>
              </w:rPr>
            </w:rPrChange>
          </w:rPr>
          <w:t>”</w:t>
        </w:r>
      </w:ins>
      <w:r w:rsidRPr="00123F19" w:rsidR="00F00779">
        <w:rPr>
          <w:rFonts w:cs="Arial"/>
          <w:bCs/>
          <w:sz w:val="20"/>
          <w:szCs w:val="20"/>
        </w:rPr>
        <w:t xml:space="preserve"> means any supplier of the Product(s) to the Borrower</w:t>
      </w:r>
      <w:r w:rsidRPr="00123F19" w:rsidR="008D16D7">
        <w:rPr>
          <w:rFonts w:cs="Arial"/>
          <w:bCs/>
          <w:sz w:val="20"/>
          <w:szCs w:val="20"/>
        </w:rPr>
        <w:t xml:space="preserve"> from time to time</w:t>
      </w:r>
      <w:r w:rsidRPr="00123F19" w:rsidR="00F00779">
        <w:rPr>
          <w:rFonts w:cs="Arial"/>
          <w:bCs/>
          <w:sz w:val="20"/>
          <w:szCs w:val="20"/>
        </w:rPr>
        <w:t xml:space="preserve">; </w:t>
      </w:r>
    </w:p>
    <w:p w:rsidRPr="00123F19" w:rsidR="00426296" w:rsidRDefault="003F46E4" w14:paraId="67319FA9" w14:textId="0DE92D9D">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54:00Z" w16du:dateUtc="2026-03-02T12:54:00Z" w:id="518">
          <w:pPr>
            <w:pStyle w:val="BowLevel3HeadingAltZ"/>
            <w:numPr>
              <w:ilvl w:val="2"/>
              <w:numId w:val="51"/>
            </w:numPr>
            <w:tabs>
              <w:tab w:val="clear" w:pos="1134"/>
            </w:tabs>
            <w:suppressAutoHyphens w:val="0"/>
            <w:spacing w:after="240"/>
            <w:ind w:left="720" w:hanging="720"/>
            <w:jc w:val="both"/>
          </w:pPr>
        </w:pPrChange>
      </w:pPr>
      <w:ins w:author="Ayanda Monageng | Auto Fund" w:date="2026-03-02T14:58:00Z" w16du:dateUtc="2026-03-02T12:58:00Z" w:id="519">
        <w:r w:rsidRPr="003F46E4">
          <w:rPr>
            <w:b/>
            <w:sz w:val="20"/>
            <w:szCs w:val="20"/>
            <w:rPrChange w:author="Ayanda Monageng | Auto Fund" w:date="2026-03-02T14:58:00Z" w16du:dateUtc="2026-03-02T12:58:00Z" w:id="520">
              <w:rPr>
                <w:bCs/>
                <w:sz w:val="20"/>
                <w:szCs w:val="20"/>
              </w:rPr>
            </w:rPrChange>
          </w:rPr>
          <w:t>“</w:t>
        </w:r>
      </w:ins>
      <w:r w:rsidRPr="003F46E4" w:rsidR="00426296">
        <w:rPr>
          <w:rPrChange w:author="Ayanda Monageng | Auto Fund" w:date="2026-03-02T14:58:00Z" w16du:dateUtc="2026-03-02T12:58:00Z" w:id="521">
            <w:rPr>
              <w:rStyle w:val="Stylelevel2BoldChar"/>
              <w:sz w:val="20"/>
              <w:szCs w:val="20"/>
            </w:rPr>
          </w:rPrChange>
        </w:rPr>
        <w:t>Taxes</w:t>
      </w:r>
      <w:ins w:author="Ayanda Monageng | Auto Fund" w:date="2026-03-02T14:58:00Z" w16du:dateUtc="2026-03-02T12:58:00Z" w:id="522">
        <w:r w:rsidRPr="003F46E4">
          <w:rPr>
            <w:b/>
            <w:sz w:val="20"/>
            <w:szCs w:val="20"/>
            <w:rPrChange w:author="Ayanda Monageng | Auto Fund" w:date="2026-03-02T14:58:00Z" w16du:dateUtc="2026-03-02T12:58:00Z" w:id="523">
              <w:rPr>
                <w:bCs/>
                <w:sz w:val="20"/>
                <w:szCs w:val="20"/>
              </w:rPr>
            </w:rPrChange>
          </w:rPr>
          <w:t>”</w:t>
        </w:r>
      </w:ins>
      <w:r w:rsidRPr="00123F19" w:rsidR="00426296">
        <w:rPr>
          <w:rFonts w:cs="Arial"/>
          <w:bCs/>
          <w:sz w:val="20"/>
          <w:szCs w:val="20"/>
        </w:rPr>
        <w:t xml:space="preserve"> means all taxes, charges, imposts, levies, deductions, withholdings or fees of any kind whatsoever, or any amount payable on account of or as security for any of the aforegoing on whomsoever imposed, levied, collected, withheld or assessed by any monetary or fiscal authority, together with any penalties, additions, fines, surcharges or interest relating thereto, and the words </w:t>
      </w:r>
      <w:r w:rsidRPr="00123F19" w:rsidR="00426296">
        <w:rPr>
          <w:rPrChange w:author="Ayanda Monageng | Auto Fund" w:date="2026-03-02T14:54:00Z" w16du:dateUtc="2026-03-02T12:54:00Z" w:id="524">
            <w:rPr>
              <w:rStyle w:val="Stylelevel2BoldChar"/>
              <w:sz w:val="20"/>
              <w:szCs w:val="20"/>
            </w:rPr>
          </w:rPrChange>
        </w:rPr>
        <w:t>Tax</w:t>
      </w:r>
      <w:r w:rsidRPr="00123F19" w:rsidR="00426296">
        <w:rPr>
          <w:rFonts w:cs="Arial"/>
          <w:bCs/>
          <w:sz w:val="20"/>
          <w:szCs w:val="20"/>
        </w:rPr>
        <w:t xml:space="preserve"> and </w:t>
      </w:r>
      <w:r w:rsidRPr="00123F19" w:rsidR="00426296">
        <w:rPr>
          <w:rPrChange w:author="Ayanda Monageng | Auto Fund" w:date="2026-03-02T14:54:00Z" w16du:dateUtc="2026-03-02T12:54:00Z" w:id="525">
            <w:rPr>
              <w:rStyle w:val="Stylelevel2BoldChar"/>
              <w:sz w:val="20"/>
              <w:szCs w:val="20"/>
            </w:rPr>
          </w:rPrChange>
        </w:rPr>
        <w:t>Taxation</w:t>
      </w:r>
      <w:r w:rsidRPr="00123F19" w:rsidR="00426296">
        <w:rPr>
          <w:rFonts w:cs="Arial"/>
          <w:bCs/>
          <w:sz w:val="20"/>
          <w:szCs w:val="20"/>
        </w:rPr>
        <w:t xml:space="preserve"> shall be construed accordingly; </w:t>
      </w:r>
    </w:p>
    <w:p w:rsidRPr="00123F19" w:rsidR="00101DB7" w:rsidRDefault="003F46E4" w14:paraId="79DF5575" w14:textId="1216B606">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54:00Z" w16du:dateUtc="2026-03-02T12:54:00Z" w:id="526">
          <w:pPr>
            <w:pStyle w:val="BowLevel3HeadingAltZ"/>
            <w:numPr>
              <w:ilvl w:val="2"/>
              <w:numId w:val="51"/>
            </w:numPr>
            <w:tabs>
              <w:tab w:val="clear" w:pos="1134"/>
            </w:tabs>
            <w:suppressAutoHyphens w:val="0"/>
            <w:spacing w:after="240"/>
            <w:ind w:left="720" w:hanging="720"/>
            <w:jc w:val="both"/>
          </w:pPr>
        </w:pPrChange>
      </w:pPr>
      <w:ins w:author="Ayanda Monageng | Auto Fund" w:date="2026-03-02T14:58:00Z" w16du:dateUtc="2026-03-02T12:58:00Z" w:id="527">
        <w:r w:rsidRPr="003F46E4">
          <w:rPr>
            <w:rFonts w:cs="Arial"/>
            <w:b/>
            <w:sz w:val="20"/>
            <w:szCs w:val="20"/>
            <w:rPrChange w:author="Ayanda Monageng | Auto Fund" w:date="2026-03-02T14:58:00Z" w16du:dateUtc="2026-03-02T12:58:00Z" w:id="528">
              <w:rPr>
                <w:rFonts w:cs="Arial"/>
                <w:bCs/>
                <w:sz w:val="20"/>
                <w:szCs w:val="20"/>
              </w:rPr>
            </w:rPrChange>
          </w:rPr>
          <w:t>“</w:t>
        </w:r>
      </w:ins>
      <w:r w:rsidRPr="003F46E4" w:rsidR="00426296">
        <w:rPr>
          <w:rFonts w:cs="Arial"/>
          <w:b/>
          <w:sz w:val="20"/>
          <w:szCs w:val="20"/>
        </w:rPr>
        <w:t>Term</w:t>
      </w:r>
      <w:ins w:author="Ayanda Monageng | Auto Fund" w:date="2026-03-02T14:58:00Z" w16du:dateUtc="2026-03-02T12:58:00Z" w:id="529">
        <w:r w:rsidRPr="003F46E4">
          <w:rPr>
            <w:rFonts w:cs="Arial"/>
            <w:b/>
            <w:sz w:val="20"/>
            <w:szCs w:val="20"/>
            <w:rPrChange w:author="Ayanda Monageng | Auto Fund" w:date="2026-03-02T14:58:00Z" w16du:dateUtc="2026-03-02T12:58:00Z" w:id="530">
              <w:rPr>
                <w:rFonts w:cs="Arial"/>
                <w:bCs/>
                <w:sz w:val="20"/>
                <w:szCs w:val="20"/>
              </w:rPr>
            </w:rPrChange>
          </w:rPr>
          <w:t>”</w:t>
        </w:r>
      </w:ins>
      <w:r w:rsidRPr="00123F19" w:rsidR="00426296">
        <w:rPr>
          <w:rFonts w:cs="Arial"/>
          <w:bCs/>
          <w:sz w:val="20"/>
          <w:szCs w:val="20"/>
        </w:rPr>
        <w:t xml:space="preserve"> means the </w:t>
      </w:r>
      <w:r w:rsidRPr="00123F19" w:rsidR="003D2979">
        <w:rPr>
          <w:rFonts w:cs="Arial"/>
          <w:bCs/>
          <w:sz w:val="20"/>
          <w:szCs w:val="20"/>
        </w:rPr>
        <w:t xml:space="preserve">period calculated with effect from the </w:t>
      </w:r>
      <w:r w:rsidRPr="00123F19" w:rsidR="009122F1">
        <w:rPr>
          <w:rFonts w:cs="Arial"/>
          <w:bCs/>
          <w:sz w:val="20"/>
          <w:szCs w:val="20"/>
        </w:rPr>
        <w:t xml:space="preserve">Interest </w:t>
      </w:r>
      <w:r w:rsidRPr="00123F19" w:rsidR="003D2979">
        <w:rPr>
          <w:rFonts w:cs="Arial"/>
          <w:bCs/>
          <w:sz w:val="20"/>
          <w:szCs w:val="20"/>
        </w:rPr>
        <w:t>Repayment Date up to and including the Final Repayment Date</w:t>
      </w:r>
      <w:r w:rsidRPr="00123F19" w:rsidR="00426296">
        <w:rPr>
          <w:rFonts w:cs="Arial"/>
          <w:bCs/>
          <w:sz w:val="20"/>
          <w:szCs w:val="20"/>
        </w:rPr>
        <w:t xml:space="preserve">; </w:t>
      </w:r>
    </w:p>
    <w:p w:rsidRPr="00123F19" w:rsidR="00426296" w:rsidRDefault="00D7453D" w14:paraId="75C6F4F3" w14:textId="176CC8E7">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54:00Z" w16du:dateUtc="2026-03-02T12:54:00Z" w:id="531">
          <w:pPr>
            <w:pStyle w:val="BowLevel3HeadingAltZ"/>
            <w:numPr>
              <w:ilvl w:val="2"/>
              <w:numId w:val="51"/>
            </w:numPr>
            <w:tabs>
              <w:tab w:val="clear" w:pos="1134"/>
            </w:tabs>
            <w:suppressAutoHyphens w:val="0"/>
            <w:spacing w:after="240"/>
            <w:ind w:left="720" w:hanging="720"/>
            <w:jc w:val="both"/>
          </w:pPr>
        </w:pPrChange>
      </w:pPr>
      <w:ins w:author="Ayanda Monageng | Auto Fund" w:date="2026-03-02T14:59:00Z" w16du:dateUtc="2026-03-02T12:59:00Z" w:id="532">
        <w:r w:rsidRPr="00D7453D">
          <w:rPr>
            <w:rFonts w:cs="Arial"/>
            <w:b/>
            <w:sz w:val="20"/>
            <w:szCs w:val="20"/>
            <w:rPrChange w:author="Ayanda Monageng | Auto Fund" w:date="2026-03-02T14:59:00Z" w16du:dateUtc="2026-03-02T12:59:00Z" w:id="533">
              <w:rPr>
                <w:rFonts w:cs="Arial"/>
                <w:bCs/>
                <w:sz w:val="20"/>
                <w:szCs w:val="20"/>
              </w:rPr>
            </w:rPrChange>
          </w:rPr>
          <w:t>“</w:t>
        </w:r>
      </w:ins>
      <w:r w:rsidRPr="00D7453D" w:rsidR="00101DB7">
        <w:rPr>
          <w:rFonts w:cs="Arial"/>
          <w:b/>
          <w:sz w:val="20"/>
          <w:szCs w:val="20"/>
        </w:rPr>
        <w:t>Unpaid Sum</w:t>
      </w:r>
      <w:ins w:author="Ayanda Monageng | Auto Fund" w:date="2026-03-02T14:59:00Z" w16du:dateUtc="2026-03-02T12:59:00Z" w:id="534">
        <w:r w:rsidRPr="00D7453D">
          <w:rPr>
            <w:rFonts w:cs="Arial"/>
            <w:b/>
            <w:sz w:val="20"/>
            <w:szCs w:val="20"/>
            <w:rPrChange w:author="Ayanda Monageng | Auto Fund" w:date="2026-03-02T14:59:00Z" w16du:dateUtc="2026-03-02T12:59:00Z" w:id="535">
              <w:rPr>
                <w:rFonts w:cs="Arial"/>
                <w:bCs/>
                <w:sz w:val="20"/>
                <w:szCs w:val="20"/>
              </w:rPr>
            </w:rPrChange>
          </w:rPr>
          <w:t>”</w:t>
        </w:r>
      </w:ins>
      <w:r w:rsidRPr="00123F19" w:rsidR="00101DB7">
        <w:rPr>
          <w:rFonts w:cs="Arial"/>
          <w:bCs/>
          <w:sz w:val="20"/>
          <w:szCs w:val="20"/>
          <w:rPrChange w:author="Ayanda Monageng | Auto Fund" w:date="2026-03-02T14:54:00Z" w16du:dateUtc="2026-03-02T12:54:00Z" w:id="536">
            <w:rPr>
              <w:rFonts w:cs="Arial"/>
              <w:b/>
              <w:sz w:val="20"/>
              <w:szCs w:val="20"/>
            </w:rPr>
          </w:rPrChange>
        </w:rPr>
        <w:t xml:space="preserve"> </w:t>
      </w:r>
      <w:r w:rsidRPr="00123F19" w:rsidR="00101DB7">
        <w:rPr>
          <w:rFonts w:cs="Arial"/>
          <w:bCs/>
          <w:sz w:val="20"/>
          <w:szCs w:val="20"/>
        </w:rPr>
        <w:t xml:space="preserve">means any </w:t>
      </w:r>
      <w:r w:rsidRPr="00123F19" w:rsidR="007F3023">
        <w:rPr>
          <w:rFonts w:cs="Arial"/>
          <w:bCs/>
          <w:sz w:val="20"/>
          <w:szCs w:val="20"/>
        </w:rPr>
        <w:t xml:space="preserve">Advance (or </w:t>
      </w:r>
      <w:r w:rsidRPr="00123F19" w:rsidR="00101DB7">
        <w:rPr>
          <w:rFonts w:cs="Arial"/>
          <w:bCs/>
          <w:sz w:val="20"/>
          <w:szCs w:val="20"/>
        </w:rPr>
        <w:t>sum</w:t>
      </w:r>
      <w:r w:rsidRPr="00123F19" w:rsidR="007F3023">
        <w:rPr>
          <w:rFonts w:cs="Arial"/>
          <w:bCs/>
          <w:sz w:val="20"/>
          <w:szCs w:val="20"/>
        </w:rPr>
        <w:t xml:space="preserve">) </w:t>
      </w:r>
      <w:r w:rsidRPr="00123F19" w:rsidR="00101DB7">
        <w:rPr>
          <w:rFonts w:cs="Arial"/>
          <w:bCs/>
          <w:sz w:val="20"/>
          <w:szCs w:val="20"/>
        </w:rPr>
        <w:t xml:space="preserve">due and payable but unpaid by the Borrower under this </w:t>
      </w:r>
      <w:proofErr w:type="gramStart"/>
      <w:r w:rsidRPr="00123F19" w:rsidR="00101DB7">
        <w:rPr>
          <w:rFonts w:cs="Arial"/>
          <w:bCs/>
          <w:sz w:val="20"/>
          <w:szCs w:val="20"/>
        </w:rPr>
        <w:t>Agreement;</w:t>
      </w:r>
      <w:r w:rsidRPr="00123F19" w:rsidR="00101DB7">
        <w:rPr>
          <w:rFonts w:cs="Arial"/>
          <w:bCs/>
          <w:sz w:val="20"/>
          <w:szCs w:val="20"/>
          <w:rPrChange w:author="Ayanda Monageng | Auto Fund" w:date="2026-03-02T14:54:00Z" w16du:dateUtc="2026-03-02T12:54:00Z" w:id="537">
            <w:rPr>
              <w:rFonts w:cs="Arial"/>
              <w:b/>
              <w:sz w:val="20"/>
              <w:szCs w:val="20"/>
            </w:rPr>
          </w:rPrChange>
        </w:rPr>
        <w:t xml:space="preserve">  </w:t>
      </w:r>
      <w:r w:rsidRPr="00123F19" w:rsidR="00426296">
        <w:rPr>
          <w:rFonts w:cs="Arial"/>
          <w:bCs/>
          <w:sz w:val="20"/>
          <w:szCs w:val="20"/>
        </w:rPr>
        <w:t>and</w:t>
      </w:r>
      <w:proofErr w:type="gramEnd"/>
    </w:p>
    <w:p w:rsidRPr="00123F19" w:rsidR="00426296" w:rsidRDefault="00D7453D" w14:paraId="6CB01752" w14:textId="3A4DAA85">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4:54:00Z" w16du:dateUtc="2026-03-02T12:54:00Z" w:id="538">
          <w:pPr>
            <w:pStyle w:val="BowLevel3HeadingAltZ"/>
            <w:numPr>
              <w:ilvl w:val="2"/>
              <w:numId w:val="51"/>
            </w:numPr>
            <w:tabs>
              <w:tab w:val="clear" w:pos="1134"/>
            </w:tabs>
            <w:suppressAutoHyphens w:val="0"/>
            <w:spacing w:after="240"/>
            <w:ind w:left="720" w:hanging="720"/>
            <w:jc w:val="both"/>
          </w:pPr>
        </w:pPrChange>
      </w:pPr>
      <w:ins w:author="Ayanda Monageng | Auto Fund" w:date="2026-03-02T14:59:00Z" w16du:dateUtc="2026-03-02T12:59:00Z" w:id="539">
        <w:r w:rsidRPr="00D7453D">
          <w:rPr>
            <w:rFonts w:cs="Arial"/>
            <w:b/>
            <w:sz w:val="20"/>
            <w:szCs w:val="20"/>
            <w:rPrChange w:author="Ayanda Monageng | Auto Fund" w:date="2026-03-02T14:59:00Z" w16du:dateUtc="2026-03-02T12:59:00Z" w:id="540">
              <w:rPr>
                <w:rFonts w:cs="Arial"/>
                <w:bCs/>
                <w:sz w:val="20"/>
                <w:szCs w:val="20"/>
              </w:rPr>
            </w:rPrChange>
          </w:rPr>
          <w:t>“</w:t>
        </w:r>
      </w:ins>
      <w:r w:rsidRPr="00D7453D" w:rsidR="00426296">
        <w:rPr>
          <w:rFonts w:cs="Arial"/>
          <w:b/>
          <w:sz w:val="20"/>
          <w:szCs w:val="20"/>
        </w:rPr>
        <w:t xml:space="preserve">ZAR </w:t>
      </w:r>
      <w:r w:rsidRPr="00D7453D" w:rsidR="00426296">
        <w:rPr>
          <w:rFonts w:cs="Arial"/>
          <w:b/>
          <w:sz w:val="20"/>
          <w:szCs w:val="20"/>
          <w:rPrChange w:author="Ayanda Monageng | Auto Fund" w:date="2026-03-02T14:59:00Z" w16du:dateUtc="2026-03-02T12:59:00Z" w:id="541">
            <w:rPr>
              <w:rFonts w:cs="Arial"/>
              <w:bCs/>
              <w:sz w:val="20"/>
              <w:szCs w:val="20"/>
            </w:rPr>
          </w:rPrChange>
        </w:rPr>
        <w:t>or</w:t>
      </w:r>
      <w:r w:rsidRPr="00D7453D" w:rsidR="00426296">
        <w:rPr>
          <w:rFonts w:cs="Arial"/>
          <w:b/>
          <w:sz w:val="20"/>
          <w:szCs w:val="20"/>
        </w:rPr>
        <w:t xml:space="preserve"> </w:t>
      </w:r>
      <w:r w:rsidRPr="00D7453D" w:rsidR="00BE0458">
        <w:rPr>
          <w:rFonts w:cs="Arial"/>
          <w:b/>
          <w:sz w:val="20"/>
          <w:szCs w:val="20"/>
        </w:rPr>
        <w:t>R</w:t>
      </w:r>
      <w:r w:rsidRPr="00D7453D" w:rsidR="00426296">
        <w:rPr>
          <w:rFonts w:cs="Arial"/>
          <w:b/>
          <w:sz w:val="20"/>
          <w:szCs w:val="20"/>
        </w:rPr>
        <w:t>and</w:t>
      </w:r>
      <w:ins w:author="Ayanda Monageng | Auto Fund" w:date="2026-03-02T14:59:00Z" w16du:dateUtc="2026-03-02T12:59:00Z" w:id="542">
        <w:r w:rsidRPr="00D7453D">
          <w:rPr>
            <w:rFonts w:cs="Arial"/>
            <w:b/>
            <w:sz w:val="20"/>
            <w:szCs w:val="20"/>
            <w:rPrChange w:author="Ayanda Monageng | Auto Fund" w:date="2026-03-02T14:59:00Z" w16du:dateUtc="2026-03-02T12:59:00Z" w:id="543">
              <w:rPr>
                <w:rFonts w:cs="Arial"/>
                <w:bCs/>
                <w:sz w:val="20"/>
                <w:szCs w:val="20"/>
              </w:rPr>
            </w:rPrChange>
          </w:rPr>
          <w:t>”</w:t>
        </w:r>
      </w:ins>
      <w:r w:rsidRPr="00123F19" w:rsidR="00426296">
        <w:rPr>
          <w:rFonts w:cs="Arial"/>
          <w:bCs/>
          <w:sz w:val="20"/>
          <w:szCs w:val="20"/>
        </w:rPr>
        <w:t xml:space="preserve"> means the South African rand, the lawful currency of South Africa.</w:t>
      </w:r>
      <w:r w:rsidRPr="00123F19" w:rsidR="009A513F">
        <w:rPr>
          <w:rFonts w:cs="Arial"/>
          <w:bCs/>
          <w:sz w:val="20"/>
          <w:szCs w:val="20"/>
        </w:rPr>
        <w:t xml:space="preserve"> </w:t>
      </w:r>
    </w:p>
    <w:p w:rsidRPr="00EB288F" w:rsidR="00426296" w:rsidRDefault="00426296" w14:paraId="32CA131B" w14:textId="7777777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1:00Z" w16du:dateUtc="2026-03-02T13:01:00Z" w:id="544">
          <w:pPr>
            <w:pStyle w:val="BowLevel3HeadingAltZ"/>
            <w:numPr>
              <w:ilvl w:val="1"/>
              <w:numId w:val="51"/>
            </w:numPr>
            <w:tabs>
              <w:tab w:val="clear" w:pos="1134"/>
            </w:tabs>
            <w:suppressAutoHyphens w:val="0"/>
            <w:spacing w:after="240"/>
            <w:ind w:left="720" w:hanging="720"/>
            <w:jc w:val="both"/>
          </w:pPr>
        </w:pPrChange>
      </w:pPr>
      <w:bookmarkStart w:name="_Toc43688465" w:id="545"/>
      <w:bookmarkStart w:name="_Ref39029922" w:id="546"/>
      <w:bookmarkStart w:name="_Toc10004605" w:id="547"/>
      <w:bookmarkStart w:name="_Toc484837449" w:id="548"/>
      <w:bookmarkStart w:name="_Ref212460721" w:id="549"/>
      <w:bookmarkStart w:name="_Toc145914768" w:id="550"/>
      <w:bookmarkStart w:name="_Ref476711093" w:id="551"/>
      <w:r w:rsidRPr="00EB288F">
        <w:rPr>
          <w:rFonts w:cs="Arial"/>
          <w:bCs/>
          <w:sz w:val="20"/>
          <w:szCs w:val="20"/>
        </w:rPr>
        <w:t>Any reference in this Agreement to –</w:t>
      </w:r>
    </w:p>
    <w:p w:rsidRPr="003714CB" w:rsidR="00426296" w:rsidRDefault="003714CB" w14:paraId="0D4BD3D8" w14:textId="20AB50B6">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5:01:00Z" w16du:dateUtc="2026-03-02T13:01:00Z" w:id="552">
          <w:pPr>
            <w:pStyle w:val="BowLevel3HeadingAltZ"/>
            <w:numPr>
              <w:ilvl w:val="2"/>
              <w:numId w:val="51"/>
            </w:numPr>
            <w:tabs>
              <w:tab w:val="clear" w:pos="1134"/>
            </w:tabs>
            <w:suppressAutoHyphens w:val="0"/>
            <w:spacing w:after="240"/>
            <w:ind w:left="720" w:hanging="720"/>
            <w:jc w:val="both"/>
          </w:pPr>
        </w:pPrChange>
      </w:pPr>
      <w:ins w:author="Ayanda Monageng | Auto Fund" w:date="2026-03-02T15:02:00Z" w16du:dateUtc="2026-03-02T13:02:00Z" w:id="553">
        <w:r w:rsidRPr="003714CB">
          <w:rPr>
            <w:rFonts w:cs="Arial"/>
            <w:b/>
            <w:sz w:val="20"/>
            <w:szCs w:val="20"/>
            <w:rPrChange w:author="Ayanda Monageng | Auto Fund" w:date="2026-03-02T15:02:00Z" w16du:dateUtc="2026-03-02T13:02:00Z" w:id="554">
              <w:rPr>
                <w:rFonts w:cs="Arial"/>
                <w:bCs/>
                <w:sz w:val="20"/>
                <w:szCs w:val="20"/>
              </w:rPr>
            </w:rPrChange>
          </w:rPr>
          <w:t>“</w:t>
        </w:r>
      </w:ins>
      <w:r w:rsidRPr="003714CB" w:rsidR="00426296">
        <w:rPr>
          <w:rFonts w:cs="Arial"/>
          <w:b/>
          <w:sz w:val="20"/>
          <w:szCs w:val="20"/>
        </w:rPr>
        <w:t>business hours</w:t>
      </w:r>
      <w:ins w:author="Ayanda Monageng | Auto Fund" w:date="2026-03-02T15:02:00Z" w16du:dateUtc="2026-03-02T13:02:00Z" w:id="555">
        <w:r w:rsidRPr="003714CB">
          <w:rPr>
            <w:rFonts w:cs="Arial"/>
            <w:b/>
            <w:sz w:val="20"/>
            <w:szCs w:val="20"/>
            <w:rPrChange w:author="Ayanda Monageng | Auto Fund" w:date="2026-03-02T15:02:00Z" w16du:dateUtc="2026-03-02T13:02:00Z" w:id="556">
              <w:rPr>
                <w:rFonts w:cs="Arial"/>
                <w:bCs/>
                <w:sz w:val="20"/>
                <w:szCs w:val="20"/>
              </w:rPr>
            </w:rPrChange>
          </w:rPr>
          <w:t>”</w:t>
        </w:r>
      </w:ins>
      <w:r w:rsidRPr="003714CB" w:rsidR="00426296">
        <w:rPr>
          <w:rFonts w:cs="Arial"/>
          <w:bCs/>
          <w:sz w:val="20"/>
          <w:szCs w:val="20"/>
        </w:rPr>
        <w:t xml:space="preserve"> shall be construed as being the hours between 08h</w:t>
      </w:r>
      <w:r w:rsidRPr="003714CB" w:rsidR="00247852">
        <w:rPr>
          <w:rFonts w:cs="Arial"/>
          <w:bCs/>
          <w:sz w:val="20"/>
          <w:szCs w:val="20"/>
        </w:rPr>
        <w:t>0</w:t>
      </w:r>
      <w:r w:rsidRPr="003714CB" w:rsidR="00426296">
        <w:rPr>
          <w:rFonts w:cs="Arial"/>
          <w:bCs/>
          <w:sz w:val="20"/>
          <w:szCs w:val="20"/>
        </w:rPr>
        <w:t>0 and 1</w:t>
      </w:r>
      <w:r w:rsidRPr="003714CB" w:rsidR="00247852">
        <w:rPr>
          <w:rFonts w:cs="Arial"/>
          <w:bCs/>
          <w:sz w:val="20"/>
          <w:szCs w:val="20"/>
        </w:rPr>
        <w:t>6</w:t>
      </w:r>
      <w:r w:rsidRPr="003714CB" w:rsidR="00426296">
        <w:rPr>
          <w:rFonts w:cs="Arial"/>
          <w:bCs/>
          <w:sz w:val="20"/>
          <w:szCs w:val="20"/>
        </w:rPr>
        <w:t>h</w:t>
      </w:r>
      <w:r w:rsidRPr="003714CB" w:rsidR="00247852">
        <w:rPr>
          <w:rFonts w:cs="Arial"/>
          <w:bCs/>
          <w:sz w:val="20"/>
          <w:szCs w:val="20"/>
        </w:rPr>
        <w:t>3</w:t>
      </w:r>
      <w:r w:rsidRPr="003714CB" w:rsidR="00426296">
        <w:rPr>
          <w:rFonts w:cs="Arial"/>
          <w:bCs/>
          <w:sz w:val="20"/>
          <w:szCs w:val="20"/>
        </w:rPr>
        <w:t>0 on any business day. Any reference to time shall be based upon South African Standard Time;</w:t>
      </w:r>
    </w:p>
    <w:p w:rsidRPr="003714CB" w:rsidR="00426296" w:rsidRDefault="003714CB" w14:paraId="310AC190" w14:textId="5FE76EE0">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5:01:00Z" w16du:dateUtc="2026-03-02T13:01:00Z" w:id="557">
          <w:pPr>
            <w:pStyle w:val="BowLevel3HeadingAltZ"/>
            <w:numPr>
              <w:ilvl w:val="2"/>
              <w:numId w:val="51"/>
            </w:numPr>
            <w:tabs>
              <w:tab w:val="clear" w:pos="1134"/>
            </w:tabs>
            <w:suppressAutoHyphens w:val="0"/>
            <w:spacing w:after="240"/>
            <w:ind w:left="720" w:hanging="720"/>
            <w:jc w:val="both"/>
          </w:pPr>
        </w:pPrChange>
      </w:pPr>
      <w:ins w:author="Ayanda Monageng | Auto Fund" w:date="2026-03-02T15:02:00Z" w16du:dateUtc="2026-03-02T13:02:00Z" w:id="558">
        <w:r>
          <w:rPr>
            <w:rFonts w:cs="Arial"/>
            <w:b/>
            <w:sz w:val="20"/>
            <w:szCs w:val="20"/>
          </w:rPr>
          <w:t>“</w:t>
        </w:r>
      </w:ins>
      <w:r w:rsidRPr="003714CB" w:rsidR="00426296">
        <w:rPr>
          <w:rFonts w:cs="Arial"/>
          <w:b/>
          <w:sz w:val="20"/>
          <w:szCs w:val="20"/>
        </w:rPr>
        <w:t>days</w:t>
      </w:r>
      <w:ins w:author="Ayanda Monageng | Auto Fund" w:date="2026-03-02T15:02:00Z" w16du:dateUtc="2026-03-02T13:02:00Z" w:id="559">
        <w:r>
          <w:rPr>
            <w:rFonts w:cs="Arial"/>
            <w:b/>
            <w:sz w:val="20"/>
            <w:szCs w:val="20"/>
          </w:rPr>
          <w:t>”</w:t>
        </w:r>
      </w:ins>
      <w:r w:rsidRPr="003714CB" w:rsidR="00426296">
        <w:rPr>
          <w:rFonts w:cs="Arial"/>
          <w:bCs/>
          <w:sz w:val="20"/>
          <w:szCs w:val="20"/>
        </w:rPr>
        <w:t xml:space="preserve"> shall be construed as calendar days unless qualified by the word </w:t>
      </w:r>
      <w:r w:rsidRPr="003714CB" w:rsidR="00426296">
        <w:rPr>
          <w:rFonts w:cs="Arial"/>
          <w:bCs/>
          <w:sz w:val="20"/>
          <w:szCs w:val="20"/>
          <w:rPrChange w:author="Ayanda Monageng | Auto Fund" w:date="2026-03-02T15:01:00Z" w16du:dateUtc="2026-03-02T13:01:00Z" w:id="560">
            <w:rPr>
              <w:rFonts w:cs="Arial"/>
              <w:b/>
              <w:sz w:val="20"/>
              <w:szCs w:val="20"/>
            </w:rPr>
          </w:rPrChange>
        </w:rPr>
        <w:t>business</w:t>
      </w:r>
      <w:r w:rsidRPr="003714CB" w:rsidR="00426296">
        <w:rPr>
          <w:rFonts w:cs="Arial"/>
          <w:bCs/>
          <w:sz w:val="20"/>
          <w:szCs w:val="20"/>
        </w:rPr>
        <w:t xml:space="preserve">, in which instance a </w:t>
      </w:r>
      <w:r w:rsidRPr="003714CB" w:rsidR="00426296">
        <w:rPr>
          <w:rFonts w:cs="Arial"/>
          <w:bCs/>
          <w:sz w:val="20"/>
          <w:szCs w:val="20"/>
          <w:rPrChange w:author="Ayanda Monageng | Auto Fund" w:date="2026-03-02T15:01:00Z" w16du:dateUtc="2026-03-02T13:01:00Z" w:id="561">
            <w:rPr>
              <w:rFonts w:cs="Arial"/>
              <w:b/>
              <w:sz w:val="20"/>
              <w:szCs w:val="20"/>
            </w:rPr>
          </w:rPrChange>
        </w:rPr>
        <w:t>business day</w:t>
      </w:r>
      <w:r w:rsidRPr="003714CB" w:rsidR="00426296">
        <w:rPr>
          <w:rFonts w:cs="Arial"/>
          <w:bCs/>
          <w:sz w:val="20"/>
          <w:szCs w:val="20"/>
        </w:rPr>
        <w:t xml:space="preserve"> will be any day, other than a Saturday, Sunday</w:t>
      </w:r>
      <w:ins w:author="Ayanda Monageng | Auto Fund" w:date="2026-03-03T10:07:00Z" w16du:dateUtc="2026-03-03T08:07:00Z" w:id="562">
        <w:r w:rsidR="003614B9">
          <w:rPr>
            <w:rFonts w:cs="Arial"/>
            <w:bCs/>
            <w:sz w:val="20"/>
            <w:szCs w:val="20"/>
          </w:rPr>
          <w:t>,</w:t>
        </w:r>
      </w:ins>
      <w:r w:rsidRPr="003714CB" w:rsidR="00426296">
        <w:rPr>
          <w:rFonts w:cs="Arial"/>
          <w:bCs/>
          <w:sz w:val="20"/>
          <w:szCs w:val="20"/>
        </w:rPr>
        <w:t xml:space="preserve"> or public holiday, on which banks are open for general business in Johannesburg;</w:t>
      </w:r>
    </w:p>
    <w:p w:rsidRPr="003714CB" w:rsidR="00426296" w:rsidRDefault="003714CB" w14:paraId="04B07EB8" w14:textId="61B9A8BA">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5:01:00Z" w16du:dateUtc="2026-03-02T13:01:00Z" w:id="563">
          <w:pPr>
            <w:pStyle w:val="BowLevel3HeadingAltZ"/>
            <w:numPr>
              <w:ilvl w:val="2"/>
              <w:numId w:val="51"/>
            </w:numPr>
            <w:tabs>
              <w:tab w:val="clear" w:pos="1134"/>
            </w:tabs>
            <w:suppressAutoHyphens w:val="0"/>
            <w:spacing w:after="240"/>
            <w:ind w:left="720" w:hanging="720"/>
            <w:jc w:val="both"/>
          </w:pPr>
        </w:pPrChange>
      </w:pPr>
      <w:ins w:author="Ayanda Monageng | Auto Fund" w:date="2026-03-02T15:02:00Z" w16du:dateUtc="2026-03-02T13:02:00Z" w:id="564">
        <w:r w:rsidRPr="003714CB">
          <w:rPr>
            <w:rFonts w:cs="Arial"/>
            <w:b/>
            <w:sz w:val="20"/>
            <w:szCs w:val="20"/>
            <w:rPrChange w:author="Ayanda Monageng | Auto Fund" w:date="2026-03-02T15:02:00Z" w16du:dateUtc="2026-03-02T13:02:00Z" w:id="565">
              <w:rPr>
                <w:rFonts w:cs="Arial"/>
                <w:bCs/>
                <w:sz w:val="20"/>
                <w:szCs w:val="20"/>
              </w:rPr>
            </w:rPrChange>
          </w:rPr>
          <w:t>“</w:t>
        </w:r>
      </w:ins>
      <w:r w:rsidRPr="003714CB" w:rsidR="00426296">
        <w:rPr>
          <w:rFonts w:cs="Arial"/>
          <w:b/>
          <w:sz w:val="20"/>
          <w:szCs w:val="20"/>
        </w:rPr>
        <w:t>law</w:t>
      </w:r>
      <w:ins w:author="Ayanda Monageng | Auto Fund" w:date="2026-03-02T15:02:00Z" w16du:dateUtc="2026-03-02T13:02:00Z" w:id="566">
        <w:r w:rsidRPr="003714CB">
          <w:rPr>
            <w:rFonts w:cs="Arial"/>
            <w:b/>
            <w:sz w:val="20"/>
            <w:szCs w:val="20"/>
            <w:rPrChange w:author="Ayanda Monageng | Auto Fund" w:date="2026-03-02T15:02:00Z" w16du:dateUtc="2026-03-02T13:02:00Z" w:id="567">
              <w:rPr>
                <w:rFonts w:cs="Arial"/>
                <w:bCs/>
                <w:sz w:val="20"/>
                <w:szCs w:val="20"/>
              </w:rPr>
            </w:rPrChange>
          </w:rPr>
          <w:t>”</w:t>
        </w:r>
      </w:ins>
      <w:r w:rsidRPr="003714CB" w:rsidR="00426296">
        <w:rPr>
          <w:rFonts w:cs="Arial"/>
          <w:bCs/>
          <w:sz w:val="20"/>
          <w:szCs w:val="20"/>
        </w:rPr>
        <w:t xml:space="preserve"> means any law of general application and includes the common law and any statute, constitution, decree, treaty, regulation, directive, ordinance, by-law, order</w:t>
      </w:r>
      <w:ins w:author="Ayanda Monageng | Auto Fund" w:date="2026-03-03T10:07:00Z" w16du:dateUtc="2026-03-03T08:07:00Z" w:id="568">
        <w:r w:rsidR="003614B9">
          <w:rPr>
            <w:rFonts w:cs="Arial"/>
            <w:bCs/>
            <w:sz w:val="20"/>
            <w:szCs w:val="20"/>
          </w:rPr>
          <w:t>,</w:t>
        </w:r>
      </w:ins>
      <w:r w:rsidRPr="003714CB" w:rsidR="00426296">
        <w:rPr>
          <w:rFonts w:cs="Arial"/>
          <w:bCs/>
          <w:sz w:val="20"/>
          <w:szCs w:val="20"/>
        </w:rPr>
        <w:t xml:space="preserve"> or any other enactment of legislative measure of government (including local and provincial government)</w:t>
      </w:r>
      <w:ins w:author="Ayanda Monageng | Auto Fund" w:date="2026-03-03T10:07:00Z" w16du:dateUtc="2026-03-03T08:07:00Z" w:id="569">
        <w:r w:rsidR="003614B9">
          <w:rPr>
            <w:rFonts w:cs="Arial"/>
            <w:bCs/>
            <w:sz w:val="20"/>
            <w:szCs w:val="20"/>
          </w:rPr>
          <w:t>,</w:t>
        </w:r>
      </w:ins>
      <w:r w:rsidRPr="003714CB" w:rsidR="00426296">
        <w:rPr>
          <w:rFonts w:cs="Arial"/>
          <w:bCs/>
          <w:sz w:val="20"/>
          <w:szCs w:val="20"/>
        </w:rPr>
        <w:t xml:space="preserve"> statutory or regulatory body which has the force of law;</w:t>
      </w:r>
    </w:p>
    <w:p w:rsidRPr="003714CB" w:rsidR="00426296" w:rsidRDefault="003714CB" w14:paraId="01F9FE50" w14:textId="40C9D779">
      <w:pPr>
        <w:pStyle w:val="BowLevel3HeadingAltZ"/>
        <w:numPr>
          <w:ilvl w:val="2"/>
          <w:numId w:val="51"/>
        </w:numPr>
        <w:suppressAutoHyphens w:val="0"/>
        <w:spacing w:after="240"/>
        <w:ind w:left="2268" w:hanging="850"/>
        <w:jc w:val="both"/>
        <w:rPr>
          <w:rFonts w:cs="Arial"/>
          <w:bCs/>
          <w:sz w:val="20"/>
          <w:szCs w:val="20"/>
          <w:rPrChange w:author="Ayanda Monageng | Auto Fund" w:date="2026-03-02T15:01:00Z" w16du:dateUtc="2026-03-02T13:01:00Z" w:id="570">
            <w:rPr>
              <w:rFonts w:cs="Arial"/>
              <w:b/>
              <w:sz w:val="20"/>
              <w:szCs w:val="20"/>
            </w:rPr>
          </w:rPrChange>
        </w:rPr>
        <w:pPrChange w:author="Ayanda Monageng | Auto Fund" w:date="2026-03-02T15:01:00Z" w16du:dateUtc="2026-03-02T13:01:00Z" w:id="571">
          <w:pPr>
            <w:pStyle w:val="BowLevel3HeadingAltZ"/>
            <w:numPr>
              <w:ilvl w:val="2"/>
              <w:numId w:val="51"/>
            </w:numPr>
            <w:tabs>
              <w:tab w:val="clear" w:pos="1134"/>
            </w:tabs>
            <w:suppressAutoHyphens w:val="0"/>
            <w:spacing w:after="240"/>
            <w:ind w:left="720" w:hanging="720"/>
            <w:jc w:val="both"/>
          </w:pPr>
        </w:pPrChange>
      </w:pPr>
      <w:ins w:author="Ayanda Monageng | Auto Fund" w:date="2026-03-02T15:02:00Z" w16du:dateUtc="2026-03-02T13:02:00Z" w:id="572">
        <w:r w:rsidRPr="003714CB">
          <w:rPr>
            <w:rFonts w:cs="Arial"/>
            <w:b/>
            <w:sz w:val="20"/>
            <w:szCs w:val="20"/>
            <w:rPrChange w:author="Ayanda Monageng | Auto Fund" w:date="2026-03-02T15:02:00Z" w16du:dateUtc="2026-03-02T13:02:00Z" w:id="573">
              <w:rPr>
                <w:rFonts w:cs="Arial"/>
                <w:bCs/>
                <w:sz w:val="20"/>
                <w:szCs w:val="20"/>
              </w:rPr>
            </w:rPrChange>
          </w:rPr>
          <w:t>“</w:t>
        </w:r>
      </w:ins>
      <w:r w:rsidRPr="003714CB" w:rsidR="00426296">
        <w:rPr>
          <w:rFonts w:cs="Arial"/>
          <w:b/>
          <w:sz w:val="20"/>
          <w:szCs w:val="20"/>
        </w:rPr>
        <w:t>person</w:t>
      </w:r>
      <w:ins w:author="Ayanda Monageng | Auto Fund" w:date="2026-03-02T15:02:00Z" w16du:dateUtc="2026-03-02T13:02:00Z" w:id="574">
        <w:r w:rsidRPr="003714CB">
          <w:rPr>
            <w:rFonts w:cs="Arial"/>
            <w:b/>
            <w:sz w:val="20"/>
            <w:szCs w:val="20"/>
            <w:rPrChange w:author="Ayanda Monageng | Auto Fund" w:date="2026-03-02T15:02:00Z" w16du:dateUtc="2026-03-02T13:02:00Z" w:id="575">
              <w:rPr>
                <w:rFonts w:cs="Arial"/>
                <w:bCs/>
                <w:sz w:val="20"/>
                <w:szCs w:val="20"/>
              </w:rPr>
            </w:rPrChange>
          </w:rPr>
          <w:t>”</w:t>
        </w:r>
      </w:ins>
      <w:r w:rsidRPr="003714CB" w:rsidR="00426296">
        <w:rPr>
          <w:rFonts w:cs="Arial"/>
          <w:bCs/>
          <w:sz w:val="20"/>
          <w:szCs w:val="20"/>
          <w:rPrChange w:author="Ayanda Monageng | Auto Fund" w:date="2026-03-02T15:01:00Z" w16du:dateUtc="2026-03-02T13:01:00Z" w:id="576">
            <w:rPr>
              <w:rFonts w:cs="Arial"/>
              <w:b/>
              <w:sz w:val="20"/>
              <w:szCs w:val="20"/>
            </w:rPr>
          </w:rPrChange>
        </w:rPr>
        <w:t xml:space="preserve"> </w:t>
      </w:r>
      <w:r w:rsidRPr="003714CB" w:rsidR="00426296">
        <w:rPr>
          <w:rFonts w:cs="Arial"/>
          <w:bCs/>
          <w:sz w:val="20"/>
          <w:szCs w:val="20"/>
        </w:rPr>
        <w:t>means any person, company, close corporation, trust, partnership</w:t>
      </w:r>
      <w:ins w:author="Ayanda Monageng | Auto Fund" w:date="2026-03-03T10:07:00Z" w16du:dateUtc="2026-03-03T08:07:00Z" w:id="577">
        <w:r w:rsidR="003614B9">
          <w:rPr>
            <w:rFonts w:cs="Arial"/>
            <w:bCs/>
            <w:sz w:val="20"/>
            <w:szCs w:val="20"/>
          </w:rPr>
          <w:t>,</w:t>
        </w:r>
      </w:ins>
      <w:r w:rsidRPr="003714CB" w:rsidR="00426296">
        <w:rPr>
          <w:rFonts w:cs="Arial"/>
          <w:bCs/>
          <w:sz w:val="20"/>
          <w:szCs w:val="20"/>
        </w:rPr>
        <w:t xml:space="preserve"> or other entity</w:t>
      </w:r>
      <w:ins w:author="Ayanda Monageng | Auto Fund" w:date="2026-03-03T10:07:00Z" w16du:dateUtc="2026-03-03T08:07:00Z" w:id="578">
        <w:r w:rsidR="003614B9">
          <w:rPr>
            <w:rFonts w:cs="Arial"/>
            <w:bCs/>
            <w:sz w:val="20"/>
            <w:szCs w:val="20"/>
          </w:rPr>
          <w:t>,</w:t>
        </w:r>
      </w:ins>
      <w:r w:rsidRPr="003714CB" w:rsidR="00426296">
        <w:rPr>
          <w:rFonts w:cs="Arial"/>
          <w:bCs/>
          <w:sz w:val="20"/>
          <w:szCs w:val="20"/>
        </w:rPr>
        <w:t xml:space="preserve"> </w:t>
      </w:r>
      <w:proofErr w:type="gramStart"/>
      <w:r w:rsidRPr="003714CB" w:rsidR="00426296">
        <w:rPr>
          <w:rFonts w:cs="Arial"/>
          <w:bCs/>
          <w:sz w:val="20"/>
          <w:szCs w:val="20"/>
        </w:rPr>
        <w:t>whether or not</w:t>
      </w:r>
      <w:proofErr w:type="gramEnd"/>
      <w:r w:rsidRPr="003714CB" w:rsidR="00426296">
        <w:rPr>
          <w:rFonts w:cs="Arial"/>
          <w:bCs/>
          <w:sz w:val="20"/>
          <w:szCs w:val="20"/>
        </w:rPr>
        <w:t xml:space="preserve"> having separate legal personality; and</w:t>
      </w:r>
    </w:p>
    <w:p w:rsidRPr="003714CB" w:rsidR="00426296" w:rsidRDefault="003714CB" w14:paraId="6E9DEFA4" w14:textId="65D747DD">
      <w:pPr>
        <w:pStyle w:val="BowLevel3HeadingAltZ"/>
        <w:numPr>
          <w:ilvl w:val="2"/>
          <w:numId w:val="51"/>
        </w:numPr>
        <w:suppressAutoHyphens w:val="0"/>
        <w:spacing w:after="240"/>
        <w:ind w:left="2268" w:hanging="850"/>
        <w:jc w:val="both"/>
        <w:rPr>
          <w:rFonts w:cs="Arial"/>
          <w:bCs/>
          <w:sz w:val="20"/>
          <w:szCs w:val="20"/>
          <w:rPrChange w:author="Ayanda Monageng | Auto Fund" w:date="2026-03-02T15:01:00Z" w16du:dateUtc="2026-03-02T13:01:00Z" w:id="579">
            <w:rPr>
              <w:rFonts w:cs="Arial"/>
              <w:b/>
              <w:sz w:val="20"/>
              <w:szCs w:val="20"/>
            </w:rPr>
          </w:rPrChange>
        </w:rPr>
        <w:pPrChange w:author="Ayanda Monageng | Auto Fund" w:date="2026-03-02T15:01:00Z" w16du:dateUtc="2026-03-02T13:01:00Z" w:id="580">
          <w:pPr>
            <w:pStyle w:val="BowLevel3HeadingAltZ"/>
            <w:numPr>
              <w:ilvl w:val="2"/>
              <w:numId w:val="51"/>
            </w:numPr>
            <w:tabs>
              <w:tab w:val="clear" w:pos="1134"/>
            </w:tabs>
            <w:suppressAutoHyphens w:val="0"/>
            <w:spacing w:after="240"/>
            <w:ind w:left="720" w:hanging="720"/>
            <w:jc w:val="both"/>
          </w:pPr>
        </w:pPrChange>
      </w:pPr>
      <w:ins w:author="Ayanda Monageng | Auto Fund" w:date="2026-03-02T15:02:00Z" w16du:dateUtc="2026-03-02T13:02:00Z" w:id="581">
        <w:r w:rsidRPr="003714CB">
          <w:rPr>
            <w:rFonts w:cs="Arial"/>
            <w:b/>
            <w:sz w:val="20"/>
            <w:szCs w:val="20"/>
            <w:rPrChange w:author="Ayanda Monageng | Auto Fund" w:date="2026-03-02T15:02:00Z" w16du:dateUtc="2026-03-02T13:02:00Z" w:id="582">
              <w:rPr>
                <w:rFonts w:cs="Arial"/>
                <w:bCs/>
                <w:sz w:val="20"/>
                <w:szCs w:val="20"/>
              </w:rPr>
            </w:rPrChange>
          </w:rPr>
          <w:t>“</w:t>
        </w:r>
      </w:ins>
      <w:r w:rsidRPr="003714CB" w:rsidR="00426296">
        <w:rPr>
          <w:rFonts w:cs="Arial"/>
          <w:b/>
          <w:sz w:val="20"/>
          <w:szCs w:val="20"/>
        </w:rPr>
        <w:t>writing</w:t>
      </w:r>
      <w:ins w:author="Ayanda Monageng | Auto Fund" w:date="2026-03-02T15:02:00Z" w16du:dateUtc="2026-03-02T13:02:00Z" w:id="583">
        <w:r w:rsidRPr="003714CB">
          <w:rPr>
            <w:rFonts w:cs="Arial"/>
            <w:b/>
            <w:sz w:val="20"/>
            <w:szCs w:val="20"/>
            <w:rPrChange w:author="Ayanda Monageng | Auto Fund" w:date="2026-03-02T15:02:00Z" w16du:dateUtc="2026-03-02T13:02:00Z" w:id="584">
              <w:rPr>
                <w:rFonts w:cs="Arial"/>
                <w:bCs/>
                <w:sz w:val="20"/>
                <w:szCs w:val="20"/>
              </w:rPr>
            </w:rPrChange>
          </w:rPr>
          <w:t>”</w:t>
        </w:r>
      </w:ins>
      <w:r w:rsidRPr="003714CB" w:rsidR="00426296">
        <w:rPr>
          <w:rFonts w:cs="Arial"/>
          <w:bCs/>
          <w:sz w:val="20"/>
          <w:szCs w:val="20"/>
          <w:rPrChange w:author="Ayanda Monageng | Auto Fund" w:date="2026-03-02T15:01:00Z" w16du:dateUtc="2026-03-02T13:01:00Z" w:id="585">
            <w:rPr>
              <w:rFonts w:cs="Arial"/>
              <w:b/>
              <w:sz w:val="20"/>
              <w:szCs w:val="20"/>
            </w:rPr>
          </w:rPrChange>
        </w:rPr>
        <w:t xml:space="preserve"> </w:t>
      </w:r>
      <w:r w:rsidRPr="003714CB" w:rsidR="00426296">
        <w:rPr>
          <w:rFonts w:cs="Arial"/>
          <w:bCs/>
          <w:sz w:val="20"/>
          <w:szCs w:val="20"/>
        </w:rPr>
        <w:t xml:space="preserve">means legible writing </w:t>
      </w:r>
      <w:del w:author="Ayanda Monageng | Auto Fund" w:date="2026-03-03T10:07:00Z" w16du:dateUtc="2026-03-03T08:07:00Z" w:id="586">
        <w:r w:rsidRPr="003714CB" w:rsidDel="00DD2576" w:rsidR="00426296">
          <w:rPr>
            <w:rFonts w:cs="Arial"/>
            <w:bCs/>
            <w:sz w:val="20"/>
            <w:szCs w:val="20"/>
          </w:rPr>
          <w:delText xml:space="preserve">and </w:delText>
        </w:r>
      </w:del>
      <w:r w:rsidRPr="003714CB" w:rsidR="00426296">
        <w:rPr>
          <w:rFonts w:cs="Arial"/>
          <w:bCs/>
          <w:sz w:val="20"/>
          <w:szCs w:val="20"/>
        </w:rPr>
        <w:t>in English and excludes any form of electronic communication contemplated in the Electronic Communications and Transactions Act, No 25 of 2002.</w:t>
      </w:r>
    </w:p>
    <w:p w:rsidRPr="00EB288F" w:rsidR="00426296" w:rsidRDefault="00426296" w14:paraId="3BFF69B5" w14:textId="7777777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4:00Z" w16du:dateUtc="2026-03-02T13:04:00Z" w:id="587">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The words</w:t>
      </w:r>
      <w:r w:rsidRPr="006B52CE">
        <w:rPr>
          <w:rFonts w:cs="Arial"/>
          <w:b/>
          <w:sz w:val="20"/>
          <w:szCs w:val="20"/>
          <w:rPrChange w:author="Ayanda Monageng | Auto Fund" w:date="2026-03-02T15:04:00Z" w16du:dateUtc="2026-03-02T13:04:00Z" w:id="588">
            <w:rPr>
              <w:rFonts w:cs="Arial"/>
              <w:bCs/>
              <w:sz w:val="20"/>
              <w:szCs w:val="20"/>
            </w:rPr>
          </w:rPrChange>
        </w:rPr>
        <w:t xml:space="preserve"> </w:t>
      </w:r>
      <w:r w:rsidRPr="006B52CE">
        <w:rPr>
          <w:rFonts w:cs="Arial"/>
          <w:b/>
          <w:sz w:val="20"/>
          <w:szCs w:val="20"/>
        </w:rPr>
        <w:t>include</w:t>
      </w:r>
      <w:r w:rsidRPr="006B52CE">
        <w:rPr>
          <w:rFonts w:cs="Arial"/>
          <w:bCs/>
          <w:sz w:val="20"/>
          <w:szCs w:val="20"/>
          <w:rPrChange w:author="Ayanda Monageng | Auto Fund" w:date="2026-03-02T15:04:00Z" w16du:dateUtc="2026-03-02T13:04:00Z" w:id="589">
            <w:rPr>
              <w:rFonts w:cs="Arial"/>
              <w:b/>
              <w:sz w:val="20"/>
              <w:szCs w:val="20"/>
            </w:rPr>
          </w:rPrChange>
        </w:rPr>
        <w:t xml:space="preserve"> </w:t>
      </w:r>
      <w:r w:rsidRPr="00EB288F">
        <w:rPr>
          <w:rFonts w:cs="Arial"/>
          <w:bCs/>
          <w:sz w:val="20"/>
          <w:szCs w:val="20"/>
        </w:rPr>
        <w:t xml:space="preserve">and </w:t>
      </w:r>
      <w:r w:rsidRPr="006B52CE">
        <w:rPr>
          <w:rFonts w:cs="Arial"/>
          <w:b/>
          <w:sz w:val="20"/>
          <w:szCs w:val="20"/>
        </w:rPr>
        <w:t>including</w:t>
      </w:r>
      <w:r w:rsidRPr="00EB288F">
        <w:rPr>
          <w:rFonts w:cs="Arial"/>
          <w:bCs/>
          <w:sz w:val="20"/>
          <w:szCs w:val="20"/>
        </w:rPr>
        <w:t xml:space="preserve"> mean </w:t>
      </w:r>
      <w:r w:rsidRPr="006B52CE">
        <w:rPr>
          <w:rFonts w:cs="Arial"/>
          <w:b/>
          <w:sz w:val="20"/>
          <w:szCs w:val="20"/>
        </w:rPr>
        <w:t>include without limitation</w:t>
      </w:r>
      <w:r w:rsidRPr="00EB288F">
        <w:rPr>
          <w:rFonts w:cs="Arial"/>
          <w:bCs/>
          <w:sz w:val="20"/>
          <w:szCs w:val="20"/>
        </w:rPr>
        <w:t xml:space="preserve"> and </w:t>
      </w:r>
      <w:r w:rsidRPr="006B52CE">
        <w:rPr>
          <w:rFonts w:cs="Arial"/>
          <w:b/>
          <w:sz w:val="20"/>
          <w:szCs w:val="20"/>
        </w:rPr>
        <w:t>including without limitation</w:t>
      </w:r>
      <w:r w:rsidRPr="006B52CE">
        <w:rPr>
          <w:rFonts w:cs="Arial"/>
          <w:b/>
          <w:sz w:val="20"/>
          <w:szCs w:val="20"/>
          <w:rPrChange w:author="Ayanda Monageng | Auto Fund" w:date="2026-03-02T15:04:00Z" w16du:dateUtc="2026-03-02T13:04:00Z" w:id="590">
            <w:rPr>
              <w:rFonts w:cs="Arial"/>
              <w:bCs/>
              <w:sz w:val="20"/>
              <w:szCs w:val="20"/>
            </w:rPr>
          </w:rPrChange>
        </w:rPr>
        <w:t>.</w:t>
      </w:r>
      <w:r w:rsidRPr="00EB288F">
        <w:rPr>
          <w:rFonts w:cs="Arial"/>
          <w:bCs/>
          <w:sz w:val="20"/>
          <w:szCs w:val="20"/>
        </w:rPr>
        <w:t xml:space="preserve"> The use of the words </w:t>
      </w:r>
      <w:proofErr w:type="gramStart"/>
      <w:r w:rsidRPr="006B52CE">
        <w:rPr>
          <w:rFonts w:cs="Arial"/>
          <w:bCs/>
          <w:sz w:val="20"/>
          <w:szCs w:val="20"/>
          <w:rPrChange w:author="Ayanda Monageng | Auto Fund" w:date="2026-03-02T15:04:00Z" w16du:dateUtc="2026-03-02T13:04:00Z" w:id="591">
            <w:rPr>
              <w:rFonts w:cs="Arial"/>
              <w:b/>
              <w:sz w:val="20"/>
              <w:szCs w:val="20"/>
            </w:rPr>
          </w:rPrChange>
        </w:rPr>
        <w:t>include</w:t>
      </w:r>
      <w:proofErr w:type="gramEnd"/>
      <w:r w:rsidRPr="00EB288F">
        <w:rPr>
          <w:rFonts w:cs="Arial"/>
          <w:bCs/>
          <w:sz w:val="20"/>
          <w:szCs w:val="20"/>
        </w:rPr>
        <w:t xml:space="preserve"> and</w:t>
      </w:r>
      <w:r w:rsidRPr="006B52CE">
        <w:rPr>
          <w:rFonts w:cs="Arial"/>
          <w:bCs/>
          <w:sz w:val="20"/>
          <w:szCs w:val="20"/>
          <w:rPrChange w:author="Ayanda Monageng | Auto Fund" w:date="2026-03-02T15:04:00Z" w16du:dateUtc="2026-03-02T13:04:00Z" w:id="592">
            <w:rPr>
              <w:rFonts w:cs="Arial"/>
              <w:b/>
              <w:sz w:val="20"/>
              <w:szCs w:val="20"/>
            </w:rPr>
          </w:rPrChange>
        </w:rPr>
        <w:t xml:space="preserve"> including</w:t>
      </w:r>
      <w:r w:rsidRPr="00EB288F">
        <w:rPr>
          <w:rFonts w:cs="Arial"/>
          <w:bCs/>
          <w:sz w:val="20"/>
          <w:szCs w:val="20"/>
        </w:rPr>
        <w:t xml:space="preserve"> followed by a specific example or examples shall not be construed as limiting the meaning of the general wording preceding it.</w:t>
      </w:r>
    </w:p>
    <w:p w:rsidRPr="00EB288F" w:rsidR="00426296" w:rsidRDefault="00426296" w14:paraId="50870A5D" w14:textId="55DA671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3:00Z" w16du:dateUtc="2026-03-02T13:03:00Z" w:id="593">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 xml:space="preserve">The words </w:t>
      </w:r>
      <w:r w:rsidRPr="003714CB">
        <w:rPr>
          <w:rFonts w:cs="Arial"/>
          <w:b/>
          <w:sz w:val="20"/>
          <w:szCs w:val="20"/>
        </w:rPr>
        <w:t>shal</w:t>
      </w:r>
      <w:r w:rsidRPr="003714CB">
        <w:rPr>
          <w:rFonts w:cs="Arial"/>
          <w:b/>
          <w:sz w:val="20"/>
          <w:szCs w:val="20"/>
          <w:rPrChange w:author="Ayanda Monageng | Auto Fund" w:date="2026-03-02T15:03:00Z" w16du:dateUtc="2026-03-02T13:03:00Z" w:id="594">
            <w:rPr>
              <w:rFonts w:cs="Arial"/>
              <w:bCs/>
              <w:sz w:val="20"/>
              <w:szCs w:val="20"/>
            </w:rPr>
          </w:rPrChange>
        </w:rPr>
        <w:t>l</w:t>
      </w:r>
      <w:r w:rsidRPr="003714CB" w:rsidR="005C7991">
        <w:rPr>
          <w:rFonts w:cs="Arial"/>
          <w:b/>
          <w:sz w:val="20"/>
          <w:szCs w:val="20"/>
          <w:rPrChange w:author="Ayanda Monageng | Auto Fund" w:date="2026-03-02T15:03:00Z" w16du:dateUtc="2026-03-02T13:03:00Z" w:id="595">
            <w:rPr>
              <w:rFonts w:cs="Arial"/>
              <w:bCs/>
              <w:sz w:val="20"/>
              <w:szCs w:val="20"/>
            </w:rPr>
          </w:rPrChange>
        </w:rPr>
        <w:t xml:space="preserve">, </w:t>
      </w:r>
      <w:r w:rsidRPr="003714CB">
        <w:rPr>
          <w:rFonts w:cs="Arial"/>
          <w:b/>
          <w:sz w:val="20"/>
          <w:szCs w:val="20"/>
        </w:rPr>
        <w:t>will</w:t>
      </w:r>
      <w:ins w:author="Ayanda Monageng | Auto Fund" w:date="2026-03-03T10:08:00Z" w16du:dateUtc="2026-03-03T08:08:00Z" w:id="596">
        <w:r w:rsidR="00DD2576">
          <w:rPr>
            <w:rFonts w:cs="Arial"/>
            <w:b/>
            <w:sz w:val="20"/>
            <w:szCs w:val="20"/>
          </w:rPr>
          <w:t>,</w:t>
        </w:r>
      </w:ins>
      <w:r w:rsidRPr="00EB288F">
        <w:rPr>
          <w:rFonts w:cs="Arial"/>
          <w:bCs/>
          <w:sz w:val="20"/>
          <w:szCs w:val="20"/>
        </w:rPr>
        <w:t xml:space="preserve"> and </w:t>
      </w:r>
      <w:r w:rsidRPr="003714CB">
        <w:rPr>
          <w:rFonts w:cs="Arial"/>
          <w:b/>
          <w:sz w:val="20"/>
          <w:szCs w:val="20"/>
        </w:rPr>
        <w:t>must</w:t>
      </w:r>
      <w:r w:rsidRPr="00EB288F">
        <w:rPr>
          <w:rFonts w:cs="Arial"/>
          <w:bCs/>
          <w:sz w:val="20"/>
          <w:szCs w:val="20"/>
        </w:rPr>
        <w:t xml:space="preserve"> </w:t>
      </w:r>
      <w:r w:rsidRPr="00EB288F" w:rsidR="005C7991">
        <w:rPr>
          <w:rFonts w:cs="Arial"/>
          <w:bCs/>
          <w:sz w:val="20"/>
          <w:szCs w:val="20"/>
        </w:rPr>
        <w:t xml:space="preserve">when </w:t>
      </w:r>
      <w:r w:rsidRPr="00EB288F">
        <w:rPr>
          <w:rFonts w:cs="Arial"/>
          <w:bCs/>
          <w:sz w:val="20"/>
          <w:szCs w:val="20"/>
        </w:rPr>
        <w:t>used in the context of any obligation or restriction imposed on a Party have the same meaning.</w:t>
      </w:r>
    </w:p>
    <w:p w:rsidRPr="00EB288F" w:rsidR="00426296" w:rsidRDefault="00426296" w14:paraId="67A561CE" w14:textId="1062C95D">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2:00Z" w16du:dateUtc="2026-03-02T13:02:00Z" w:id="597">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 xml:space="preserve">Any substantive provision, conferring rights or imposing obligations on a Party and appearing in any of the definitions in this Clause </w:t>
      </w:r>
      <w:r w:rsidRPr="00EB288F" w:rsidR="008E6530">
        <w:rPr>
          <w:rFonts w:cs="Arial"/>
          <w:bCs/>
          <w:sz w:val="20"/>
          <w:szCs w:val="20"/>
        </w:rPr>
        <w:fldChar w:fldCharType="begin"/>
      </w:r>
      <w:r w:rsidRPr="00EB288F" w:rsidR="008E6530">
        <w:rPr>
          <w:rFonts w:cs="Arial"/>
          <w:bCs/>
          <w:sz w:val="20"/>
          <w:szCs w:val="20"/>
        </w:rPr>
        <w:instrText xml:space="preserve"> REF _Ref74146741 \r \h </w:instrText>
      </w:r>
      <w:r w:rsidRPr="00EB288F" w:rsidR="009128E8">
        <w:rPr>
          <w:rFonts w:cs="Arial"/>
          <w:bCs/>
          <w:sz w:val="20"/>
          <w:szCs w:val="20"/>
        </w:rPr>
        <w:instrText xml:space="preserve"> \* MERGEFORMAT </w:instrText>
      </w:r>
      <w:r w:rsidRPr="00EB288F" w:rsidR="008E6530">
        <w:rPr>
          <w:rFonts w:cs="Arial"/>
          <w:bCs/>
          <w:sz w:val="20"/>
          <w:szCs w:val="20"/>
        </w:rPr>
      </w:r>
      <w:r w:rsidRPr="00EB288F" w:rsidR="008E6530">
        <w:rPr>
          <w:rFonts w:cs="Arial"/>
          <w:bCs/>
          <w:sz w:val="20"/>
          <w:szCs w:val="20"/>
        </w:rPr>
        <w:fldChar w:fldCharType="separate"/>
      </w:r>
      <w:r w:rsidR="003C08A9">
        <w:rPr>
          <w:rFonts w:cs="Arial"/>
          <w:bCs/>
          <w:sz w:val="20"/>
          <w:szCs w:val="20"/>
        </w:rPr>
        <w:t>1</w:t>
      </w:r>
      <w:r w:rsidRPr="00EB288F" w:rsidR="008E6530">
        <w:rPr>
          <w:rFonts w:cs="Arial"/>
          <w:bCs/>
          <w:sz w:val="20"/>
          <w:szCs w:val="20"/>
        </w:rPr>
        <w:fldChar w:fldCharType="end"/>
      </w:r>
      <w:r w:rsidRPr="00EB288F">
        <w:rPr>
          <w:rFonts w:cs="Arial"/>
          <w:bCs/>
          <w:sz w:val="20"/>
          <w:szCs w:val="20"/>
        </w:rPr>
        <w:t xml:space="preserve"> (</w:t>
      </w:r>
      <w:r w:rsidRPr="003714CB">
        <w:rPr>
          <w:rFonts w:cs="Arial"/>
          <w:bCs/>
          <w:sz w:val="20"/>
          <w:szCs w:val="20"/>
          <w:rPrChange w:author="Ayanda Monageng | Auto Fund" w:date="2026-03-02T15:02:00Z" w16du:dateUtc="2026-03-02T13:02:00Z" w:id="598">
            <w:rPr>
              <w:rFonts w:cs="Arial"/>
              <w:bCs/>
              <w:i/>
              <w:iCs/>
              <w:sz w:val="20"/>
              <w:szCs w:val="20"/>
            </w:rPr>
          </w:rPrChange>
        </w:rPr>
        <w:t>Definitions and Interpretation</w:t>
      </w:r>
      <w:r w:rsidRPr="00EB288F">
        <w:rPr>
          <w:rFonts w:cs="Arial"/>
          <w:bCs/>
          <w:sz w:val="20"/>
          <w:szCs w:val="20"/>
        </w:rPr>
        <w:t>) or elsewhere in this Agreement, shall be given effect to as if it were a substantive provision in the body of the Agreement.</w:t>
      </w:r>
    </w:p>
    <w:p w:rsidRPr="00EB288F" w:rsidR="00426296" w:rsidRDefault="00426296" w14:paraId="4EA61BBD" w14:textId="7777777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2:00Z" w16du:dateUtc="2026-03-02T13:02:00Z" w:id="599">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Words and expressions defined in any Clause shall, unless the application of any such word or expression is specifically limited to that Clause, bear the meaning assigned to such word or expression throughout this Agreement.</w:t>
      </w:r>
    </w:p>
    <w:p w:rsidRPr="00EB288F" w:rsidR="00426296" w:rsidRDefault="00426296" w14:paraId="5582FDD2" w14:textId="7777777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2:00Z" w16du:dateUtc="2026-03-02T13:02:00Z" w:id="600">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Unless otherwise provided, defined terms appearing in this Agreement in title case shall be given their meaning as defined, while the same terms appearing in lower case shall be interpreted in accordance with their plain English meaning.</w:t>
      </w:r>
    </w:p>
    <w:p w:rsidRPr="00EB288F" w:rsidR="00426296" w:rsidRDefault="00426296" w14:paraId="1D504B2A" w14:textId="7777777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2:00Z" w16du:dateUtc="2026-03-02T13:02:00Z" w:id="601">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A reference to any statutory enactment shall be construed as a reference to that enactment as at the Signature Date and as amended or substituted from time to time.</w:t>
      </w:r>
    </w:p>
    <w:p w:rsidRPr="00EB288F" w:rsidR="00426296" w:rsidRDefault="00426296" w14:paraId="2C6056FC" w14:textId="7777777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2:00Z" w16du:dateUtc="2026-03-02T13:02:00Z" w:id="602">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Unless specifically otherwise provided, any number of days prescribed shall be determined by excluding the first and including the last day or, where the last day falls on a day that is not a business day, the next succeeding business day.</w:t>
      </w:r>
    </w:p>
    <w:p w:rsidRPr="00EB288F" w:rsidR="00426296" w:rsidRDefault="00426296" w14:paraId="06F5DB64" w14:textId="615A13A0">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2:00Z" w16du:dateUtc="2026-03-02T13:02:00Z" w:id="603">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If the due date for performance of any obligation in terms of this Agreement is a day which is not a business day</w:t>
      </w:r>
      <w:ins w:author="Ayanda Monageng | Auto Fund" w:date="2026-03-03T10:07:00Z" w16du:dateUtc="2026-03-03T08:07:00Z" w:id="604">
        <w:r w:rsidR="00DD2576">
          <w:rPr>
            <w:rFonts w:cs="Arial"/>
            <w:bCs/>
            <w:sz w:val="20"/>
            <w:szCs w:val="20"/>
          </w:rPr>
          <w:t>,</w:t>
        </w:r>
      </w:ins>
      <w:r w:rsidRPr="00EB288F">
        <w:rPr>
          <w:rFonts w:cs="Arial"/>
          <w:bCs/>
          <w:sz w:val="20"/>
          <w:szCs w:val="20"/>
        </w:rPr>
        <w:t xml:space="preserve"> then (unless otherwise stipulated) the due date for performance of the relevant obligation shall be the immediately preceding business day.</w:t>
      </w:r>
    </w:p>
    <w:p w:rsidRPr="00EB288F" w:rsidR="00426296" w:rsidRDefault="00426296" w14:paraId="20EE36A4" w14:textId="7777777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2:00Z" w16du:dateUtc="2026-03-02T13:02:00Z" w:id="605">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Where figures are referred to in numerals and in words, and there is any conflict between the two, the words shall prevail, unless the context indicates a contrary intention.</w:t>
      </w:r>
    </w:p>
    <w:p w:rsidRPr="00EB288F" w:rsidR="00426296" w:rsidRDefault="00426296" w14:paraId="6DB2E49A" w14:textId="6652F5DF">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2:00Z" w16du:dateUtc="2026-03-02T13:02:00Z" w:id="606">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The rule of construction that this Agreement shall be interpreted against the Party responsible for the drafting of this Agreement</w:t>
      </w:r>
      <w:del w:author="Ayanda Monageng | Auto Fund" w:date="2026-03-03T10:08:00Z" w16du:dateUtc="2026-03-03T08:08:00Z" w:id="607">
        <w:r w:rsidRPr="00EB288F" w:rsidDel="00DD2576">
          <w:rPr>
            <w:rFonts w:cs="Arial"/>
            <w:bCs/>
            <w:sz w:val="20"/>
            <w:szCs w:val="20"/>
          </w:rPr>
          <w:delText>,</w:delText>
        </w:r>
      </w:del>
      <w:r w:rsidRPr="00EB288F">
        <w:rPr>
          <w:rFonts w:cs="Arial"/>
          <w:bCs/>
          <w:sz w:val="20"/>
          <w:szCs w:val="20"/>
        </w:rPr>
        <w:t xml:space="preserve"> shall not apply.</w:t>
      </w:r>
    </w:p>
    <w:p w:rsidRPr="00EB288F" w:rsidR="00426296" w:rsidRDefault="00426296" w14:paraId="02F8DC8A" w14:textId="7777777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2:00Z" w16du:dateUtc="2026-03-02T13:02:00Z" w:id="608">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 xml:space="preserve">The expiration or termination of this Agreement shall not affect such of the provisions of this Agreement as expressly provide that they will operate after any such expiration or termination </w:t>
      </w:r>
      <w:r w:rsidRPr="00EB288F">
        <w:rPr>
          <w:rFonts w:cs="Arial"/>
          <w:bCs/>
          <w:sz w:val="20"/>
          <w:szCs w:val="20"/>
        </w:rPr>
        <w:t>or which of necessity must continue to have effect after such expiration or termination, notwithstanding that the Clauses themselves do not expressly provide for this.</w:t>
      </w:r>
    </w:p>
    <w:p w:rsidRPr="00EB288F" w:rsidR="00426296" w:rsidRDefault="00426296" w14:paraId="20313F86" w14:textId="7777777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5:00Z" w16du:dateUtc="2026-03-02T13:05:00Z" w:id="609">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No provision of this Agreement shall (unless otherwise stipulated) constitute a stipulation for the benefit of any person (</w:t>
      </w:r>
      <w:r w:rsidRPr="006B52CE">
        <w:rPr>
          <w:rFonts w:cs="Arial"/>
          <w:bCs/>
          <w:sz w:val="20"/>
          <w:szCs w:val="20"/>
          <w:rPrChange w:author="Ayanda Monageng | Auto Fund" w:date="2026-03-02T15:05:00Z" w16du:dateUtc="2026-03-02T13:05:00Z" w:id="610">
            <w:rPr>
              <w:rFonts w:cs="Arial"/>
              <w:bCs/>
              <w:i/>
              <w:iCs/>
              <w:sz w:val="20"/>
              <w:szCs w:val="20"/>
            </w:rPr>
          </w:rPrChange>
        </w:rPr>
        <w:t>stipulatio alteri</w:t>
      </w:r>
      <w:r w:rsidRPr="00EB288F">
        <w:rPr>
          <w:rFonts w:cs="Arial"/>
          <w:bCs/>
          <w:sz w:val="20"/>
          <w:szCs w:val="20"/>
        </w:rPr>
        <w:t>) who is not a Party to this Agreement;</w:t>
      </w:r>
    </w:p>
    <w:p w:rsidRPr="00EB288F" w:rsidR="00426296" w:rsidRDefault="00426296" w14:paraId="1C5EC3A9" w14:textId="7777777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5:00Z" w16du:dateUtc="2026-03-02T13:05:00Z" w:id="611">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The use of any expression in this Agreement covering a process available under South African law, such as winding-up, shall, if either of the Parties to this Agreement is subject to the law of any other jurisdiction, be construed as including any equivalent or analogous proceedings under the law of such other jurisdiction.</w:t>
      </w:r>
    </w:p>
    <w:p w:rsidRPr="00EB288F" w:rsidR="00426296" w:rsidRDefault="00426296" w14:paraId="7A84FBEA" w14:textId="7777777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5:00Z" w16du:dateUtc="2026-03-02T13:05:00Z" w:id="612">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Any reference in this Agreement to this Agreement or any other agreement or document shall be construed as a reference to this Agreement or</w:t>
      </w:r>
      <w:proofErr w:type="gramStart"/>
      <w:r w:rsidRPr="00EB288F">
        <w:rPr>
          <w:rFonts w:cs="Arial"/>
          <w:bCs/>
          <w:sz w:val="20"/>
          <w:szCs w:val="20"/>
        </w:rPr>
        <w:t>, as the case may be, such</w:t>
      </w:r>
      <w:proofErr w:type="gramEnd"/>
      <w:r w:rsidRPr="00EB288F">
        <w:rPr>
          <w:rFonts w:cs="Arial"/>
          <w:bCs/>
          <w:sz w:val="20"/>
          <w:szCs w:val="20"/>
        </w:rPr>
        <w:t xml:space="preserve"> other agreement or document, as amended, varied, restated, reinstated, novated or supplemented from time to time.</w:t>
      </w:r>
    </w:p>
    <w:p w:rsidRPr="00EB288F" w:rsidR="00426296" w:rsidRDefault="00426296" w14:paraId="5AC131D3" w14:textId="79E5C66B">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5:00Z" w16du:dateUtc="2026-03-02T13:05:00Z" w:id="613">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In this Agreement</w:t>
      </w:r>
      <w:ins w:author="Ayanda Monageng | Auto Fund" w:date="2026-03-03T10:08:00Z" w16du:dateUtc="2026-03-03T08:08:00Z" w:id="614">
        <w:r w:rsidR="00DD2576">
          <w:rPr>
            <w:rFonts w:cs="Arial"/>
            <w:bCs/>
            <w:sz w:val="20"/>
            <w:szCs w:val="20"/>
          </w:rPr>
          <w:t>,</w:t>
        </w:r>
      </w:ins>
      <w:r w:rsidRPr="00EB288F">
        <w:rPr>
          <w:rFonts w:cs="Arial"/>
          <w:bCs/>
          <w:sz w:val="20"/>
          <w:szCs w:val="20"/>
        </w:rPr>
        <w:t xml:space="preserve"> the words </w:t>
      </w:r>
      <w:ins w:author="Ayanda Monageng | Auto Fund" w:date="2026-03-03T10:08:00Z" w16du:dateUtc="2026-03-03T08:08:00Z" w:id="615">
        <w:r w:rsidR="00DD2576">
          <w:rPr>
            <w:rFonts w:cs="Arial"/>
            <w:bCs/>
            <w:sz w:val="20"/>
            <w:szCs w:val="20"/>
          </w:rPr>
          <w:t>“</w:t>
        </w:r>
      </w:ins>
      <w:r w:rsidRPr="00EB288F">
        <w:rPr>
          <w:rFonts w:cs="Arial"/>
          <w:bCs/>
          <w:sz w:val="20"/>
          <w:szCs w:val="20"/>
        </w:rPr>
        <w:t>Clause</w:t>
      </w:r>
      <w:ins w:author="Ayanda Monageng | Auto Fund" w:date="2026-03-03T10:08:00Z" w16du:dateUtc="2026-03-03T08:08:00Z" w:id="616">
        <w:r w:rsidR="00DD2576">
          <w:rPr>
            <w:rFonts w:cs="Arial"/>
            <w:bCs/>
            <w:sz w:val="20"/>
            <w:szCs w:val="20"/>
          </w:rPr>
          <w:t>”</w:t>
        </w:r>
      </w:ins>
      <w:r w:rsidRPr="00EB288F">
        <w:rPr>
          <w:rFonts w:cs="Arial"/>
          <w:bCs/>
          <w:sz w:val="20"/>
          <w:szCs w:val="20"/>
        </w:rPr>
        <w:t xml:space="preserve"> or </w:t>
      </w:r>
      <w:ins w:author="Ayanda Monageng | Auto Fund" w:date="2026-03-03T10:08:00Z" w16du:dateUtc="2026-03-03T08:08:00Z" w:id="617">
        <w:r w:rsidR="00DD2576">
          <w:rPr>
            <w:rFonts w:cs="Arial"/>
            <w:bCs/>
            <w:sz w:val="20"/>
            <w:szCs w:val="20"/>
          </w:rPr>
          <w:t>“</w:t>
        </w:r>
      </w:ins>
      <w:r w:rsidRPr="00EB288F">
        <w:rPr>
          <w:rFonts w:cs="Arial"/>
          <w:bCs/>
          <w:sz w:val="20"/>
          <w:szCs w:val="20"/>
        </w:rPr>
        <w:t>Clauses</w:t>
      </w:r>
      <w:ins w:author="Ayanda Monageng | Auto Fund" w:date="2026-03-03T10:08:00Z" w16du:dateUtc="2026-03-03T08:08:00Z" w:id="618">
        <w:r w:rsidR="00DD2576">
          <w:rPr>
            <w:rFonts w:cs="Arial"/>
            <w:bCs/>
            <w:sz w:val="20"/>
            <w:szCs w:val="20"/>
          </w:rPr>
          <w:t>”</w:t>
        </w:r>
      </w:ins>
      <w:r w:rsidRPr="00EB288F">
        <w:rPr>
          <w:rFonts w:cs="Arial"/>
          <w:bCs/>
          <w:sz w:val="20"/>
          <w:szCs w:val="20"/>
        </w:rPr>
        <w:t xml:space="preserve"> refer to Clauses of this Agreement.</w:t>
      </w:r>
    </w:p>
    <w:p w:rsidRPr="00EB288F" w:rsidR="00426296" w:rsidP="00EB288F" w:rsidRDefault="00426296" w14:paraId="40A14232" w14:textId="77777777">
      <w:pPr>
        <w:pStyle w:val="ListParagraph"/>
        <w:numPr>
          <w:ilvl w:val="0"/>
          <w:numId w:val="51"/>
        </w:numPr>
        <w:suppressAutoHyphens w:val="0"/>
        <w:spacing w:after="240"/>
        <w:ind w:left="567" w:hanging="567"/>
        <w:contextualSpacing w:val="0"/>
        <w:jc w:val="both"/>
        <w:rPr>
          <w:rFonts w:cs="Arial"/>
          <w:sz w:val="20"/>
          <w:szCs w:val="20"/>
        </w:rPr>
      </w:pPr>
      <w:bookmarkStart w:name="_Toc242864868" w:id="619"/>
      <w:bookmarkStart w:name="_Toc242865051" w:id="620"/>
      <w:bookmarkStart w:name="_Toc242865184" w:id="621"/>
      <w:bookmarkStart w:name="_Toc242865317" w:id="622"/>
      <w:bookmarkStart w:name="_Toc242866823" w:id="623"/>
      <w:bookmarkStart w:name="_Toc242864869" w:id="624"/>
      <w:bookmarkStart w:name="_Toc242865052" w:id="625"/>
      <w:bookmarkStart w:name="_Toc242865185" w:id="626"/>
      <w:bookmarkStart w:name="_Toc242865318" w:id="627"/>
      <w:bookmarkStart w:name="_Toc242866824" w:id="628"/>
      <w:bookmarkStart w:name="_Toc242864881" w:id="629"/>
      <w:bookmarkStart w:name="_Toc242865064" w:id="630"/>
      <w:bookmarkStart w:name="_Toc242865197" w:id="631"/>
      <w:bookmarkStart w:name="_Toc242865330" w:id="632"/>
      <w:bookmarkStart w:name="_Toc242866836" w:id="633"/>
      <w:bookmarkStart w:name="_Toc242864884" w:id="634"/>
      <w:bookmarkStart w:name="_Toc242865067" w:id="635"/>
      <w:bookmarkStart w:name="_Toc242865200" w:id="636"/>
      <w:bookmarkStart w:name="_Toc242865333" w:id="637"/>
      <w:bookmarkStart w:name="_Toc242866839" w:id="638"/>
      <w:bookmarkStart w:name="_Toc242864885" w:id="639"/>
      <w:bookmarkStart w:name="_Toc242865068" w:id="640"/>
      <w:bookmarkStart w:name="_Toc242865201" w:id="641"/>
      <w:bookmarkStart w:name="_Toc242865334" w:id="642"/>
      <w:bookmarkStart w:name="_Toc242866840" w:id="643"/>
      <w:bookmarkStart w:name="_Toc242864891" w:id="644"/>
      <w:bookmarkStart w:name="_Toc242865074" w:id="645"/>
      <w:bookmarkStart w:name="_Toc242865207" w:id="646"/>
      <w:bookmarkStart w:name="_Toc242865340" w:id="647"/>
      <w:bookmarkStart w:name="_Toc242866846" w:id="648"/>
      <w:bookmarkStart w:name="_Toc242864892" w:id="649"/>
      <w:bookmarkStart w:name="_Toc242865075" w:id="650"/>
      <w:bookmarkStart w:name="_Toc242865208" w:id="651"/>
      <w:bookmarkStart w:name="_Toc242865341" w:id="652"/>
      <w:bookmarkStart w:name="_Toc242866847" w:id="653"/>
      <w:bookmarkStart w:name="_Toc242864896" w:id="654"/>
      <w:bookmarkStart w:name="_Toc242865079" w:id="655"/>
      <w:bookmarkStart w:name="_Toc242865212" w:id="656"/>
      <w:bookmarkStart w:name="_Toc242865345" w:id="657"/>
      <w:bookmarkStart w:name="_Toc242866851" w:id="658"/>
      <w:bookmarkStart w:name="_Toc242864899" w:id="659"/>
      <w:bookmarkStart w:name="_Toc242865082" w:id="660"/>
      <w:bookmarkStart w:name="_Toc242865215" w:id="661"/>
      <w:bookmarkStart w:name="_Toc242865348" w:id="662"/>
      <w:bookmarkStart w:name="_Toc242866854" w:id="663"/>
      <w:bookmarkStart w:name="_Toc242864902" w:id="664"/>
      <w:bookmarkStart w:name="_Toc242865085" w:id="665"/>
      <w:bookmarkStart w:name="_Toc242865218" w:id="666"/>
      <w:bookmarkStart w:name="_Toc242865351" w:id="667"/>
      <w:bookmarkStart w:name="_Toc242866857" w:id="668"/>
      <w:bookmarkStart w:name="_Toc242864903" w:id="669"/>
      <w:bookmarkStart w:name="_Toc242865086" w:id="670"/>
      <w:bookmarkStart w:name="_Toc242865219" w:id="671"/>
      <w:bookmarkStart w:name="_Toc242865352" w:id="672"/>
      <w:bookmarkStart w:name="_Toc242866858" w:id="673"/>
      <w:bookmarkStart w:name="_Toc242864907" w:id="674"/>
      <w:bookmarkStart w:name="_Toc242865090" w:id="675"/>
      <w:bookmarkStart w:name="_Toc242865223" w:id="676"/>
      <w:bookmarkStart w:name="_Toc242865356" w:id="677"/>
      <w:bookmarkStart w:name="_Toc242866862" w:id="678"/>
      <w:bookmarkStart w:name="_Toc242864908" w:id="679"/>
      <w:bookmarkStart w:name="_Toc242865091" w:id="680"/>
      <w:bookmarkStart w:name="_Toc242865224" w:id="681"/>
      <w:bookmarkStart w:name="_Toc242865357" w:id="682"/>
      <w:bookmarkStart w:name="_Toc242866863" w:id="683"/>
      <w:bookmarkStart w:name="_Toc19267451" w:id="684"/>
      <w:bookmarkStart w:name="_Ref517280000" w:id="685"/>
      <w:bookmarkStart w:name="_Ref247537346" w:id="686"/>
      <w:bookmarkStart w:name="_Ref256687720" w:id="687"/>
      <w:bookmarkStart w:name="_Ref297552200" w:id="688"/>
      <w:bookmarkStart w:name="_Toc297618155" w:id="689"/>
      <w:bookmarkStart w:name="_Ref132289162" w:id="690"/>
      <w:bookmarkStart w:name="_Ref132289196" w:id="691"/>
      <w:bookmarkEnd w:id="545"/>
      <w:bookmarkEnd w:id="546"/>
      <w:bookmarkEnd w:id="547"/>
      <w:bookmarkEnd w:id="548"/>
      <w:bookmarkEnd w:id="549"/>
      <w:bookmarkEnd w:id="550"/>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r w:rsidRPr="00EB288F">
        <w:rPr>
          <w:rFonts w:cs="Arial"/>
          <w:b/>
          <w:sz w:val="20"/>
          <w:szCs w:val="20"/>
        </w:rPr>
        <w:t>INTRODUCTION</w:t>
      </w:r>
      <w:bookmarkEnd w:id="684"/>
    </w:p>
    <w:p w:rsidRPr="006B52CE" w:rsidR="008B4927" w:rsidRDefault="008B4927" w14:paraId="5E4D8424" w14:textId="538E8830">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5:00Z" w16du:dateUtc="2026-03-02T13:05:00Z" w:id="692">
          <w:pPr>
            <w:pStyle w:val="ListParagraph"/>
            <w:numPr>
              <w:ilvl w:val="1"/>
              <w:numId w:val="51"/>
            </w:numPr>
            <w:spacing w:after="240"/>
            <w:ind w:hanging="720"/>
            <w:contextualSpacing w:val="0"/>
            <w:jc w:val="both"/>
          </w:pPr>
        </w:pPrChange>
      </w:pPr>
      <w:bookmarkStart w:name="_Ref16143072" w:id="693"/>
      <w:r w:rsidRPr="006B52CE">
        <w:rPr>
          <w:rFonts w:cs="Arial"/>
          <w:bCs/>
          <w:sz w:val="20"/>
          <w:szCs w:val="20"/>
        </w:rPr>
        <w:t>The Borrower requires funding</w:t>
      </w:r>
      <w:ins w:author="Ayanda Monageng | Auto Fund" w:date="2026-03-03T10:08:00Z" w16du:dateUtc="2026-03-03T08:08:00Z" w:id="694">
        <w:r w:rsidR="00DD2576">
          <w:rPr>
            <w:rFonts w:cs="Arial"/>
            <w:bCs/>
            <w:sz w:val="20"/>
            <w:szCs w:val="20"/>
          </w:rPr>
          <w:t>,</w:t>
        </w:r>
      </w:ins>
      <w:r w:rsidRPr="006B52CE">
        <w:rPr>
          <w:rFonts w:cs="Arial"/>
          <w:bCs/>
          <w:sz w:val="20"/>
          <w:szCs w:val="20"/>
        </w:rPr>
        <w:t xml:space="preserve"> which will assist it with its working capital and capital expenditure requirements</w:t>
      </w:r>
      <w:ins w:author="Ayanda Monageng | Auto Fund" w:date="2026-03-03T10:08:00Z" w16du:dateUtc="2026-03-03T08:08:00Z" w:id="695">
        <w:r w:rsidR="00DD2576">
          <w:rPr>
            <w:rFonts w:cs="Arial"/>
            <w:bCs/>
            <w:sz w:val="20"/>
            <w:szCs w:val="20"/>
          </w:rPr>
          <w:t>,</w:t>
        </w:r>
      </w:ins>
      <w:r w:rsidRPr="006B52CE">
        <w:rPr>
          <w:rFonts w:cs="Arial"/>
          <w:bCs/>
          <w:sz w:val="20"/>
          <w:szCs w:val="20"/>
        </w:rPr>
        <w:t xml:space="preserve"> which are necessary for it to properly execute the </w:t>
      </w:r>
      <w:r w:rsidRPr="006B52CE" w:rsidR="00D64000">
        <w:rPr>
          <w:rFonts w:cs="Arial"/>
          <w:bCs/>
          <w:sz w:val="20"/>
          <w:szCs w:val="20"/>
        </w:rPr>
        <w:t>[</w:t>
      </w:r>
      <w:r w:rsidRPr="006B52CE">
        <w:rPr>
          <w:rFonts w:cs="Arial"/>
          <w:bCs/>
          <w:sz w:val="20"/>
          <w:szCs w:val="20"/>
          <w:highlight w:val="yellow"/>
        </w:rPr>
        <w:t>Ford Support Letter</w:t>
      </w:r>
      <w:r w:rsidRPr="006B52CE" w:rsidR="00D64000">
        <w:rPr>
          <w:rFonts w:cs="Arial"/>
          <w:bCs/>
          <w:sz w:val="20"/>
          <w:szCs w:val="20"/>
        </w:rPr>
        <w:t>]</w:t>
      </w:r>
      <w:r w:rsidRPr="006B52CE">
        <w:rPr>
          <w:rFonts w:cs="Arial"/>
          <w:bCs/>
          <w:sz w:val="20"/>
          <w:szCs w:val="20"/>
        </w:rPr>
        <w:t xml:space="preserve">.  The Lender is willing to advance the Loan Amount for the Loan Purpose only. </w:t>
      </w:r>
    </w:p>
    <w:p w:rsidRPr="006B52CE" w:rsidR="008B4927" w:rsidRDefault="008B4927" w14:paraId="5ED32F65" w14:textId="495878D6">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5:00Z" w16du:dateUtc="2026-03-02T13:05:00Z" w:id="696">
          <w:pPr>
            <w:pStyle w:val="BowLevel3HeadingAltZ"/>
            <w:numPr>
              <w:ilvl w:val="1"/>
              <w:numId w:val="51"/>
            </w:numPr>
            <w:tabs>
              <w:tab w:val="clear" w:pos="1134"/>
            </w:tabs>
            <w:suppressAutoHyphens w:val="0"/>
            <w:spacing w:after="240"/>
            <w:ind w:left="720" w:hanging="720"/>
            <w:jc w:val="both"/>
          </w:pPr>
        </w:pPrChange>
      </w:pPr>
      <w:r w:rsidRPr="006B52CE">
        <w:rPr>
          <w:rFonts w:cs="Arial"/>
          <w:bCs/>
          <w:sz w:val="20"/>
          <w:szCs w:val="20"/>
        </w:rPr>
        <w:t>The Parties record that, with effect from the Fulfilment Date, the Lender shall make the Loan Amount available to the Borrower upon the suspensive conditions referred to in clause</w:t>
      </w:r>
      <w:r w:rsidRPr="006B52CE" w:rsidR="00D64000">
        <w:rPr>
          <w:rFonts w:cs="Arial"/>
          <w:bCs/>
          <w:sz w:val="20"/>
          <w:szCs w:val="20"/>
        </w:rPr>
        <w:fldChar w:fldCharType="begin"/>
      </w:r>
      <w:r w:rsidRPr="006B52CE" w:rsidR="00D64000">
        <w:rPr>
          <w:rFonts w:cs="Arial"/>
          <w:bCs/>
          <w:sz w:val="20"/>
          <w:szCs w:val="20"/>
        </w:rPr>
        <w:instrText xml:space="preserve"> REF _Ref74147047 \r \h </w:instrText>
      </w:r>
      <w:r w:rsidR="006B52CE">
        <w:rPr>
          <w:rFonts w:cs="Arial"/>
          <w:bCs/>
          <w:sz w:val="20"/>
          <w:szCs w:val="20"/>
        </w:rPr>
        <w:instrText xml:space="preserve"> \* MERGEFORMAT </w:instrText>
      </w:r>
      <w:r w:rsidRPr="006B52CE" w:rsidR="00D64000">
        <w:rPr>
          <w:rFonts w:cs="Arial"/>
          <w:bCs/>
          <w:sz w:val="20"/>
          <w:szCs w:val="20"/>
        </w:rPr>
      </w:r>
      <w:r w:rsidRPr="006B52CE" w:rsidR="00D64000">
        <w:rPr>
          <w:rFonts w:cs="Arial"/>
          <w:bCs/>
          <w:sz w:val="20"/>
          <w:szCs w:val="20"/>
        </w:rPr>
        <w:fldChar w:fldCharType="separate"/>
      </w:r>
      <w:r w:rsidRPr="006B52CE" w:rsidR="003C08A9">
        <w:rPr>
          <w:rFonts w:cs="Arial"/>
          <w:bCs/>
          <w:sz w:val="20"/>
          <w:szCs w:val="20"/>
        </w:rPr>
        <w:t>3</w:t>
      </w:r>
      <w:r w:rsidRPr="006B52CE" w:rsidR="00D64000">
        <w:rPr>
          <w:rFonts w:cs="Arial"/>
          <w:bCs/>
          <w:sz w:val="20"/>
          <w:szCs w:val="20"/>
        </w:rPr>
        <w:fldChar w:fldCharType="end"/>
      </w:r>
      <w:r w:rsidRPr="006B52CE" w:rsidR="00D64000">
        <w:rPr>
          <w:rFonts w:cs="Arial"/>
          <w:bCs/>
          <w:sz w:val="20"/>
          <w:szCs w:val="20"/>
        </w:rPr>
        <w:t xml:space="preserve"> </w:t>
      </w:r>
      <w:r w:rsidRPr="006B52CE">
        <w:rPr>
          <w:rFonts w:cs="Arial"/>
          <w:bCs/>
          <w:sz w:val="20"/>
          <w:szCs w:val="20"/>
        </w:rPr>
        <w:t>of this Agreement being fulfilled.</w:t>
      </w:r>
    </w:p>
    <w:p w:rsidRPr="006B52CE" w:rsidR="008B4927" w:rsidRDefault="008B4927" w14:paraId="66CE191F" w14:textId="7777777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5:00Z" w16du:dateUtc="2026-03-02T13:05:00Z" w:id="697">
          <w:pPr>
            <w:pStyle w:val="ListParagraph"/>
            <w:numPr>
              <w:ilvl w:val="1"/>
              <w:numId w:val="51"/>
            </w:numPr>
            <w:spacing w:after="240"/>
            <w:ind w:hanging="720"/>
            <w:contextualSpacing w:val="0"/>
            <w:jc w:val="both"/>
          </w:pPr>
        </w:pPrChange>
      </w:pPr>
      <w:r w:rsidRPr="006B52CE">
        <w:rPr>
          <w:rFonts w:cs="Arial"/>
          <w:bCs/>
          <w:sz w:val="20"/>
          <w:szCs w:val="20"/>
        </w:rPr>
        <w:t xml:space="preserve">Accordingly, the Parties wish to enter into this Agreement and do so hereunder on the terms and subject to the conditions of this Agreement. </w:t>
      </w:r>
    </w:p>
    <w:p w:rsidRPr="00EB288F" w:rsidR="00AC4C9F" w:rsidP="00EB288F" w:rsidRDefault="00AC4C9F" w14:paraId="02874025" w14:textId="5DB190A5">
      <w:pPr>
        <w:pStyle w:val="ListParagraph"/>
        <w:numPr>
          <w:ilvl w:val="0"/>
          <w:numId w:val="51"/>
        </w:numPr>
        <w:suppressAutoHyphens w:val="0"/>
        <w:spacing w:after="240"/>
        <w:ind w:left="567" w:hanging="567"/>
        <w:contextualSpacing w:val="0"/>
        <w:jc w:val="both"/>
        <w:rPr>
          <w:rFonts w:cs="Arial"/>
          <w:b/>
          <w:sz w:val="20"/>
          <w:szCs w:val="20"/>
        </w:rPr>
      </w:pPr>
      <w:bookmarkStart w:name="_Toc16147767" w:id="698"/>
      <w:bookmarkStart w:name="_Toc16148270" w:id="699"/>
      <w:bookmarkStart w:name="_Toc16147768" w:id="700"/>
      <w:bookmarkStart w:name="_Toc16148271" w:id="701"/>
      <w:bookmarkStart w:name="_Toc16147769" w:id="702"/>
      <w:bookmarkStart w:name="_Toc16148272" w:id="703"/>
      <w:bookmarkStart w:name="_Toc15576966" w:id="704"/>
      <w:bookmarkStart w:name="_Toc15576967" w:id="705"/>
      <w:bookmarkStart w:name="_Toc15576971" w:id="706"/>
      <w:bookmarkStart w:name="_Toc15576973" w:id="707"/>
      <w:bookmarkStart w:name="_Toc15576975" w:id="708"/>
      <w:bookmarkStart w:name="_Toc15576976" w:id="709"/>
      <w:bookmarkStart w:name="_Ref74147047" w:id="710"/>
      <w:bookmarkStart w:name="_Ref15495908" w:id="711"/>
      <w:bookmarkStart w:name="_Toc19267452" w:id="712"/>
      <w:bookmarkEnd w:id="551"/>
      <w:bookmarkEnd w:id="685"/>
      <w:bookmarkEnd w:id="686"/>
      <w:bookmarkEnd w:id="687"/>
      <w:bookmarkEnd w:id="688"/>
      <w:bookmarkEnd w:id="689"/>
      <w:bookmarkEnd w:id="690"/>
      <w:bookmarkEnd w:id="691"/>
      <w:bookmarkEnd w:id="693"/>
      <w:bookmarkEnd w:id="698"/>
      <w:bookmarkEnd w:id="699"/>
      <w:bookmarkEnd w:id="700"/>
      <w:bookmarkEnd w:id="701"/>
      <w:bookmarkEnd w:id="702"/>
      <w:bookmarkEnd w:id="703"/>
      <w:bookmarkEnd w:id="704"/>
      <w:bookmarkEnd w:id="705"/>
      <w:bookmarkEnd w:id="706"/>
      <w:bookmarkEnd w:id="707"/>
      <w:bookmarkEnd w:id="708"/>
      <w:bookmarkEnd w:id="709"/>
      <w:r w:rsidRPr="00EB288F">
        <w:rPr>
          <w:rFonts w:cs="Arial"/>
          <w:b/>
          <w:sz w:val="20"/>
          <w:szCs w:val="20"/>
        </w:rPr>
        <w:t>CONDITIONS PRECEDENT</w:t>
      </w:r>
      <w:bookmarkEnd w:id="710"/>
    </w:p>
    <w:p w:rsidRPr="006B52CE" w:rsidR="00996AC1" w:rsidRDefault="00AC4C9F" w14:paraId="58FEEE1A" w14:textId="5FD5E662">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05:00Z" w16du:dateUtc="2026-03-02T13:05:00Z" w:id="713">
          <w:pPr>
            <w:pStyle w:val="BowLevel3HeadingAltZ"/>
            <w:numPr>
              <w:ilvl w:val="1"/>
              <w:numId w:val="51"/>
            </w:numPr>
            <w:tabs>
              <w:tab w:val="clear" w:pos="1134"/>
            </w:tabs>
            <w:suppressAutoHyphens w:val="0"/>
            <w:spacing w:after="240"/>
            <w:ind w:left="720" w:hanging="720"/>
            <w:jc w:val="both"/>
          </w:pPr>
        </w:pPrChange>
      </w:pPr>
      <w:r w:rsidRPr="006B52CE">
        <w:rPr>
          <w:rFonts w:cs="Arial"/>
          <w:bCs/>
          <w:sz w:val="20"/>
          <w:szCs w:val="20"/>
        </w:rPr>
        <w:t xml:space="preserve">The </w:t>
      </w:r>
      <w:bookmarkStart w:name="_Ref181523068" w:id="714"/>
      <w:bookmarkStart w:name="_Ref195328959" w:id="715"/>
      <w:r w:rsidRPr="006B52CE" w:rsidR="004B7723">
        <w:rPr>
          <w:rFonts w:cs="Arial"/>
          <w:bCs/>
          <w:sz w:val="20"/>
          <w:szCs w:val="20"/>
        </w:rPr>
        <w:t xml:space="preserve">Agreement, save for this clause </w:t>
      </w:r>
      <w:r w:rsidRPr="006B52CE" w:rsidR="00F910F3">
        <w:rPr>
          <w:rFonts w:cs="Arial"/>
          <w:bCs/>
          <w:sz w:val="20"/>
          <w:szCs w:val="20"/>
        </w:rPr>
        <w:fldChar w:fldCharType="begin"/>
      </w:r>
      <w:r w:rsidRPr="006B52CE" w:rsidR="00F910F3">
        <w:rPr>
          <w:rFonts w:cs="Arial"/>
          <w:bCs/>
          <w:sz w:val="20"/>
          <w:szCs w:val="20"/>
        </w:rPr>
        <w:instrText xml:space="preserve"> REF _Ref74147047 \w \h </w:instrText>
      </w:r>
      <w:r w:rsidRPr="006B52CE" w:rsidR="00D62C4E">
        <w:rPr>
          <w:rFonts w:cs="Arial"/>
          <w:bCs/>
          <w:sz w:val="20"/>
          <w:szCs w:val="20"/>
        </w:rPr>
        <w:instrText xml:space="preserve"> \* MERGEFORMAT </w:instrText>
      </w:r>
      <w:r w:rsidRPr="006B52CE" w:rsidR="00F910F3">
        <w:rPr>
          <w:rFonts w:cs="Arial"/>
          <w:bCs/>
          <w:sz w:val="20"/>
          <w:szCs w:val="20"/>
        </w:rPr>
      </w:r>
      <w:r w:rsidRPr="006B52CE" w:rsidR="00F910F3">
        <w:rPr>
          <w:rFonts w:cs="Arial"/>
          <w:bCs/>
          <w:sz w:val="20"/>
          <w:szCs w:val="20"/>
        </w:rPr>
        <w:fldChar w:fldCharType="separate"/>
      </w:r>
      <w:r w:rsidRPr="006B52CE" w:rsidR="003C08A9">
        <w:rPr>
          <w:rFonts w:cs="Arial"/>
          <w:bCs/>
          <w:sz w:val="20"/>
          <w:szCs w:val="20"/>
        </w:rPr>
        <w:t>3</w:t>
      </w:r>
      <w:r w:rsidRPr="006B52CE" w:rsidR="00F910F3">
        <w:rPr>
          <w:rFonts w:cs="Arial"/>
          <w:bCs/>
          <w:sz w:val="20"/>
          <w:szCs w:val="20"/>
        </w:rPr>
        <w:fldChar w:fldCharType="end"/>
      </w:r>
      <w:r w:rsidRPr="006B52CE" w:rsidR="004B7723">
        <w:rPr>
          <w:rFonts w:cs="Arial"/>
          <w:bCs/>
          <w:sz w:val="20"/>
          <w:szCs w:val="20"/>
        </w:rPr>
        <w:t xml:space="preserve"> and clauses </w:t>
      </w:r>
      <w:r w:rsidRPr="006B52CE" w:rsidR="00F910F3">
        <w:rPr>
          <w:rFonts w:cs="Arial"/>
          <w:bCs/>
          <w:sz w:val="20"/>
          <w:szCs w:val="20"/>
        </w:rPr>
        <w:fldChar w:fldCharType="begin"/>
      </w:r>
      <w:r w:rsidRPr="006B52CE" w:rsidR="00F910F3">
        <w:rPr>
          <w:rFonts w:cs="Arial"/>
          <w:bCs/>
          <w:sz w:val="20"/>
          <w:szCs w:val="20"/>
        </w:rPr>
        <w:instrText xml:space="preserve"> REF _Ref74225943 \n \h </w:instrText>
      </w:r>
      <w:r w:rsidRPr="006B52CE" w:rsidR="00D62C4E">
        <w:rPr>
          <w:rFonts w:cs="Arial"/>
          <w:bCs/>
          <w:sz w:val="20"/>
          <w:szCs w:val="20"/>
        </w:rPr>
        <w:instrText xml:space="preserve"> \* MERGEFORMAT </w:instrText>
      </w:r>
      <w:r w:rsidRPr="006B52CE" w:rsidR="00F910F3">
        <w:rPr>
          <w:rFonts w:cs="Arial"/>
          <w:bCs/>
          <w:sz w:val="20"/>
          <w:szCs w:val="20"/>
        </w:rPr>
      </w:r>
      <w:r w:rsidRPr="006B52CE" w:rsidR="00F910F3">
        <w:rPr>
          <w:rFonts w:cs="Arial"/>
          <w:bCs/>
          <w:sz w:val="20"/>
          <w:szCs w:val="20"/>
        </w:rPr>
        <w:fldChar w:fldCharType="separate"/>
      </w:r>
      <w:r w:rsidRPr="006B52CE" w:rsidR="003C08A9">
        <w:rPr>
          <w:rFonts w:cs="Arial"/>
          <w:bCs/>
          <w:sz w:val="20"/>
          <w:szCs w:val="20"/>
        </w:rPr>
        <w:t>1</w:t>
      </w:r>
      <w:r w:rsidRPr="006B52CE" w:rsidR="00F910F3">
        <w:rPr>
          <w:rFonts w:cs="Arial"/>
          <w:bCs/>
          <w:sz w:val="20"/>
          <w:szCs w:val="20"/>
        </w:rPr>
        <w:fldChar w:fldCharType="end"/>
      </w:r>
      <w:r w:rsidRPr="006B52CE" w:rsidR="00D45332">
        <w:rPr>
          <w:rFonts w:cs="Arial"/>
          <w:bCs/>
          <w:sz w:val="20"/>
          <w:szCs w:val="20"/>
        </w:rPr>
        <w:t>,</w:t>
      </w:r>
      <w:r w:rsidRPr="006B52CE" w:rsidR="004B7723">
        <w:rPr>
          <w:rFonts w:cs="Arial"/>
          <w:bCs/>
          <w:sz w:val="20"/>
          <w:szCs w:val="20"/>
        </w:rPr>
        <w:t xml:space="preserve"> </w:t>
      </w:r>
      <w:r w:rsidRPr="006B52CE" w:rsidR="00D45332">
        <w:rPr>
          <w:rFonts w:cs="Arial"/>
          <w:bCs/>
          <w:sz w:val="20"/>
          <w:szCs w:val="20"/>
        </w:rPr>
        <w:fldChar w:fldCharType="begin"/>
      </w:r>
      <w:r w:rsidRPr="006B52CE" w:rsidR="00D45332">
        <w:rPr>
          <w:rFonts w:cs="Arial"/>
          <w:bCs/>
          <w:sz w:val="20"/>
          <w:szCs w:val="20"/>
        </w:rPr>
        <w:instrText xml:space="preserve"> REF _Ref74216955 \n \h </w:instrText>
      </w:r>
      <w:r w:rsidRPr="006B52CE" w:rsidR="00D62C4E">
        <w:rPr>
          <w:rFonts w:cs="Arial"/>
          <w:bCs/>
          <w:sz w:val="20"/>
          <w:szCs w:val="20"/>
        </w:rPr>
        <w:instrText xml:space="preserve"> \* MERGEFORMAT </w:instrText>
      </w:r>
      <w:r w:rsidRPr="006B52CE" w:rsidR="00D45332">
        <w:rPr>
          <w:rFonts w:cs="Arial"/>
          <w:bCs/>
          <w:sz w:val="20"/>
          <w:szCs w:val="20"/>
        </w:rPr>
      </w:r>
      <w:r w:rsidRPr="006B52CE" w:rsidR="00D45332">
        <w:rPr>
          <w:rFonts w:cs="Arial"/>
          <w:bCs/>
          <w:sz w:val="20"/>
          <w:szCs w:val="20"/>
        </w:rPr>
        <w:fldChar w:fldCharType="separate"/>
      </w:r>
      <w:r w:rsidRPr="006B52CE" w:rsidR="003C08A9">
        <w:rPr>
          <w:rFonts w:cs="Arial"/>
          <w:bCs/>
          <w:sz w:val="20"/>
          <w:szCs w:val="20"/>
        </w:rPr>
        <w:t>13</w:t>
      </w:r>
      <w:r w:rsidRPr="006B52CE" w:rsidR="00D45332">
        <w:rPr>
          <w:rFonts w:cs="Arial"/>
          <w:bCs/>
          <w:sz w:val="20"/>
          <w:szCs w:val="20"/>
        </w:rPr>
        <w:fldChar w:fldCharType="end"/>
      </w:r>
      <w:r w:rsidRPr="006B52CE" w:rsidR="008935EF">
        <w:rPr>
          <w:rFonts w:cs="Arial"/>
          <w:bCs/>
          <w:sz w:val="20"/>
          <w:szCs w:val="20"/>
        </w:rPr>
        <w:t xml:space="preserve"> to</w:t>
      </w:r>
      <w:r w:rsidRPr="006B52CE" w:rsidR="00D45332">
        <w:rPr>
          <w:rFonts w:cs="Arial"/>
          <w:bCs/>
          <w:sz w:val="20"/>
          <w:szCs w:val="20"/>
        </w:rPr>
        <w:t xml:space="preserve"> </w:t>
      </w:r>
      <w:r w:rsidRPr="006B52CE" w:rsidR="008935EF">
        <w:rPr>
          <w:rFonts w:cs="Arial"/>
          <w:bCs/>
          <w:sz w:val="20"/>
          <w:szCs w:val="20"/>
        </w:rPr>
        <w:fldChar w:fldCharType="begin"/>
      </w:r>
      <w:r w:rsidRPr="006B52CE" w:rsidR="008935EF">
        <w:rPr>
          <w:rFonts w:cs="Arial"/>
          <w:bCs/>
          <w:sz w:val="20"/>
          <w:szCs w:val="20"/>
        </w:rPr>
        <w:instrText xml:space="preserve"> REF _Ref74226080 \n \h </w:instrText>
      </w:r>
      <w:r w:rsidRPr="006B52CE" w:rsidR="00D62C4E">
        <w:rPr>
          <w:rFonts w:cs="Arial"/>
          <w:bCs/>
          <w:sz w:val="20"/>
          <w:szCs w:val="20"/>
        </w:rPr>
        <w:instrText xml:space="preserve"> \* MERGEFORMAT </w:instrText>
      </w:r>
      <w:r w:rsidRPr="006B52CE" w:rsidR="008935EF">
        <w:rPr>
          <w:rFonts w:cs="Arial"/>
          <w:bCs/>
          <w:sz w:val="20"/>
          <w:szCs w:val="20"/>
        </w:rPr>
      </w:r>
      <w:r w:rsidRPr="006B52CE" w:rsidR="008935EF">
        <w:rPr>
          <w:rFonts w:cs="Arial"/>
          <w:bCs/>
          <w:sz w:val="20"/>
          <w:szCs w:val="20"/>
        </w:rPr>
        <w:fldChar w:fldCharType="separate"/>
      </w:r>
      <w:r w:rsidRPr="006B52CE" w:rsidR="003C08A9">
        <w:rPr>
          <w:rFonts w:cs="Arial"/>
          <w:bCs/>
          <w:sz w:val="20"/>
          <w:szCs w:val="20"/>
        </w:rPr>
        <w:t>30</w:t>
      </w:r>
      <w:r w:rsidRPr="006B52CE" w:rsidR="008935EF">
        <w:rPr>
          <w:rFonts w:cs="Arial"/>
          <w:bCs/>
          <w:sz w:val="20"/>
          <w:szCs w:val="20"/>
        </w:rPr>
        <w:fldChar w:fldCharType="end"/>
      </w:r>
      <w:r w:rsidRPr="006B52CE" w:rsidR="004B7723">
        <w:rPr>
          <w:rFonts w:cs="Arial"/>
          <w:bCs/>
          <w:sz w:val="20"/>
          <w:szCs w:val="20"/>
        </w:rPr>
        <w:t xml:space="preserve"> (both inclusive), which shall be of immediate force and effect, is subject to the fulfilment or waiver, by not later than</w:t>
      </w:r>
      <w:r w:rsidRPr="006B52CE" w:rsidR="00BD3BEC">
        <w:rPr>
          <w:rFonts w:cs="Arial"/>
          <w:bCs/>
          <w:sz w:val="20"/>
          <w:szCs w:val="20"/>
        </w:rPr>
        <w:t xml:space="preserve"> </w:t>
      </w:r>
      <w:r w:rsidRPr="006B52CE" w:rsidR="00BD3BEC">
        <w:rPr>
          <w:rFonts w:cs="Arial"/>
          <w:bCs/>
          <w:sz w:val="20"/>
          <w:szCs w:val="20"/>
          <w:rPrChange w:author="Ayanda Monageng | Auto Fund" w:date="2026-03-02T15:05:00Z" w16du:dateUtc="2026-03-02T13:05:00Z" w:id="716">
            <w:rPr>
              <w:rFonts w:cs="Arial"/>
              <w:b/>
              <w:bCs/>
              <w:sz w:val="20"/>
              <w:szCs w:val="20"/>
            </w:rPr>
          </w:rPrChange>
        </w:rPr>
        <w:t>23h59</w:t>
      </w:r>
      <w:r w:rsidRPr="006B52CE" w:rsidR="00BD3BEC">
        <w:rPr>
          <w:rFonts w:cs="Arial"/>
          <w:bCs/>
          <w:sz w:val="20"/>
          <w:szCs w:val="20"/>
        </w:rPr>
        <w:t xml:space="preserve"> on</w:t>
      </w:r>
      <w:r w:rsidRPr="006B52CE" w:rsidR="004B7723">
        <w:rPr>
          <w:rFonts w:cs="Arial"/>
          <w:bCs/>
          <w:sz w:val="20"/>
          <w:szCs w:val="20"/>
        </w:rPr>
        <w:t xml:space="preserve"> </w:t>
      </w:r>
      <w:r w:rsidRPr="006B52CE" w:rsidR="00D410B5">
        <w:rPr>
          <w:rFonts w:cs="Arial"/>
          <w:bCs/>
          <w:sz w:val="20"/>
          <w:szCs w:val="20"/>
          <w:highlight w:val="yellow"/>
          <w:rPrChange w:author="Ayanda Monageng | Auto Fund" w:date="2026-03-02T15:06:00Z" w16du:dateUtc="2026-03-02T13:06:00Z" w:id="717">
            <w:rPr>
              <w:rFonts w:cs="Arial"/>
              <w:b/>
              <w:bCs/>
              <w:sz w:val="20"/>
              <w:szCs w:val="20"/>
            </w:rPr>
          </w:rPrChange>
        </w:rPr>
        <w:t>[</w:t>
      </w:r>
      <w:r w:rsidRPr="006B52CE" w:rsidR="00D410B5">
        <w:rPr>
          <w:rFonts w:cs="Arial"/>
          <w:bCs/>
          <w:sz w:val="20"/>
          <w:szCs w:val="20"/>
          <w:highlight w:val="yellow"/>
          <w:rPrChange w:author="Ayanda Monageng | Auto Fund" w:date="2026-03-02T15:06:00Z" w16du:dateUtc="2026-03-02T13:06:00Z" w:id="718">
            <w:rPr>
              <w:rFonts w:cs="Arial"/>
              <w:b/>
              <w:bCs/>
              <w:sz w:val="20"/>
              <w:szCs w:val="20"/>
              <w:highlight w:val="yellow"/>
            </w:rPr>
          </w:rPrChange>
        </w:rPr>
        <w:t>Insert date upon which all CPs must be fulfilled</w:t>
      </w:r>
      <w:r w:rsidRPr="006B52CE" w:rsidR="00D410B5">
        <w:rPr>
          <w:rFonts w:cs="Arial"/>
          <w:bCs/>
          <w:sz w:val="20"/>
          <w:szCs w:val="20"/>
          <w:rPrChange w:author="Ayanda Monageng | Auto Fund" w:date="2026-03-02T15:05:00Z" w16du:dateUtc="2026-03-02T13:05:00Z" w:id="719">
            <w:rPr>
              <w:rFonts w:cs="Arial"/>
              <w:b/>
              <w:bCs/>
              <w:sz w:val="20"/>
              <w:szCs w:val="20"/>
            </w:rPr>
          </w:rPrChange>
        </w:rPr>
        <w:t>]</w:t>
      </w:r>
      <w:r w:rsidRPr="006B52CE" w:rsidR="004B7723">
        <w:rPr>
          <w:rFonts w:cs="Arial"/>
          <w:bCs/>
          <w:sz w:val="20"/>
          <w:szCs w:val="20"/>
        </w:rPr>
        <w:t>, or such later date as the Lender may notify the Borrower in writing ("</w:t>
      </w:r>
      <w:r w:rsidRPr="006B52CE" w:rsidR="004B7723">
        <w:rPr>
          <w:rFonts w:cs="Arial"/>
          <w:bCs/>
          <w:sz w:val="20"/>
          <w:szCs w:val="20"/>
          <w:rPrChange w:author="Ayanda Monageng | Auto Fund" w:date="2026-03-02T15:05:00Z" w16du:dateUtc="2026-03-02T13:05:00Z" w:id="720">
            <w:rPr>
              <w:rFonts w:cs="Arial"/>
              <w:b/>
              <w:bCs/>
              <w:sz w:val="20"/>
              <w:szCs w:val="20"/>
            </w:rPr>
          </w:rPrChange>
        </w:rPr>
        <w:t>Fulfilment</w:t>
      </w:r>
      <w:r w:rsidRPr="006B52CE" w:rsidR="00B056AA">
        <w:rPr>
          <w:rFonts w:cs="Arial"/>
          <w:bCs/>
          <w:sz w:val="20"/>
          <w:szCs w:val="20"/>
          <w:rPrChange w:author="Ayanda Monageng | Auto Fund" w:date="2026-03-02T15:05:00Z" w16du:dateUtc="2026-03-02T13:05:00Z" w:id="721">
            <w:rPr>
              <w:rFonts w:cs="Arial"/>
              <w:b/>
              <w:bCs/>
              <w:sz w:val="20"/>
              <w:szCs w:val="20"/>
            </w:rPr>
          </w:rPrChange>
        </w:rPr>
        <w:t> </w:t>
      </w:r>
      <w:r w:rsidRPr="006B52CE" w:rsidR="004B7723">
        <w:rPr>
          <w:rFonts w:cs="Arial"/>
          <w:bCs/>
          <w:sz w:val="20"/>
          <w:szCs w:val="20"/>
          <w:rPrChange w:author="Ayanda Monageng | Auto Fund" w:date="2026-03-02T15:05:00Z" w16du:dateUtc="2026-03-02T13:05:00Z" w:id="722">
            <w:rPr>
              <w:rFonts w:cs="Arial"/>
              <w:b/>
              <w:bCs/>
              <w:sz w:val="20"/>
              <w:szCs w:val="20"/>
            </w:rPr>
          </w:rPrChange>
        </w:rPr>
        <w:t>Date</w:t>
      </w:r>
      <w:r w:rsidRPr="006B52CE" w:rsidR="004B7723">
        <w:rPr>
          <w:rFonts w:cs="Arial"/>
          <w:bCs/>
          <w:sz w:val="20"/>
          <w:szCs w:val="20"/>
        </w:rPr>
        <w:t>") of the following conditions precedent, namely</w:t>
      </w:r>
      <w:bookmarkEnd w:id="714"/>
      <w:bookmarkEnd w:id="715"/>
      <w:r w:rsidRPr="006B52CE" w:rsidR="00996AC1">
        <w:rPr>
          <w:rFonts w:cs="Arial"/>
          <w:bCs/>
          <w:sz w:val="20"/>
          <w:szCs w:val="20"/>
        </w:rPr>
        <w:t>:</w:t>
      </w:r>
      <w:r w:rsidRPr="006B52CE" w:rsidR="00DD1027">
        <w:rPr>
          <w:rFonts w:cs="Arial"/>
          <w:bCs/>
          <w:sz w:val="20"/>
          <w:szCs w:val="20"/>
          <w:rPrChange w:author="Ayanda Monageng | Auto Fund" w:date="2026-03-02T15:05:00Z" w16du:dateUtc="2026-03-02T13:05:00Z" w:id="723">
            <w:rPr>
              <w:rFonts w:cs="Arial"/>
              <w:b/>
              <w:i/>
              <w:iCs/>
              <w:sz w:val="20"/>
              <w:szCs w:val="20"/>
              <w:highlight w:val="yellow"/>
            </w:rPr>
          </w:rPrChange>
        </w:rPr>
        <w:t xml:space="preserve"> [</w:t>
      </w:r>
      <w:r w:rsidRPr="006B52CE" w:rsidR="00DD1027">
        <w:rPr>
          <w:rFonts w:cs="Arial"/>
          <w:bCs/>
          <w:sz w:val="20"/>
          <w:szCs w:val="20"/>
          <w:highlight w:val="yellow"/>
          <w:rPrChange w:author="Ayanda Monageng | Auto Fund" w:date="2026-03-02T15:06:00Z" w16du:dateUtc="2026-03-02T13:06:00Z" w:id="724">
            <w:rPr>
              <w:rFonts w:cs="Arial"/>
              <w:b/>
              <w:i/>
              <w:iCs/>
              <w:sz w:val="20"/>
              <w:szCs w:val="20"/>
              <w:highlight w:val="yellow"/>
            </w:rPr>
          </w:rPrChange>
        </w:rPr>
        <w:t>Drafting note: Double check and/or adjust the type of CPs to be met</w:t>
      </w:r>
      <w:r w:rsidRPr="006B52CE" w:rsidR="00DD1027">
        <w:rPr>
          <w:rFonts w:cs="Arial"/>
          <w:bCs/>
          <w:sz w:val="20"/>
          <w:szCs w:val="20"/>
          <w:rPrChange w:author="Ayanda Monageng | Auto Fund" w:date="2026-03-02T15:05:00Z" w16du:dateUtc="2026-03-02T13:05:00Z" w:id="725">
            <w:rPr>
              <w:rFonts w:cs="Arial"/>
              <w:b/>
              <w:i/>
              <w:iCs/>
              <w:sz w:val="20"/>
              <w:szCs w:val="20"/>
              <w:highlight w:val="yellow"/>
            </w:rPr>
          </w:rPrChange>
        </w:rPr>
        <w:t>.]</w:t>
      </w:r>
    </w:p>
    <w:p w:rsidRPr="00C60D39" w:rsidR="006F12AA" w:rsidRDefault="006F12AA" w14:paraId="44B804F9" w14:textId="7A2D585F">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5:53:00Z" w16du:dateUtc="2026-03-02T13:53:00Z" w:id="726">
          <w:pPr>
            <w:pStyle w:val="BowLevel3HeadingAltZ"/>
            <w:numPr>
              <w:ilvl w:val="2"/>
              <w:numId w:val="51"/>
            </w:numPr>
            <w:tabs>
              <w:tab w:val="clear" w:pos="1134"/>
            </w:tabs>
            <w:suppressAutoHyphens w:val="0"/>
            <w:spacing w:after="240"/>
            <w:ind w:left="720" w:hanging="720"/>
            <w:jc w:val="both"/>
          </w:pPr>
        </w:pPrChange>
      </w:pPr>
      <w:r w:rsidRPr="00C60D39">
        <w:rPr>
          <w:rFonts w:cs="Arial"/>
          <w:bCs/>
          <w:sz w:val="20"/>
          <w:szCs w:val="20"/>
        </w:rPr>
        <w:t xml:space="preserve">the Lender </w:t>
      </w:r>
      <w:bookmarkStart w:name="_Ref142727500" w:id="727"/>
      <w:r w:rsidRPr="00C60D39">
        <w:rPr>
          <w:rFonts w:cs="Arial"/>
          <w:bCs/>
          <w:sz w:val="20"/>
          <w:szCs w:val="20"/>
        </w:rPr>
        <w:t>receiving a copy of a resolution of the board of directors of the Borrower, approving the signature and performance by it of this Agreement</w:t>
      </w:r>
      <w:r w:rsidRPr="00C60D39" w:rsidR="003D6346">
        <w:rPr>
          <w:rFonts w:cs="Arial"/>
          <w:bCs/>
          <w:sz w:val="20"/>
          <w:szCs w:val="20"/>
        </w:rPr>
        <w:t xml:space="preserve"> (which shall </w:t>
      </w:r>
      <w:r w:rsidRPr="00C60D39" w:rsidR="005A66BE">
        <w:rPr>
          <w:rFonts w:cs="Arial"/>
          <w:bCs/>
          <w:sz w:val="20"/>
          <w:szCs w:val="20"/>
        </w:rPr>
        <w:t>substantially be in the form of Annexure A hereto)</w:t>
      </w:r>
      <w:r w:rsidRPr="00C60D39">
        <w:rPr>
          <w:rFonts w:cs="Arial"/>
          <w:bCs/>
          <w:sz w:val="20"/>
          <w:szCs w:val="20"/>
        </w:rPr>
        <w:t>;</w:t>
      </w:r>
      <w:bookmarkEnd w:id="727"/>
      <w:r w:rsidRPr="00C60D39">
        <w:rPr>
          <w:rFonts w:cs="Arial"/>
          <w:bCs/>
          <w:sz w:val="20"/>
          <w:szCs w:val="20"/>
        </w:rPr>
        <w:t xml:space="preserve"> </w:t>
      </w:r>
    </w:p>
    <w:p w:rsidRPr="00C60D39" w:rsidR="00CA6C14" w:rsidRDefault="00CA6C14" w14:paraId="00EC9652" w14:textId="204C58DF">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5:53:00Z" w16du:dateUtc="2026-03-02T13:53:00Z" w:id="728">
          <w:pPr>
            <w:pStyle w:val="BowLevel3HeadingAltZ"/>
            <w:numPr>
              <w:ilvl w:val="2"/>
              <w:numId w:val="51"/>
            </w:numPr>
            <w:tabs>
              <w:tab w:val="clear" w:pos="1134"/>
            </w:tabs>
            <w:suppressAutoHyphens w:val="0"/>
            <w:spacing w:after="240"/>
            <w:ind w:left="720" w:hanging="720"/>
            <w:jc w:val="both"/>
          </w:pPr>
        </w:pPrChange>
      </w:pPr>
      <w:r w:rsidRPr="00C60D39">
        <w:rPr>
          <w:rFonts w:cs="Arial"/>
          <w:bCs/>
          <w:sz w:val="20"/>
          <w:szCs w:val="20"/>
        </w:rPr>
        <w:t>the Lender receiving a copy of a resolution of the board of directors of the Guarantor pursuant to section 45 and 46 of the Companies Act and its memorandum of incorporation, approving the signature and performance by it of the F</w:t>
      </w:r>
      <w:r w:rsidRPr="00C60D39" w:rsidR="00260E16">
        <w:rPr>
          <w:rFonts w:cs="Arial"/>
          <w:bCs/>
          <w:sz w:val="20"/>
          <w:szCs w:val="20"/>
        </w:rPr>
        <w:t>unding</w:t>
      </w:r>
      <w:r w:rsidRPr="00C60D39">
        <w:rPr>
          <w:rFonts w:cs="Arial"/>
          <w:bCs/>
          <w:sz w:val="20"/>
          <w:szCs w:val="20"/>
        </w:rPr>
        <w:t xml:space="preserve"> Documents to which it is party</w:t>
      </w:r>
      <w:r w:rsidRPr="00C60D39" w:rsidR="00117019">
        <w:rPr>
          <w:rFonts w:cs="Arial"/>
          <w:bCs/>
          <w:sz w:val="20"/>
          <w:szCs w:val="20"/>
        </w:rPr>
        <w:t xml:space="preserve"> (which shall substantially be in the form of Annexure B hereto);</w:t>
      </w:r>
      <w:r w:rsidRPr="00C60D39" w:rsidR="00260E16">
        <w:rPr>
          <w:rFonts w:cs="Arial"/>
          <w:bCs/>
          <w:sz w:val="20"/>
          <w:szCs w:val="20"/>
          <w:rPrChange w:author="Ayanda Monageng | Auto Fund" w:date="2026-03-02T15:53:00Z" w16du:dateUtc="2026-03-02T13:53:00Z" w:id="729">
            <w:rPr>
              <w:rFonts w:cs="Arial"/>
              <w:b/>
              <w:sz w:val="20"/>
              <w:szCs w:val="20"/>
              <w:highlight w:val="yellow"/>
            </w:rPr>
          </w:rPrChange>
        </w:rPr>
        <w:t xml:space="preserve"> [Drafting note: Retain if guarantee forms</w:t>
      </w:r>
      <w:r w:rsidRPr="00C60D39" w:rsidR="00E9497E">
        <w:rPr>
          <w:rFonts w:cs="Arial"/>
          <w:bCs/>
          <w:sz w:val="20"/>
          <w:szCs w:val="20"/>
          <w:rPrChange w:author="Ayanda Monageng | Auto Fund" w:date="2026-03-02T15:53:00Z" w16du:dateUtc="2026-03-02T13:53:00Z" w:id="730">
            <w:rPr>
              <w:rFonts w:cs="Arial"/>
              <w:b/>
              <w:sz w:val="20"/>
              <w:szCs w:val="20"/>
              <w:highlight w:val="yellow"/>
            </w:rPr>
          </w:rPrChange>
        </w:rPr>
        <w:t xml:space="preserve"> </w:t>
      </w:r>
      <w:r w:rsidRPr="00C60D39" w:rsidR="00260E16">
        <w:rPr>
          <w:rFonts w:cs="Arial"/>
          <w:bCs/>
          <w:sz w:val="20"/>
          <w:szCs w:val="20"/>
          <w:rPrChange w:author="Ayanda Monageng | Auto Fund" w:date="2026-03-02T15:53:00Z" w16du:dateUtc="2026-03-02T13:53:00Z" w:id="731">
            <w:rPr>
              <w:rFonts w:cs="Arial"/>
              <w:b/>
              <w:sz w:val="20"/>
              <w:szCs w:val="20"/>
              <w:highlight w:val="yellow"/>
            </w:rPr>
          </w:rPrChange>
        </w:rPr>
        <w:t>part of required security</w:t>
      </w:r>
      <w:r w:rsidRPr="00C60D39" w:rsidR="00E9497E">
        <w:rPr>
          <w:rFonts w:cs="Arial"/>
          <w:bCs/>
          <w:sz w:val="20"/>
          <w:szCs w:val="20"/>
          <w:rPrChange w:author="Ayanda Monageng | Auto Fund" w:date="2026-03-02T15:53:00Z" w16du:dateUtc="2026-03-02T13:53:00Z" w:id="732">
            <w:rPr>
              <w:rFonts w:cs="Arial"/>
              <w:b/>
              <w:sz w:val="20"/>
              <w:szCs w:val="20"/>
              <w:highlight w:val="yellow"/>
            </w:rPr>
          </w:rPrChange>
        </w:rPr>
        <w:t xml:space="preserve"> and the provider is a company</w:t>
      </w:r>
      <w:r w:rsidRPr="00C60D39" w:rsidR="00260E16">
        <w:rPr>
          <w:rFonts w:cs="Arial"/>
          <w:bCs/>
          <w:sz w:val="20"/>
          <w:szCs w:val="20"/>
          <w:rPrChange w:author="Ayanda Monageng | Auto Fund" w:date="2026-03-02T15:53:00Z" w16du:dateUtc="2026-03-02T13:53:00Z" w:id="733">
            <w:rPr>
              <w:rFonts w:cs="Arial"/>
              <w:b/>
              <w:sz w:val="20"/>
              <w:szCs w:val="20"/>
              <w:highlight w:val="yellow"/>
            </w:rPr>
          </w:rPrChange>
        </w:rPr>
        <w:t xml:space="preserve">. </w:t>
      </w:r>
      <w:r w:rsidRPr="00C60D39" w:rsidR="00E9497E">
        <w:rPr>
          <w:rFonts w:cs="Arial"/>
          <w:bCs/>
          <w:sz w:val="20"/>
          <w:szCs w:val="20"/>
          <w:rPrChange w:author="Ayanda Monageng | Auto Fund" w:date="2026-03-02T15:53:00Z" w16du:dateUtc="2026-03-02T13:53:00Z" w:id="734">
            <w:rPr>
              <w:rFonts w:cs="Arial"/>
              <w:b/>
              <w:sz w:val="20"/>
              <w:szCs w:val="20"/>
              <w:highlight w:val="yellow"/>
            </w:rPr>
          </w:rPrChange>
        </w:rPr>
        <w:t xml:space="preserve"> </w:t>
      </w:r>
      <w:r w:rsidRPr="00C60D39" w:rsidR="00260E16">
        <w:rPr>
          <w:rFonts w:cs="Arial"/>
          <w:bCs/>
          <w:sz w:val="20"/>
          <w:szCs w:val="20"/>
          <w:rPrChange w:author="Ayanda Monageng | Auto Fund" w:date="2026-03-02T15:53:00Z" w16du:dateUtc="2026-03-02T13:53:00Z" w:id="735">
            <w:rPr>
              <w:rFonts w:cs="Arial"/>
              <w:b/>
              <w:sz w:val="20"/>
              <w:szCs w:val="20"/>
              <w:highlight w:val="yellow"/>
            </w:rPr>
          </w:rPrChange>
        </w:rPr>
        <w:t>If not, delete</w:t>
      </w:r>
      <w:r w:rsidRPr="00C60D39" w:rsidR="00E9497E">
        <w:rPr>
          <w:rFonts w:cs="Arial"/>
          <w:bCs/>
          <w:sz w:val="20"/>
          <w:szCs w:val="20"/>
          <w:rPrChange w:author="Ayanda Monageng | Auto Fund" w:date="2026-03-02T15:53:00Z" w16du:dateUtc="2026-03-02T13:53:00Z" w:id="736">
            <w:rPr>
              <w:rFonts w:cs="Arial"/>
              <w:b/>
              <w:sz w:val="20"/>
              <w:szCs w:val="20"/>
              <w:highlight w:val="yellow"/>
            </w:rPr>
          </w:rPrChange>
        </w:rPr>
        <w:t xml:space="preserve"> and make necessary adjustments where necessary.</w:t>
      </w:r>
      <w:r w:rsidRPr="00C60D39" w:rsidR="00260E16">
        <w:rPr>
          <w:rFonts w:cs="Arial"/>
          <w:bCs/>
          <w:sz w:val="20"/>
          <w:szCs w:val="20"/>
          <w:rPrChange w:author="Ayanda Monageng | Auto Fund" w:date="2026-03-02T15:53:00Z" w16du:dateUtc="2026-03-02T13:53:00Z" w:id="737">
            <w:rPr>
              <w:rFonts w:cs="Arial"/>
              <w:b/>
              <w:sz w:val="20"/>
              <w:szCs w:val="20"/>
              <w:highlight w:val="yellow"/>
            </w:rPr>
          </w:rPrChange>
        </w:rPr>
        <w:t>]</w:t>
      </w:r>
    </w:p>
    <w:p w:rsidRPr="00C60D39" w:rsidR="004A05A5" w:rsidRDefault="004A05A5" w14:paraId="066011F1" w14:textId="2C99B89E">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5:53:00Z" w16du:dateUtc="2026-03-02T13:53:00Z" w:id="738">
          <w:pPr>
            <w:pStyle w:val="BowLevel3HeadingAltZ"/>
            <w:numPr>
              <w:ilvl w:val="2"/>
              <w:numId w:val="51"/>
            </w:numPr>
            <w:tabs>
              <w:tab w:val="clear" w:pos="1134"/>
            </w:tabs>
            <w:suppressAutoHyphens w:val="0"/>
            <w:spacing w:after="240"/>
            <w:ind w:left="720" w:hanging="720"/>
            <w:jc w:val="both"/>
          </w:pPr>
        </w:pPrChange>
      </w:pPr>
      <w:r w:rsidRPr="00C60D39">
        <w:rPr>
          <w:rFonts w:cs="Arial"/>
          <w:bCs/>
          <w:sz w:val="20"/>
          <w:szCs w:val="20"/>
        </w:rPr>
        <w:t>the Lender receiving a copy of a resolution of the shareholders of the Guarantor pursuant to section 45 of the Companies Act, approving the signature and performance by it of the Finance Documents to which it is party;</w:t>
      </w:r>
      <w:r w:rsidRPr="00C60D39" w:rsidR="00D10506">
        <w:rPr>
          <w:rFonts w:cs="Arial"/>
          <w:bCs/>
          <w:sz w:val="20"/>
          <w:szCs w:val="20"/>
          <w:rPrChange w:author="Ayanda Monageng | Auto Fund" w:date="2026-03-02T15:53:00Z" w16du:dateUtc="2026-03-02T13:53:00Z" w:id="739">
            <w:rPr>
              <w:rFonts w:cs="Arial"/>
              <w:b/>
              <w:sz w:val="20"/>
              <w:szCs w:val="20"/>
              <w:highlight w:val="yellow"/>
            </w:rPr>
          </w:rPrChange>
        </w:rPr>
        <w:t xml:space="preserve"> [Drafting note: Retain if guarantee forms part of required security and the provider is a company.  If not, delete and make necessary adjustments where necessary.]</w:t>
      </w:r>
    </w:p>
    <w:p w:rsidRPr="00C60D39" w:rsidR="000565AA" w:rsidRDefault="0006612D" w14:paraId="016593A9" w14:textId="0E128F5A">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5:53:00Z" w16du:dateUtc="2026-03-02T13:53:00Z" w:id="740">
          <w:pPr>
            <w:pStyle w:val="BowLevel3HeadingAltZ"/>
            <w:numPr>
              <w:ilvl w:val="2"/>
              <w:numId w:val="51"/>
            </w:numPr>
            <w:tabs>
              <w:tab w:val="clear" w:pos="1134"/>
            </w:tabs>
            <w:suppressAutoHyphens w:val="0"/>
            <w:spacing w:after="240"/>
            <w:ind w:left="720" w:hanging="720"/>
            <w:jc w:val="both"/>
          </w:pPr>
        </w:pPrChange>
      </w:pPr>
      <w:r w:rsidRPr="00C60D39">
        <w:rPr>
          <w:rFonts w:cs="Arial"/>
          <w:bCs/>
          <w:sz w:val="20"/>
          <w:szCs w:val="20"/>
        </w:rPr>
        <w:t>the Lender receiving a signed</w:t>
      </w:r>
      <w:r w:rsidRPr="00C60D39" w:rsidR="00577333">
        <w:rPr>
          <w:rFonts w:cs="Arial"/>
          <w:bCs/>
          <w:sz w:val="20"/>
          <w:szCs w:val="20"/>
        </w:rPr>
        <w:t xml:space="preserve"> </w:t>
      </w:r>
      <w:r w:rsidRPr="00C60D39">
        <w:rPr>
          <w:rFonts w:cs="Arial"/>
          <w:bCs/>
          <w:sz w:val="20"/>
          <w:szCs w:val="20"/>
        </w:rPr>
        <w:t xml:space="preserve">Ford </w:t>
      </w:r>
      <w:r w:rsidRPr="00C60D39" w:rsidR="00205FC8">
        <w:rPr>
          <w:rFonts w:cs="Arial"/>
          <w:bCs/>
          <w:sz w:val="20"/>
          <w:szCs w:val="20"/>
        </w:rPr>
        <w:t>Support</w:t>
      </w:r>
      <w:r w:rsidRPr="00C60D39">
        <w:rPr>
          <w:rFonts w:cs="Arial"/>
          <w:bCs/>
          <w:sz w:val="20"/>
          <w:szCs w:val="20"/>
        </w:rPr>
        <w:t xml:space="preserve"> Letter</w:t>
      </w:r>
      <w:r w:rsidRPr="00C60D39" w:rsidR="00577333">
        <w:rPr>
          <w:rFonts w:cs="Arial"/>
          <w:bCs/>
          <w:sz w:val="20"/>
          <w:szCs w:val="20"/>
        </w:rPr>
        <w:t xml:space="preserve"> (ie on its</w:t>
      </w:r>
      <w:r w:rsidRPr="00C60D39">
        <w:rPr>
          <w:rFonts w:cs="Arial"/>
          <w:bCs/>
          <w:sz w:val="20"/>
          <w:szCs w:val="20"/>
        </w:rPr>
        <w:t xml:space="preserve"> </w:t>
      </w:r>
      <w:r w:rsidRPr="00C60D39" w:rsidR="00577333">
        <w:rPr>
          <w:rFonts w:cs="Arial"/>
          <w:bCs/>
          <w:sz w:val="20"/>
          <w:szCs w:val="20"/>
        </w:rPr>
        <w:t>letterhead) addressed to</w:t>
      </w:r>
      <w:r w:rsidRPr="00C60D39" w:rsidR="005E5E35">
        <w:rPr>
          <w:rFonts w:cs="Arial"/>
          <w:bCs/>
          <w:sz w:val="20"/>
          <w:szCs w:val="20"/>
        </w:rPr>
        <w:t xml:space="preserve"> </w:t>
      </w:r>
      <w:r w:rsidRPr="00C60D39" w:rsidR="00577333">
        <w:rPr>
          <w:rFonts w:cs="Arial"/>
          <w:bCs/>
          <w:sz w:val="20"/>
          <w:szCs w:val="20"/>
        </w:rPr>
        <w:t xml:space="preserve">the </w:t>
      </w:r>
      <w:r w:rsidRPr="00C60D39" w:rsidR="00020A40">
        <w:rPr>
          <w:rFonts w:cs="Arial"/>
          <w:bCs/>
          <w:sz w:val="20"/>
          <w:szCs w:val="20"/>
        </w:rPr>
        <w:t>Lender</w:t>
      </w:r>
      <w:r w:rsidRPr="00C60D39">
        <w:rPr>
          <w:rFonts w:cs="Arial"/>
          <w:bCs/>
          <w:sz w:val="20"/>
          <w:szCs w:val="20"/>
        </w:rPr>
        <w:t xml:space="preserve"> and</w:t>
      </w:r>
      <w:r w:rsidRPr="00C60D39" w:rsidR="005E5E35">
        <w:rPr>
          <w:rFonts w:cs="Arial"/>
          <w:bCs/>
          <w:sz w:val="20"/>
          <w:szCs w:val="20"/>
        </w:rPr>
        <w:t>/or</w:t>
      </w:r>
      <w:r w:rsidRPr="00C60D39">
        <w:rPr>
          <w:rFonts w:cs="Arial"/>
          <w:bCs/>
          <w:sz w:val="20"/>
          <w:szCs w:val="20"/>
        </w:rPr>
        <w:t xml:space="preserve"> the Borrower</w:t>
      </w:r>
      <w:r w:rsidRPr="00C60D39" w:rsidR="00D4269E">
        <w:rPr>
          <w:rFonts w:cs="Arial"/>
          <w:bCs/>
          <w:sz w:val="20"/>
          <w:szCs w:val="20"/>
        </w:rPr>
        <w:t>;</w:t>
      </w:r>
      <w:r w:rsidRPr="00C60D39" w:rsidR="00E24DD6">
        <w:rPr>
          <w:rFonts w:cs="Arial"/>
          <w:bCs/>
          <w:sz w:val="20"/>
          <w:szCs w:val="20"/>
          <w:rPrChange w:author="Ayanda Monageng | Auto Fund" w:date="2026-03-02T15:53:00Z" w16du:dateUtc="2026-03-02T13:53:00Z" w:id="741">
            <w:rPr>
              <w:rFonts w:cs="Arial"/>
              <w:b/>
              <w:sz w:val="20"/>
              <w:szCs w:val="20"/>
              <w:highlight w:val="yellow"/>
            </w:rPr>
          </w:rPrChange>
        </w:rPr>
        <w:t xml:space="preserve"> [Drafting note: if market access is based on an OEM contract, please make necessary adjustments where necessary ie see comment on clause </w:t>
      </w:r>
      <w:r w:rsidRPr="00C60D39" w:rsidR="00E24DD6">
        <w:rPr>
          <w:rFonts w:cs="Arial"/>
          <w:bCs/>
          <w:sz w:val="20"/>
          <w:szCs w:val="20"/>
          <w:rPrChange w:author="Ayanda Monageng | Auto Fund" w:date="2026-03-02T15:53:00Z" w16du:dateUtc="2026-03-02T13:53:00Z" w:id="742">
            <w:rPr>
              <w:rFonts w:cs="Arial"/>
              <w:b/>
              <w:sz w:val="20"/>
              <w:szCs w:val="20"/>
              <w:highlight w:val="yellow"/>
            </w:rPr>
          </w:rPrChange>
        </w:rPr>
        <w:fldChar w:fldCharType="begin"/>
      </w:r>
      <w:r w:rsidRPr="00C60D39" w:rsidR="00E24DD6">
        <w:rPr>
          <w:rFonts w:cs="Arial"/>
          <w:bCs/>
          <w:sz w:val="20"/>
          <w:szCs w:val="20"/>
          <w:rPrChange w:author="Ayanda Monageng | Auto Fund" w:date="2026-03-02T15:53:00Z" w16du:dateUtc="2026-03-02T13:53:00Z" w:id="743">
            <w:rPr>
              <w:rFonts w:cs="Arial"/>
              <w:b/>
              <w:sz w:val="20"/>
              <w:szCs w:val="20"/>
              <w:highlight w:val="yellow"/>
            </w:rPr>
          </w:rPrChange>
        </w:rPr>
        <w:instrText xml:space="preserve"> REF _Ref128399630 \r \h </w:instrText>
      </w:r>
      <w:r w:rsidRPr="00C60D39" w:rsidR="00C60D39">
        <w:rPr>
          <w:rFonts w:cs="Arial"/>
          <w:bCs/>
          <w:sz w:val="20"/>
          <w:szCs w:val="20"/>
          <w:rPrChange w:author="Ayanda Monageng | Auto Fund" w:date="2026-03-02T15:53:00Z" w16du:dateUtc="2026-03-02T13:53:00Z" w:id="744">
            <w:rPr>
              <w:rFonts w:cs="Arial"/>
              <w:b/>
              <w:sz w:val="20"/>
              <w:szCs w:val="20"/>
            </w:rPr>
          </w:rPrChange>
        </w:rPr>
        <w:instrText xml:space="preserve"> \* MERGEFORMAT </w:instrText>
      </w:r>
      <w:r w:rsidRPr="00C52154" w:rsidR="00E24DD6">
        <w:rPr>
          <w:rFonts w:cs="Arial"/>
          <w:bCs/>
          <w:sz w:val="20"/>
          <w:szCs w:val="20"/>
        </w:rPr>
      </w:r>
      <w:r w:rsidRPr="00C60D39" w:rsidR="00E24DD6">
        <w:rPr>
          <w:rFonts w:cs="Arial"/>
          <w:bCs/>
          <w:sz w:val="20"/>
          <w:szCs w:val="20"/>
          <w:rPrChange w:author="Ayanda Monageng | Auto Fund" w:date="2026-03-02T15:53:00Z" w16du:dateUtc="2026-03-02T13:53:00Z" w:id="745">
            <w:rPr>
              <w:rFonts w:cs="Arial"/>
              <w:b/>
              <w:sz w:val="20"/>
              <w:szCs w:val="20"/>
              <w:highlight w:val="yellow"/>
            </w:rPr>
          </w:rPrChange>
        </w:rPr>
        <w:fldChar w:fldCharType="separate"/>
      </w:r>
      <w:r w:rsidRPr="00C60D39" w:rsidR="00E24DD6">
        <w:rPr>
          <w:rFonts w:cs="Arial"/>
          <w:bCs/>
          <w:sz w:val="20"/>
          <w:szCs w:val="20"/>
          <w:rPrChange w:author="Ayanda Monageng | Auto Fund" w:date="2026-03-02T15:53:00Z" w16du:dateUtc="2026-03-02T13:53:00Z" w:id="746">
            <w:rPr>
              <w:rFonts w:cs="Arial"/>
              <w:b/>
              <w:sz w:val="20"/>
              <w:szCs w:val="20"/>
              <w:highlight w:val="yellow"/>
            </w:rPr>
          </w:rPrChange>
        </w:rPr>
        <w:t>1.2.23</w:t>
      </w:r>
      <w:r w:rsidRPr="00C60D39" w:rsidR="00E24DD6">
        <w:rPr>
          <w:rFonts w:cs="Arial"/>
          <w:bCs/>
          <w:sz w:val="20"/>
          <w:szCs w:val="20"/>
          <w:rPrChange w:author="Ayanda Monageng | Auto Fund" w:date="2026-03-02T15:53:00Z" w16du:dateUtc="2026-03-02T13:53:00Z" w:id="747">
            <w:rPr>
              <w:rFonts w:cs="Arial"/>
              <w:b/>
              <w:sz w:val="20"/>
              <w:szCs w:val="20"/>
              <w:highlight w:val="yellow"/>
            </w:rPr>
          </w:rPrChange>
        </w:rPr>
        <w:fldChar w:fldCharType="end"/>
      </w:r>
      <w:r w:rsidRPr="00C60D39" w:rsidR="00E24DD6">
        <w:rPr>
          <w:rFonts w:cs="Arial"/>
          <w:bCs/>
          <w:sz w:val="20"/>
          <w:szCs w:val="20"/>
          <w:rPrChange w:author="Ayanda Monageng | Auto Fund" w:date="2026-03-02T15:53:00Z" w16du:dateUtc="2026-03-02T13:53:00Z" w:id="748">
            <w:rPr>
              <w:rFonts w:cs="Arial"/>
              <w:b/>
              <w:sz w:val="20"/>
              <w:szCs w:val="20"/>
              <w:highlight w:val="yellow"/>
            </w:rPr>
          </w:rPrChange>
        </w:rPr>
        <w:t xml:space="preserve"> above.]</w:t>
      </w:r>
    </w:p>
    <w:p w:rsidRPr="00C60D39" w:rsidR="005F269F" w:rsidRDefault="005F269F" w14:paraId="6B8EEFF4" w14:textId="4FD20919">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5:53:00Z" w16du:dateUtc="2026-03-02T13:53:00Z" w:id="749">
          <w:pPr>
            <w:pStyle w:val="BowLevel3HeadingAltZ"/>
            <w:numPr>
              <w:ilvl w:val="2"/>
              <w:numId w:val="51"/>
            </w:numPr>
            <w:tabs>
              <w:tab w:val="clear" w:pos="1134"/>
            </w:tabs>
            <w:suppressAutoHyphens w:val="0"/>
            <w:spacing w:after="240"/>
            <w:ind w:left="720" w:hanging="720"/>
            <w:jc w:val="both"/>
          </w:pPr>
        </w:pPrChange>
      </w:pPr>
      <w:r w:rsidRPr="00C60D39">
        <w:rPr>
          <w:rFonts w:cs="Arial"/>
          <w:bCs/>
          <w:sz w:val="20"/>
          <w:szCs w:val="20"/>
        </w:rPr>
        <w:t xml:space="preserve">the Borrower shall provide proof that it has opened the Designated Bank Account with Absa on such terms as are satisfactory and acceptable to the Lender and having regard to the provisions of clause </w:t>
      </w:r>
      <w:r w:rsidRPr="00C60D39" w:rsidR="007C7C5E">
        <w:rPr>
          <w:rFonts w:cs="Arial"/>
          <w:bCs/>
          <w:sz w:val="20"/>
          <w:szCs w:val="20"/>
        </w:rPr>
        <w:fldChar w:fldCharType="begin"/>
      </w:r>
      <w:r w:rsidRPr="00C60D39" w:rsidR="007C7C5E">
        <w:rPr>
          <w:rFonts w:cs="Arial"/>
          <w:bCs/>
          <w:sz w:val="20"/>
          <w:szCs w:val="20"/>
        </w:rPr>
        <w:instrText xml:space="preserve"> REF _Ref361243613 \r \h  \* MERGEFORMAT </w:instrText>
      </w:r>
      <w:r w:rsidRPr="00C60D39" w:rsidR="007C7C5E">
        <w:rPr>
          <w:rFonts w:cs="Arial"/>
          <w:bCs/>
          <w:sz w:val="20"/>
          <w:szCs w:val="20"/>
        </w:rPr>
      </w:r>
      <w:r w:rsidRPr="00C60D39" w:rsidR="007C7C5E">
        <w:rPr>
          <w:rFonts w:cs="Arial"/>
          <w:bCs/>
          <w:sz w:val="20"/>
          <w:szCs w:val="20"/>
        </w:rPr>
        <w:fldChar w:fldCharType="separate"/>
      </w:r>
      <w:r w:rsidRPr="00C60D39" w:rsidR="003C08A9">
        <w:rPr>
          <w:rFonts w:cs="Arial"/>
          <w:bCs/>
          <w:sz w:val="20"/>
          <w:szCs w:val="20"/>
        </w:rPr>
        <w:t>6</w:t>
      </w:r>
      <w:r w:rsidRPr="00C60D39" w:rsidR="007C7C5E">
        <w:rPr>
          <w:rFonts w:cs="Arial"/>
          <w:bCs/>
          <w:sz w:val="20"/>
          <w:szCs w:val="20"/>
        </w:rPr>
        <w:fldChar w:fldCharType="end"/>
      </w:r>
      <w:r w:rsidRPr="00C60D39" w:rsidR="007C7C5E">
        <w:rPr>
          <w:rFonts w:cs="Arial"/>
          <w:bCs/>
          <w:sz w:val="20"/>
          <w:szCs w:val="20"/>
        </w:rPr>
        <w:t xml:space="preserve"> </w:t>
      </w:r>
      <w:r w:rsidRPr="00C60D39">
        <w:rPr>
          <w:rFonts w:cs="Arial"/>
          <w:bCs/>
          <w:sz w:val="20"/>
          <w:szCs w:val="20"/>
        </w:rPr>
        <w:t>below;</w:t>
      </w:r>
      <w:r w:rsidRPr="00C60D39" w:rsidR="0070759B">
        <w:rPr>
          <w:rFonts w:cs="Arial"/>
          <w:bCs/>
          <w:sz w:val="20"/>
          <w:szCs w:val="20"/>
        </w:rPr>
        <w:t xml:space="preserve"> </w:t>
      </w:r>
    </w:p>
    <w:p w:rsidRPr="00C60D39" w:rsidR="00C24D12" w:rsidRDefault="00C24D12" w14:paraId="19F00D3E" w14:textId="5D521601">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5:53:00Z" w16du:dateUtc="2026-03-02T13:53:00Z" w:id="750">
          <w:pPr>
            <w:pStyle w:val="BowLevel3HeadingAltZ"/>
            <w:numPr>
              <w:ilvl w:val="2"/>
              <w:numId w:val="51"/>
            </w:numPr>
            <w:tabs>
              <w:tab w:val="clear" w:pos="1134"/>
            </w:tabs>
            <w:suppressAutoHyphens w:val="0"/>
            <w:spacing w:after="240"/>
            <w:ind w:left="720" w:hanging="720"/>
            <w:jc w:val="both"/>
          </w:pPr>
        </w:pPrChange>
      </w:pPr>
      <w:r w:rsidRPr="00C60D39">
        <w:rPr>
          <w:rFonts w:cs="Arial"/>
          <w:bCs/>
          <w:sz w:val="20"/>
          <w:szCs w:val="20"/>
        </w:rPr>
        <w:t xml:space="preserve">a signed original of the Deed of Cession of Book Debts referred to in clause </w:t>
      </w:r>
      <w:r w:rsidRPr="00C60D39" w:rsidR="00592005">
        <w:rPr>
          <w:rFonts w:cs="Arial"/>
          <w:bCs/>
          <w:sz w:val="20"/>
          <w:szCs w:val="20"/>
          <w:rPrChange w:author="Ayanda Monageng | Auto Fund" w:date="2026-03-02T15:53:00Z" w16du:dateUtc="2026-03-02T13:53:00Z" w:id="751">
            <w:rPr>
              <w:rFonts w:cs="Arial"/>
              <w:bCs/>
              <w:sz w:val="20"/>
              <w:szCs w:val="20"/>
              <w:highlight w:val="yellow"/>
            </w:rPr>
          </w:rPrChange>
        </w:rPr>
        <w:fldChar w:fldCharType="begin"/>
      </w:r>
      <w:r w:rsidRPr="00C60D39" w:rsidR="00592005">
        <w:rPr>
          <w:rFonts w:cs="Arial"/>
          <w:bCs/>
          <w:sz w:val="20"/>
          <w:szCs w:val="20"/>
        </w:rPr>
        <w:instrText xml:space="preserve"> REF _Ref74226175 \n \h </w:instrText>
      </w:r>
      <w:r w:rsidRPr="00C60D39" w:rsidR="00ED5566">
        <w:rPr>
          <w:rFonts w:cs="Arial"/>
          <w:bCs/>
          <w:sz w:val="20"/>
          <w:szCs w:val="20"/>
          <w:rPrChange w:author="Ayanda Monageng | Auto Fund" w:date="2026-03-02T15:53:00Z" w16du:dateUtc="2026-03-02T13:53:00Z" w:id="752">
            <w:rPr>
              <w:rFonts w:cs="Arial"/>
              <w:bCs/>
              <w:sz w:val="20"/>
              <w:szCs w:val="20"/>
              <w:highlight w:val="yellow"/>
            </w:rPr>
          </w:rPrChange>
        </w:rPr>
        <w:instrText xml:space="preserve"> \* MERGEFORMAT </w:instrText>
      </w:r>
      <w:r w:rsidRPr="00C52154" w:rsidR="00592005">
        <w:rPr>
          <w:rFonts w:cs="Arial"/>
          <w:bCs/>
          <w:sz w:val="20"/>
          <w:szCs w:val="20"/>
        </w:rPr>
      </w:r>
      <w:r w:rsidRPr="00C60D39" w:rsidR="00592005">
        <w:rPr>
          <w:rFonts w:cs="Arial"/>
          <w:bCs/>
          <w:sz w:val="20"/>
          <w:szCs w:val="20"/>
          <w:rPrChange w:author="Ayanda Monageng | Auto Fund" w:date="2026-03-02T15:53:00Z" w16du:dateUtc="2026-03-02T13:53:00Z" w:id="753">
            <w:rPr>
              <w:rFonts w:cs="Arial"/>
              <w:bCs/>
              <w:sz w:val="20"/>
              <w:szCs w:val="20"/>
              <w:highlight w:val="yellow"/>
            </w:rPr>
          </w:rPrChange>
        </w:rPr>
        <w:fldChar w:fldCharType="separate"/>
      </w:r>
      <w:r w:rsidRPr="00C60D39" w:rsidR="003C08A9">
        <w:rPr>
          <w:rFonts w:cs="Arial"/>
          <w:bCs/>
          <w:sz w:val="20"/>
          <w:szCs w:val="20"/>
        </w:rPr>
        <w:t>8.1.1</w:t>
      </w:r>
      <w:r w:rsidRPr="00C60D39" w:rsidR="00592005">
        <w:rPr>
          <w:rFonts w:cs="Arial"/>
          <w:bCs/>
          <w:sz w:val="20"/>
          <w:szCs w:val="20"/>
          <w:rPrChange w:author="Ayanda Monageng | Auto Fund" w:date="2026-03-02T15:53:00Z" w16du:dateUtc="2026-03-02T13:53:00Z" w:id="754">
            <w:rPr>
              <w:rFonts w:cs="Arial"/>
              <w:bCs/>
              <w:sz w:val="20"/>
              <w:szCs w:val="20"/>
              <w:highlight w:val="yellow"/>
            </w:rPr>
          </w:rPrChange>
        </w:rPr>
        <w:fldChar w:fldCharType="end"/>
      </w:r>
      <w:r w:rsidRPr="00C60D39">
        <w:rPr>
          <w:rFonts w:cs="Arial"/>
          <w:bCs/>
          <w:sz w:val="20"/>
          <w:szCs w:val="20"/>
        </w:rPr>
        <w:t xml:space="preserve">, being delivered to the Lender; </w:t>
      </w:r>
    </w:p>
    <w:p w:rsidRPr="00C60D39" w:rsidR="00530A49" w:rsidRDefault="00530A49" w14:paraId="3EBBEF21" w14:textId="28E04726">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5:53:00Z" w16du:dateUtc="2026-03-02T13:53:00Z" w:id="755">
          <w:pPr>
            <w:pStyle w:val="BowLevel3HeadingAltZ"/>
            <w:numPr>
              <w:ilvl w:val="2"/>
              <w:numId w:val="51"/>
            </w:numPr>
            <w:tabs>
              <w:tab w:val="clear" w:pos="1134"/>
            </w:tabs>
            <w:suppressAutoHyphens w:val="0"/>
            <w:spacing w:after="240"/>
            <w:ind w:left="720" w:hanging="720"/>
            <w:jc w:val="both"/>
          </w:pPr>
        </w:pPrChange>
      </w:pPr>
      <w:r w:rsidRPr="00C60D39">
        <w:rPr>
          <w:rFonts w:cs="Arial"/>
          <w:bCs/>
          <w:sz w:val="20"/>
          <w:szCs w:val="20"/>
        </w:rPr>
        <w:t xml:space="preserve">a signed original of the Deed of Pledge referred to in clause </w:t>
      </w:r>
      <w:r w:rsidRPr="00C60D39">
        <w:rPr>
          <w:rFonts w:cs="Arial"/>
          <w:bCs/>
          <w:sz w:val="20"/>
          <w:szCs w:val="20"/>
        </w:rPr>
        <w:fldChar w:fldCharType="begin"/>
      </w:r>
      <w:r w:rsidRPr="00C60D39">
        <w:rPr>
          <w:rFonts w:cs="Arial"/>
          <w:bCs/>
          <w:sz w:val="20"/>
          <w:szCs w:val="20"/>
        </w:rPr>
        <w:instrText xml:space="preserve"> REF _Ref82165975 \r \h </w:instrText>
      </w:r>
      <w:r w:rsidRPr="00C60D39" w:rsidR="00A63771">
        <w:rPr>
          <w:rFonts w:cs="Arial"/>
          <w:bCs/>
          <w:sz w:val="20"/>
          <w:szCs w:val="20"/>
        </w:rPr>
        <w:instrText xml:space="preserve"> \* MERGEFORMAT </w:instrText>
      </w:r>
      <w:r w:rsidRPr="00C60D39">
        <w:rPr>
          <w:rFonts w:cs="Arial"/>
          <w:bCs/>
          <w:sz w:val="20"/>
          <w:szCs w:val="20"/>
        </w:rPr>
      </w:r>
      <w:r w:rsidRPr="00C60D39">
        <w:rPr>
          <w:rFonts w:cs="Arial"/>
          <w:bCs/>
          <w:sz w:val="20"/>
          <w:szCs w:val="20"/>
        </w:rPr>
        <w:fldChar w:fldCharType="separate"/>
      </w:r>
      <w:r w:rsidRPr="00C60D39" w:rsidR="003C08A9">
        <w:rPr>
          <w:rFonts w:cs="Arial"/>
          <w:bCs/>
          <w:sz w:val="20"/>
          <w:szCs w:val="20"/>
        </w:rPr>
        <w:t>8.1.2</w:t>
      </w:r>
      <w:r w:rsidRPr="00C60D39">
        <w:rPr>
          <w:rFonts w:cs="Arial"/>
          <w:bCs/>
          <w:sz w:val="20"/>
          <w:szCs w:val="20"/>
        </w:rPr>
        <w:fldChar w:fldCharType="end"/>
      </w:r>
      <w:r w:rsidRPr="00C60D39">
        <w:rPr>
          <w:rFonts w:cs="Arial"/>
          <w:bCs/>
          <w:sz w:val="20"/>
          <w:szCs w:val="20"/>
        </w:rPr>
        <w:t xml:space="preserve">, being delivered to the Lender; </w:t>
      </w:r>
    </w:p>
    <w:p w:rsidRPr="00C60D39" w:rsidR="007474DB" w:rsidRDefault="007474DB" w14:paraId="7DA7B42A" w14:textId="296FFC33">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5:53:00Z" w16du:dateUtc="2026-03-02T13:53:00Z" w:id="756">
          <w:pPr>
            <w:pStyle w:val="BowLevel3HeadingAltZ"/>
            <w:numPr>
              <w:ilvl w:val="2"/>
              <w:numId w:val="51"/>
            </w:numPr>
            <w:tabs>
              <w:tab w:val="clear" w:pos="1134"/>
            </w:tabs>
            <w:suppressAutoHyphens w:val="0"/>
            <w:spacing w:after="240"/>
            <w:ind w:left="720" w:hanging="720"/>
            <w:jc w:val="both"/>
          </w:pPr>
        </w:pPrChange>
      </w:pPr>
      <w:r w:rsidRPr="00C60D39">
        <w:rPr>
          <w:rFonts w:cs="Arial"/>
          <w:bCs/>
          <w:sz w:val="20"/>
          <w:szCs w:val="20"/>
        </w:rPr>
        <w:t>the Borrower signing an original of the Power of Attorney and furnishing the</w:t>
      </w:r>
      <w:r w:rsidRPr="00C60D39" w:rsidR="00E01EEA">
        <w:rPr>
          <w:rFonts w:cs="Arial"/>
          <w:bCs/>
          <w:sz w:val="20"/>
          <w:szCs w:val="20"/>
        </w:rPr>
        <w:t xml:space="preserve"> </w:t>
      </w:r>
      <w:r w:rsidRPr="00C60D39">
        <w:rPr>
          <w:rFonts w:cs="Arial"/>
          <w:bCs/>
          <w:sz w:val="20"/>
          <w:szCs w:val="20"/>
        </w:rPr>
        <w:t>Lender with a</w:t>
      </w:r>
      <w:r w:rsidRPr="00C60D39" w:rsidR="00C8501B">
        <w:rPr>
          <w:rFonts w:cs="Arial"/>
          <w:bCs/>
          <w:sz w:val="20"/>
          <w:szCs w:val="20"/>
        </w:rPr>
        <w:t>n original</w:t>
      </w:r>
      <w:r w:rsidRPr="00C60D39">
        <w:rPr>
          <w:rFonts w:cs="Arial"/>
          <w:bCs/>
          <w:sz w:val="20"/>
          <w:szCs w:val="20"/>
        </w:rPr>
        <w:t xml:space="preserve"> copy thereof, </w:t>
      </w:r>
      <w:r w:rsidRPr="00C60D39" w:rsidR="0066378A">
        <w:rPr>
          <w:rFonts w:cs="Arial"/>
          <w:bCs/>
          <w:sz w:val="20"/>
          <w:szCs w:val="20"/>
        </w:rPr>
        <w:t xml:space="preserve">in terms of which the Borrower irrevocably </w:t>
      </w:r>
      <w:r w:rsidRPr="00C60D39">
        <w:rPr>
          <w:rFonts w:cs="Arial"/>
          <w:bCs/>
          <w:sz w:val="20"/>
          <w:szCs w:val="20"/>
        </w:rPr>
        <w:t>authoris</w:t>
      </w:r>
      <w:r w:rsidRPr="00C60D39" w:rsidR="0066378A">
        <w:rPr>
          <w:rFonts w:cs="Arial"/>
          <w:bCs/>
          <w:sz w:val="20"/>
          <w:szCs w:val="20"/>
        </w:rPr>
        <w:t>es the Lender to</w:t>
      </w:r>
      <w:r w:rsidRPr="00C60D39">
        <w:rPr>
          <w:rFonts w:cs="Arial"/>
          <w:bCs/>
          <w:sz w:val="20"/>
          <w:szCs w:val="20"/>
        </w:rPr>
        <w:t xml:space="preserve"> instruct</w:t>
      </w:r>
      <w:r w:rsidRPr="00C60D39" w:rsidR="0066378A">
        <w:rPr>
          <w:rFonts w:cs="Arial"/>
          <w:bCs/>
          <w:sz w:val="20"/>
          <w:szCs w:val="20"/>
        </w:rPr>
        <w:t xml:space="preserve"> its A</w:t>
      </w:r>
      <w:r w:rsidRPr="00C60D39" w:rsidR="006E4AEE">
        <w:rPr>
          <w:rFonts w:cs="Arial"/>
          <w:bCs/>
          <w:sz w:val="20"/>
          <w:szCs w:val="20"/>
        </w:rPr>
        <w:t>ttorneys</w:t>
      </w:r>
      <w:r w:rsidRPr="00C60D39">
        <w:rPr>
          <w:rFonts w:cs="Arial"/>
          <w:bCs/>
          <w:sz w:val="20"/>
          <w:szCs w:val="20"/>
        </w:rPr>
        <w:t xml:space="preserve"> to register the General Notarial Bond over the Assets of the Borrower, as covering security for all amounts owing by the Borrower to the Lender in terms of this Agreement;</w:t>
      </w:r>
    </w:p>
    <w:p w:rsidRPr="00C60D39" w:rsidR="00B232E4" w:rsidRDefault="00577333" w14:paraId="7C446346" w14:textId="255E2A5F">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5:53:00Z" w16du:dateUtc="2026-03-02T13:53:00Z" w:id="757">
          <w:pPr>
            <w:pStyle w:val="BowLevel3HeadingAltZ"/>
            <w:numPr>
              <w:ilvl w:val="2"/>
              <w:numId w:val="51"/>
            </w:numPr>
            <w:tabs>
              <w:tab w:val="clear" w:pos="1134"/>
            </w:tabs>
            <w:suppressAutoHyphens w:val="0"/>
            <w:spacing w:after="240"/>
            <w:ind w:left="720" w:hanging="720"/>
            <w:jc w:val="both"/>
          </w:pPr>
        </w:pPrChange>
      </w:pPr>
      <w:r w:rsidRPr="00C60D39">
        <w:rPr>
          <w:rFonts w:cs="Arial"/>
          <w:bCs/>
          <w:sz w:val="20"/>
          <w:szCs w:val="20"/>
        </w:rPr>
        <w:t>a</w:t>
      </w:r>
      <w:r w:rsidRPr="00C60D39" w:rsidR="00B232E4">
        <w:rPr>
          <w:rFonts w:cs="Arial"/>
          <w:bCs/>
          <w:sz w:val="20"/>
          <w:szCs w:val="20"/>
        </w:rPr>
        <w:t xml:space="preserve"> </w:t>
      </w:r>
      <w:r w:rsidRPr="00C60D39" w:rsidR="00FC56FC">
        <w:rPr>
          <w:rFonts w:cs="Arial"/>
          <w:bCs/>
          <w:sz w:val="20"/>
          <w:szCs w:val="20"/>
        </w:rPr>
        <w:t>letter</w:t>
      </w:r>
      <w:r w:rsidRPr="00C60D39" w:rsidR="00B232E4">
        <w:rPr>
          <w:rFonts w:cs="Arial"/>
          <w:bCs/>
          <w:sz w:val="20"/>
          <w:szCs w:val="20"/>
        </w:rPr>
        <w:t xml:space="preserve"> signed by 2 (two) directors of the Borrower </w:t>
      </w:r>
      <w:r w:rsidRPr="00C60D39" w:rsidR="004A17FF">
        <w:rPr>
          <w:rFonts w:cs="Arial"/>
          <w:bCs/>
          <w:sz w:val="20"/>
          <w:szCs w:val="20"/>
        </w:rPr>
        <w:t xml:space="preserve">(ie </w:t>
      </w:r>
      <w:r w:rsidRPr="00C60D39" w:rsidR="00FC56FC">
        <w:rPr>
          <w:rFonts w:cs="Arial"/>
          <w:bCs/>
          <w:sz w:val="20"/>
          <w:szCs w:val="20"/>
        </w:rPr>
        <w:t xml:space="preserve">on its </w:t>
      </w:r>
      <w:r w:rsidRPr="00C60D39" w:rsidR="004A17FF">
        <w:rPr>
          <w:rFonts w:cs="Arial"/>
          <w:bCs/>
          <w:sz w:val="20"/>
          <w:szCs w:val="20"/>
        </w:rPr>
        <w:t xml:space="preserve">letterhead) </w:t>
      </w:r>
      <w:r w:rsidRPr="00C60D39" w:rsidR="00857406">
        <w:rPr>
          <w:rFonts w:cs="Arial"/>
          <w:bCs/>
          <w:sz w:val="20"/>
          <w:szCs w:val="20"/>
          <w:rPrChange w:author="Ayanda Monageng | Auto Fund" w:date="2026-03-02T15:53:00Z" w16du:dateUtc="2026-03-02T13:53:00Z" w:id="758">
            <w:rPr>
              <w:rFonts w:cs="Arial"/>
              <w:bCs/>
              <w:sz w:val="20"/>
              <w:szCs w:val="20"/>
              <w:highlight w:val="yellow"/>
            </w:rPr>
          </w:rPrChange>
        </w:rPr>
        <w:t xml:space="preserve">[and </w:t>
      </w:r>
      <w:r w:rsidRPr="00C60D39" w:rsidR="00FF23B3">
        <w:rPr>
          <w:rFonts w:cs="Arial"/>
          <w:bCs/>
          <w:sz w:val="20"/>
          <w:szCs w:val="20"/>
          <w:rPrChange w:author="Ayanda Monageng | Auto Fund" w:date="2026-03-02T15:53:00Z" w16du:dateUtc="2026-03-02T13:53:00Z" w:id="759">
            <w:rPr>
              <w:rFonts w:cs="Arial"/>
              <w:bCs/>
              <w:sz w:val="20"/>
              <w:szCs w:val="20"/>
              <w:highlight w:val="yellow"/>
            </w:rPr>
          </w:rPrChange>
        </w:rPr>
        <w:t>a</w:t>
      </w:r>
      <w:r w:rsidRPr="00C60D39" w:rsidR="00FE244C">
        <w:rPr>
          <w:rFonts w:cs="Arial"/>
          <w:bCs/>
          <w:sz w:val="20"/>
          <w:szCs w:val="20"/>
          <w:rPrChange w:author="Ayanda Monageng | Auto Fund" w:date="2026-03-02T15:53:00Z" w16du:dateUtc="2026-03-02T13:53:00Z" w:id="760">
            <w:rPr>
              <w:rFonts w:cs="Arial"/>
              <w:bCs/>
              <w:sz w:val="20"/>
              <w:szCs w:val="20"/>
              <w:highlight w:val="yellow"/>
            </w:rPr>
          </w:rPrChange>
        </w:rPr>
        <w:t xml:space="preserve">nother similar letter from </w:t>
      </w:r>
      <w:r w:rsidRPr="00C60D39" w:rsidR="00857406">
        <w:rPr>
          <w:rFonts w:cs="Arial"/>
          <w:bCs/>
          <w:sz w:val="20"/>
          <w:szCs w:val="20"/>
          <w:rPrChange w:author="Ayanda Monageng | Auto Fund" w:date="2026-03-02T15:53:00Z" w16du:dateUtc="2026-03-02T13:53:00Z" w:id="761">
            <w:rPr>
              <w:rFonts w:cs="Arial"/>
              <w:bCs/>
              <w:sz w:val="20"/>
              <w:szCs w:val="20"/>
              <w:highlight w:val="yellow"/>
            </w:rPr>
          </w:rPrChange>
        </w:rPr>
        <w:t>the Guarantor]</w:t>
      </w:r>
      <w:r w:rsidRPr="00C60D39" w:rsidR="00FA1CE8">
        <w:rPr>
          <w:rFonts w:cs="Arial"/>
          <w:bCs/>
          <w:sz w:val="20"/>
          <w:szCs w:val="20"/>
          <w:rPrChange w:author="Ayanda Monageng | Auto Fund" w:date="2026-03-02T15:53:00Z" w16du:dateUtc="2026-03-02T13:53:00Z" w:id="762">
            <w:rPr>
              <w:rFonts w:cs="Arial"/>
              <w:b/>
              <w:sz w:val="20"/>
              <w:szCs w:val="20"/>
              <w:highlight w:val="yellow"/>
            </w:rPr>
          </w:rPrChange>
        </w:rPr>
        <w:t xml:space="preserve"> </w:t>
      </w:r>
      <w:r w:rsidRPr="00C60D39" w:rsidR="00FA1CE8">
        <w:rPr>
          <w:rFonts w:cs="Arial"/>
          <w:bCs/>
          <w:sz w:val="20"/>
          <w:szCs w:val="20"/>
          <w:rPrChange w:author="Ayanda Monageng | Auto Fund" w:date="2026-03-02T15:53:00Z" w16du:dateUtc="2026-03-02T13:53:00Z" w:id="763">
            <w:rPr>
              <w:rFonts w:cs="Arial"/>
              <w:b/>
              <w:i/>
              <w:iCs/>
              <w:sz w:val="20"/>
              <w:szCs w:val="20"/>
              <w:highlight w:val="yellow"/>
            </w:rPr>
          </w:rPrChange>
        </w:rPr>
        <w:t>[Drafting note: Retain highlighted wording if guarantee forms part of required security and the provider</w:t>
      </w:r>
      <w:r w:rsidRPr="00C60D39" w:rsidR="00FA16B5">
        <w:rPr>
          <w:rFonts w:cs="Arial"/>
          <w:bCs/>
          <w:sz w:val="20"/>
          <w:szCs w:val="20"/>
          <w:rPrChange w:author="Ayanda Monageng | Auto Fund" w:date="2026-03-02T15:53:00Z" w16du:dateUtc="2026-03-02T13:53:00Z" w:id="764">
            <w:rPr>
              <w:rFonts w:cs="Arial"/>
              <w:b/>
              <w:i/>
              <w:iCs/>
              <w:sz w:val="20"/>
              <w:szCs w:val="20"/>
              <w:highlight w:val="yellow"/>
            </w:rPr>
          </w:rPrChange>
        </w:rPr>
        <w:t xml:space="preserve"> thereof</w:t>
      </w:r>
      <w:r w:rsidRPr="00C60D39" w:rsidR="00FA1CE8">
        <w:rPr>
          <w:rFonts w:cs="Arial"/>
          <w:bCs/>
          <w:sz w:val="20"/>
          <w:szCs w:val="20"/>
          <w:rPrChange w:author="Ayanda Monageng | Auto Fund" w:date="2026-03-02T15:53:00Z" w16du:dateUtc="2026-03-02T13:53:00Z" w:id="765">
            <w:rPr>
              <w:rFonts w:cs="Arial"/>
              <w:b/>
              <w:i/>
              <w:iCs/>
              <w:sz w:val="20"/>
              <w:szCs w:val="20"/>
              <w:highlight w:val="yellow"/>
            </w:rPr>
          </w:rPrChange>
        </w:rPr>
        <w:t xml:space="preserve"> is a company.  If not, delete and make necessary adjustments.]</w:t>
      </w:r>
      <w:r w:rsidRPr="00C60D39" w:rsidR="00FA1CE8">
        <w:rPr>
          <w:rFonts w:cs="Arial"/>
          <w:bCs/>
          <w:sz w:val="20"/>
          <w:szCs w:val="20"/>
          <w:rPrChange w:author="Ayanda Monageng | Auto Fund" w:date="2026-03-02T15:53:00Z" w16du:dateUtc="2026-03-02T13:53:00Z" w:id="766">
            <w:rPr>
              <w:rFonts w:cs="Arial"/>
              <w:b/>
              <w:sz w:val="20"/>
              <w:szCs w:val="20"/>
            </w:rPr>
          </w:rPrChange>
        </w:rPr>
        <w:t xml:space="preserve"> </w:t>
      </w:r>
      <w:r w:rsidRPr="00C60D39" w:rsidR="00B232E4">
        <w:rPr>
          <w:rFonts w:cs="Arial"/>
          <w:bCs/>
          <w:sz w:val="20"/>
          <w:szCs w:val="20"/>
        </w:rPr>
        <w:t>addressed to the Lender confirming that:</w:t>
      </w:r>
    </w:p>
    <w:p w:rsidRPr="00C60D39" w:rsidR="00B232E4" w:rsidRDefault="00B232E4" w14:paraId="66A16AD0" w14:textId="0A33EF34">
      <w:pPr>
        <w:pStyle w:val="Clause9Sub"/>
        <w:numPr>
          <w:ilvl w:val="3"/>
          <w:numId w:val="51"/>
        </w:numPr>
        <w:spacing w:line="240" w:lineRule="auto"/>
        <w:ind w:left="3261" w:hanging="993"/>
        <w:rPr>
          <w:rFonts w:cs="Arial"/>
          <w:bCs/>
          <w:rPrChange w:author="Ayanda Monageng | Auto Fund" w:date="2026-03-02T15:54:00Z" w16du:dateUtc="2026-03-02T13:54:00Z" w:id="767">
            <w:rPr>
              <w:rFonts w:cs="Arial"/>
              <w:sz w:val="20"/>
              <w:szCs w:val="20"/>
              <w:lang w:val="en-US"/>
            </w:rPr>
          </w:rPrChange>
        </w:rPr>
        <w:pPrChange w:author="Ayanda Monageng | Auto Fund" w:date="2026-03-02T15:54:00Z" w16du:dateUtc="2026-03-02T13:54:00Z" w:id="768">
          <w:pPr>
            <w:pStyle w:val="BowLevel4HeadingAltX"/>
            <w:numPr>
              <w:numId w:val="51"/>
            </w:numPr>
            <w:tabs>
              <w:tab w:val="clear" w:pos="1418"/>
            </w:tabs>
            <w:spacing w:after="240"/>
            <w:ind w:left="1080" w:hanging="1080"/>
            <w:jc w:val="both"/>
          </w:pPr>
        </w:pPrChange>
      </w:pPr>
      <w:r w:rsidRPr="00C60D39">
        <w:rPr>
          <w:rFonts w:cs="Arial"/>
          <w:bCs/>
          <w:rPrChange w:author="Ayanda Monageng | Auto Fund" w:date="2026-03-02T15:54:00Z" w16du:dateUtc="2026-03-02T13:54:00Z" w:id="769">
            <w:rPr>
              <w:rFonts w:cs="Arial"/>
              <w:lang w:val="en-US"/>
            </w:rPr>
          </w:rPrChange>
        </w:rPr>
        <w:t>no Event of Default or Potential Event of Default has occurred or is continuing or will result from the execution of this Agreement;</w:t>
      </w:r>
    </w:p>
    <w:p w:rsidRPr="00C60D39" w:rsidR="00B232E4" w:rsidRDefault="00B232E4" w14:paraId="598BAD77" w14:textId="77777777">
      <w:pPr>
        <w:pStyle w:val="Clause9Sub"/>
        <w:numPr>
          <w:ilvl w:val="3"/>
          <w:numId w:val="51"/>
        </w:numPr>
        <w:spacing w:line="240" w:lineRule="auto"/>
        <w:ind w:left="3261" w:hanging="993"/>
        <w:rPr>
          <w:rFonts w:cs="Arial"/>
          <w:bCs/>
          <w:rPrChange w:author="Ayanda Monageng | Auto Fund" w:date="2026-03-02T15:54:00Z" w16du:dateUtc="2026-03-02T13:54:00Z" w:id="770">
            <w:rPr>
              <w:rFonts w:cs="Arial"/>
              <w:sz w:val="20"/>
              <w:szCs w:val="20"/>
              <w:lang w:val="en-US"/>
            </w:rPr>
          </w:rPrChange>
        </w:rPr>
        <w:pPrChange w:author="Ayanda Monageng | Auto Fund" w:date="2026-03-02T15:54:00Z" w16du:dateUtc="2026-03-02T13:54:00Z" w:id="771">
          <w:pPr>
            <w:pStyle w:val="BowLevel4HeadingAltX"/>
            <w:numPr>
              <w:numId w:val="51"/>
            </w:numPr>
            <w:tabs>
              <w:tab w:val="clear" w:pos="1418"/>
            </w:tabs>
            <w:spacing w:after="240"/>
            <w:ind w:left="1080" w:hanging="1080"/>
            <w:jc w:val="both"/>
          </w:pPr>
        </w:pPrChange>
      </w:pPr>
      <w:r w:rsidRPr="00C60D39">
        <w:rPr>
          <w:rFonts w:cs="Arial"/>
          <w:bCs/>
          <w:rPrChange w:author="Ayanda Monageng | Auto Fund" w:date="2026-03-02T15:54:00Z" w16du:dateUtc="2026-03-02T13:54:00Z" w:id="772">
            <w:rPr>
              <w:rFonts w:cs="Arial"/>
              <w:lang w:val="en-US"/>
            </w:rPr>
          </w:rPrChange>
        </w:rPr>
        <w:t>the representations and warranties given by it under the Agreement made by it are correct in all material respects;</w:t>
      </w:r>
    </w:p>
    <w:p w:rsidRPr="00C60D39" w:rsidR="00B232E4" w:rsidRDefault="00B232E4" w14:paraId="5E8A8A64" w14:textId="6C0B4455">
      <w:pPr>
        <w:pStyle w:val="Clause9Sub"/>
        <w:numPr>
          <w:ilvl w:val="3"/>
          <w:numId w:val="51"/>
        </w:numPr>
        <w:spacing w:line="240" w:lineRule="auto"/>
        <w:ind w:left="3261" w:hanging="993"/>
        <w:rPr>
          <w:rFonts w:cs="Arial"/>
          <w:bCs/>
          <w:rPrChange w:author="Ayanda Monageng | Auto Fund" w:date="2026-03-02T15:54:00Z" w16du:dateUtc="2026-03-02T13:54:00Z" w:id="773">
            <w:rPr>
              <w:rFonts w:cs="Arial"/>
              <w:sz w:val="20"/>
              <w:szCs w:val="20"/>
              <w:lang w:val="en-US"/>
            </w:rPr>
          </w:rPrChange>
        </w:rPr>
        <w:pPrChange w:author="Ayanda Monageng | Auto Fund" w:date="2026-03-02T15:54:00Z" w16du:dateUtc="2026-03-02T13:54:00Z" w:id="774">
          <w:pPr>
            <w:pStyle w:val="BowLevel4HeadingAltX"/>
            <w:numPr>
              <w:numId w:val="51"/>
            </w:numPr>
            <w:tabs>
              <w:tab w:val="clear" w:pos="1418"/>
            </w:tabs>
            <w:spacing w:after="240"/>
            <w:ind w:left="1080" w:hanging="1080"/>
            <w:jc w:val="both"/>
          </w:pPr>
        </w:pPrChange>
      </w:pPr>
      <w:r w:rsidRPr="00C60D39">
        <w:rPr>
          <w:rFonts w:cs="Arial"/>
          <w:bCs/>
          <w:rPrChange w:author="Ayanda Monageng | Auto Fund" w:date="2026-03-02T15:54:00Z" w16du:dateUtc="2026-03-02T13:54:00Z" w:id="775">
            <w:rPr>
              <w:rFonts w:cs="Arial"/>
              <w:lang w:val="en-US"/>
            </w:rPr>
          </w:rPrChange>
        </w:rPr>
        <w:t xml:space="preserve">no event or series of events or circumstances has occurred or arisen which is likely to cause a Material Adverse </w:t>
      </w:r>
      <w:proofErr w:type="gramStart"/>
      <w:r w:rsidRPr="00C60D39">
        <w:rPr>
          <w:rFonts w:cs="Arial"/>
          <w:bCs/>
          <w:rPrChange w:author="Ayanda Monageng | Auto Fund" w:date="2026-03-02T15:54:00Z" w16du:dateUtc="2026-03-02T13:54:00Z" w:id="776">
            <w:rPr>
              <w:rFonts w:cs="Arial"/>
              <w:lang w:val="en-US"/>
            </w:rPr>
          </w:rPrChange>
        </w:rPr>
        <w:t>Event;</w:t>
      </w:r>
      <w:r w:rsidRPr="00C60D39" w:rsidR="004A17FF">
        <w:rPr>
          <w:rFonts w:cs="Arial"/>
          <w:bCs/>
          <w:rPrChange w:author="Ayanda Monageng | Auto Fund" w:date="2026-03-02T15:54:00Z" w16du:dateUtc="2026-03-02T13:54:00Z" w:id="777">
            <w:rPr>
              <w:rFonts w:cs="Arial"/>
              <w:lang w:val="en-US"/>
            </w:rPr>
          </w:rPrChange>
        </w:rPr>
        <w:t xml:space="preserve">  and</w:t>
      </w:r>
      <w:proofErr w:type="gramEnd"/>
    </w:p>
    <w:p w:rsidRPr="00C60D39" w:rsidR="00B232E4" w:rsidRDefault="00B232E4" w14:paraId="11037F9F" w14:textId="1A0640DB">
      <w:pPr>
        <w:pStyle w:val="Clause9Sub"/>
        <w:numPr>
          <w:ilvl w:val="3"/>
          <w:numId w:val="51"/>
        </w:numPr>
        <w:spacing w:line="240" w:lineRule="auto"/>
        <w:ind w:left="3261" w:hanging="993"/>
        <w:rPr>
          <w:rFonts w:cs="Arial"/>
          <w:bCs/>
          <w:rPrChange w:author="Ayanda Monageng | Auto Fund" w:date="2026-03-02T15:54:00Z" w16du:dateUtc="2026-03-02T13:54:00Z" w:id="778">
            <w:rPr>
              <w:rFonts w:cs="Arial"/>
              <w:sz w:val="20"/>
              <w:szCs w:val="20"/>
              <w:lang w:val="en-US"/>
            </w:rPr>
          </w:rPrChange>
        </w:rPr>
        <w:pPrChange w:author="Ayanda Monageng | Auto Fund" w:date="2026-03-02T15:54:00Z" w16du:dateUtc="2026-03-02T13:54:00Z" w:id="779">
          <w:pPr>
            <w:pStyle w:val="BowLevel4HeadingAltX"/>
            <w:numPr>
              <w:numId w:val="51"/>
            </w:numPr>
            <w:tabs>
              <w:tab w:val="clear" w:pos="1418"/>
            </w:tabs>
            <w:spacing w:after="240"/>
            <w:ind w:left="1080" w:hanging="1080"/>
            <w:jc w:val="both"/>
          </w:pPr>
        </w:pPrChange>
      </w:pPr>
      <w:r w:rsidRPr="00C60D39">
        <w:rPr>
          <w:rFonts w:cs="Arial"/>
          <w:bCs/>
          <w:rPrChange w:author="Ayanda Monageng | Auto Fund" w:date="2026-03-02T15:54:00Z" w16du:dateUtc="2026-03-02T13:54:00Z" w:id="780">
            <w:rPr>
              <w:rFonts w:cs="Arial"/>
              <w:lang w:val="en-US"/>
            </w:rPr>
          </w:rPrChange>
        </w:rPr>
        <w:t>borrowing the Loan Amount would not cause any guaranteeing, borrowing or similar limit binding on it to be exceeded</w:t>
      </w:r>
      <w:r w:rsidRPr="00C60D39" w:rsidR="004A17FF">
        <w:rPr>
          <w:rFonts w:cs="Arial"/>
          <w:bCs/>
          <w:rPrChange w:author="Ayanda Monageng | Auto Fund" w:date="2026-03-02T15:54:00Z" w16du:dateUtc="2026-03-02T13:54:00Z" w:id="781">
            <w:rPr>
              <w:rFonts w:cs="Arial"/>
              <w:lang w:val="en-US"/>
            </w:rPr>
          </w:rPrChange>
        </w:rPr>
        <w:t xml:space="preserve">. </w:t>
      </w:r>
    </w:p>
    <w:p w:rsidRPr="00EB288F" w:rsidR="00B96D33" w:rsidRDefault="00B96D33" w14:paraId="0710E9E0" w14:textId="7777777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53:00Z" w16du:dateUtc="2026-03-02T13:53:00Z" w:id="782">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 xml:space="preserve">Each of the Conditions Precedent have been stipulated for the sole benefit of the Lender and as such, may only be waived (in whole or in part) by the Lender upon written notice to the Borrower on or before the Fulfilment Date, whereupon the Condition Precedent (in whole or in part) in respect of which fulfilment shall have been waived, shall be deemed to be </w:t>
      </w:r>
      <w:r w:rsidRPr="00C60D39">
        <w:rPr>
          <w:rFonts w:cs="Arial"/>
          <w:bCs/>
          <w:sz w:val="20"/>
          <w:szCs w:val="20"/>
          <w:rPrChange w:author="Ayanda Monageng | Auto Fund" w:date="2026-03-02T15:53:00Z" w16du:dateUtc="2026-03-02T13:53:00Z" w:id="783">
            <w:rPr>
              <w:rFonts w:cs="Arial"/>
              <w:bCs/>
              <w:i/>
              <w:iCs/>
              <w:sz w:val="20"/>
              <w:szCs w:val="20"/>
            </w:rPr>
          </w:rPrChange>
        </w:rPr>
        <w:t>pro non scripto</w:t>
      </w:r>
      <w:r w:rsidRPr="00EB288F">
        <w:rPr>
          <w:rFonts w:cs="Arial"/>
          <w:bCs/>
          <w:sz w:val="20"/>
          <w:szCs w:val="20"/>
        </w:rPr>
        <w:t>.</w:t>
      </w:r>
    </w:p>
    <w:p w:rsidRPr="00EB288F" w:rsidR="00B96D33" w:rsidRDefault="00B96D33" w14:paraId="2EE8E728" w14:textId="7777777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53:00Z" w16du:dateUtc="2026-03-02T13:53:00Z" w:id="784">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The Borrower shall use its best endeavours to procure the fulfilment of the Conditions Precedent.</w:t>
      </w:r>
    </w:p>
    <w:p w:rsidRPr="00EB288F" w:rsidR="00B96D33" w:rsidRDefault="00B96D33" w14:paraId="37F8A686" w14:textId="77777777">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53:00Z" w16du:dateUtc="2026-03-02T13:53:00Z" w:id="785">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 xml:space="preserve">No Party shall have any claim against the other Party </w:t>
      </w:r>
      <w:proofErr w:type="gramStart"/>
      <w:r w:rsidRPr="00EB288F">
        <w:rPr>
          <w:rFonts w:cs="Arial"/>
          <w:bCs/>
          <w:sz w:val="20"/>
          <w:szCs w:val="20"/>
        </w:rPr>
        <w:t>as a result of</w:t>
      </w:r>
      <w:proofErr w:type="gramEnd"/>
      <w:r w:rsidRPr="00EB288F">
        <w:rPr>
          <w:rFonts w:cs="Arial"/>
          <w:bCs/>
          <w:sz w:val="20"/>
          <w:szCs w:val="20"/>
        </w:rPr>
        <w:t xml:space="preserve"> the non-fulfilment of the Conditions Precedent.</w:t>
      </w:r>
    </w:p>
    <w:p w:rsidRPr="00EB288F" w:rsidR="00B96D33" w:rsidRDefault="00B96D33" w14:paraId="591936F9" w14:textId="33F3FA52">
      <w:pPr>
        <w:pStyle w:val="BowLevel3HeadingAltZ"/>
        <w:numPr>
          <w:ilvl w:val="1"/>
          <w:numId w:val="51"/>
        </w:numPr>
        <w:suppressAutoHyphens w:val="0"/>
        <w:spacing w:after="240"/>
        <w:ind w:left="1418" w:hanging="851"/>
        <w:jc w:val="both"/>
        <w:rPr>
          <w:rFonts w:cs="Arial"/>
          <w:bCs/>
          <w:sz w:val="20"/>
          <w:szCs w:val="20"/>
        </w:rPr>
        <w:pPrChange w:author="Ayanda Monageng | Auto Fund" w:date="2026-03-02T15:53:00Z" w16du:dateUtc="2026-03-02T13:53:00Z" w:id="786">
          <w:pPr>
            <w:pStyle w:val="BowLevel3HeadingAltZ"/>
            <w:numPr>
              <w:ilvl w:val="1"/>
              <w:numId w:val="51"/>
            </w:numPr>
            <w:tabs>
              <w:tab w:val="clear" w:pos="1134"/>
            </w:tabs>
            <w:suppressAutoHyphens w:val="0"/>
            <w:spacing w:after="240"/>
            <w:ind w:left="720" w:hanging="720"/>
            <w:jc w:val="both"/>
          </w:pPr>
        </w:pPrChange>
      </w:pPr>
      <w:r w:rsidRPr="00EB288F">
        <w:rPr>
          <w:rFonts w:cs="Arial"/>
          <w:bCs/>
          <w:sz w:val="20"/>
          <w:szCs w:val="20"/>
        </w:rPr>
        <w:t>Should the Conditions Precedent not be fulfilled or waived</w:t>
      </w:r>
      <w:proofErr w:type="gramStart"/>
      <w:r w:rsidRPr="00EB288F">
        <w:rPr>
          <w:rFonts w:cs="Arial"/>
          <w:bCs/>
          <w:sz w:val="20"/>
          <w:szCs w:val="20"/>
        </w:rPr>
        <w:t>, as the case may be, by</w:t>
      </w:r>
      <w:proofErr w:type="gramEnd"/>
      <w:r w:rsidRPr="00EB288F">
        <w:rPr>
          <w:rFonts w:cs="Arial"/>
          <w:bCs/>
          <w:sz w:val="20"/>
          <w:szCs w:val="20"/>
        </w:rPr>
        <w:t xml:space="preserve"> not later than the Fulfilment Date, then</w:t>
      </w:r>
      <w:r w:rsidRPr="00EB288F" w:rsidR="00822B3A">
        <w:rPr>
          <w:rFonts w:cs="Arial"/>
          <w:bCs/>
          <w:sz w:val="20"/>
          <w:szCs w:val="20"/>
        </w:rPr>
        <w:t> </w:t>
      </w:r>
      <w:r w:rsidRPr="00EB288F">
        <w:rPr>
          <w:rFonts w:cs="Arial"/>
          <w:bCs/>
          <w:sz w:val="20"/>
          <w:szCs w:val="20"/>
        </w:rPr>
        <w:t>–</w:t>
      </w:r>
    </w:p>
    <w:p w:rsidRPr="00EB288F" w:rsidR="00B96D33" w:rsidRDefault="00B96D33" w14:paraId="375ED58F" w14:textId="3AAB12BF">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5:55:00Z" w16du:dateUtc="2026-03-02T13:55:00Z" w:id="787">
          <w:pPr>
            <w:pStyle w:val="BowLevel3HeadingAltZ"/>
            <w:numPr>
              <w:ilvl w:val="2"/>
              <w:numId w:val="51"/>
            </w:numPr>
            <w:tabs>
              <w:tab w:val="clear" w:pos="1134"/>
            </w:tabs>
            <w:suppressAutoHyphens w:val="0"/>
            <w:spacing w:after="240"/>
            <w:ind w:left="720" w:hanging="720"/>
            <w:jc w:val="both"/>
          </w:pPr>
        </w:pPrChange>
      </w:pPr>
      <w:r w:rsidRPr="00EB288F">
        <w:rPr>
          <w:rFonts w:cs="Arial"/>
          <w:bCs/>
          <w:sz w:val="20"/>
          <w:szCs w:val="20"/>
        </w:rPr>
        <w:t xml:space="preserve">the provisions of this clause </w:t>
      </w:r>
      <w:r w:rsidRPr="00EB288F" w:rsidR="00592005">
        <w:rPr>
          <w:rFonts w:cs="Arial"/>
          <w:bCs/>
          <w:sz w:val="20"/>
          <w:szCs w:val="20"/>
        </w:rPr>
        <w:fldChar w:fldCharType="begin"/>
      </w:r>
      <w:r w:rsidRPr="00EB288F" w:rsidR="00592005">
        <w:rPr>
          <w:rFonts w:cs="Arial"/>
          <w:bCs/>
          <w:sz w:val="20"/>
          <w:szCs w:val="20"/>
        </w:rPr>
        <w:instrText xml:space="preserve"> REF _Ref74147047 \n \h </w:instrText>
      </w:r>
      <w:r w:rsidRPr="00EB288F" w:rsidR="00ED5566">
        <w:rPr>
          <w:rFonts w:cs="Arial"/>
          <w:bCs/>
          <w:sz w:val="20"/>
          <w:szCs w:val="20"/>
        </w:rPr>
        <w:instrText xml:space="preserve"> \* MERGEFORMAT </w:instrText>
      </w:r>
      <w:r w:rsidRPr="00EB288F" w:rsidR="00592005">
        <w:rPr>
          <w:rFonts w:cs="Arial"/>
          <w:bCs/>
          <w:sz w:val="20"/>
          <w:szCs w:val="20"/>
        </w:rPr>
      </w:r>
      <w:r w:rsidRPr="00EB288F" w:rsidR="00592005">
        <w:rPr>
          <w:rFonts w:cs="Arial"/>
          <w:bCs/>
          <w:sz w:val="20"/>
          <w:szCs w:val="20"/>
        </w:rPr>
        <w:fldChar w:fldCharType="separate"/>
      </w:r>
      <w:r w:rsidR="003C08A9">
        <w:rPr>
          <w:rFonts w:cs="Arial"/>
          <w:bCs/>
          <w:sz w:val="20"/>
          <w:szCs w:val="20"/>
        </w:rPr>
        <w:t>3</w:t>
      </w:r>
      <w:r w:rsidRPr="00EB288F" w:rsidR="00592005">
        <w:rPr>
          <w:rFonts w:cs="Arial"/>
          <w:bCs/>
          <w:sz w:val="20"/>
          <w:szCs w:val="20"/>
        </w:rPr>
        <w:fldChar w:fldCharType="end"/>
      </w:r>
      <w:r w:rsidRPr="00EB288F" w:rsidR="00592005">
        <w:rPr>
          <w:rFonts w:cs="Arial"/>
          <w:bCs/>
          <w:sz w:val="20"/>
          <w:szCs w:val="20"/>
        </w:rPr>
        <w:t xml:space="preserve"> </w:t>
      </w:r>
      <w:r w:rsidRPr="00EB288F">
        <w:rPr>
          <w:rFonts w:cs="Arial"/>
          <w:bCs/>
          <w:sz w:val="20"/>
          <w:szCs w:val="20"/>
        </w:rPr>
        <w:t xml:space="preserve">and clauses </w:t>
      </w:r>
      <w:r w:rsidRPr="00EB288F" w:rsidR="00592005">
        <w:rPr>
          <w:rFonts w:cs="Arial"/>
          <w:bCs/>
          <w:sz w:val="20"/>
          <w:szCs w:val="20"/>
        </w:rPr>
        <w:fldChar w:fldCharType="begin"/>
      </w:r>
      <w:r w:rsidRPr="00EB288F" w:rsidR="00592005">
        <w:rPr>
          <w:rFonts w:cs="Arial"/>
          <w:bCs/>
          <w:sz w:val="20"/>
          <w:szCs w:val="20"/>
        </w:rPr>
        <w:instrText xml:space="preserve"> REF _Ref74226208 \n \h  \* MERGEFORMAT </w:instrText>
      </w:r>
      <w:r w:rsidRPr="00EB288F" w:rsidR="00592005">
        <w:rPr>
          <w:rFonts w:cs="Arial"/>
          <w:bCs/>
          <w:sz w:val="20"/>
          <w:szCs w:val="20"/>
        </w:rPr>
      </w:r>
      <w:r w:rsidRPr="00EB288F" w:rsidR="00592005">
        <w:rPr>
          <w:rFonts w:cs="Arial"/>
          <w:bCs/>
          <w:sz w:val="20"/>
          <w:szCs w:val="20"/>
        </w:rPr>
        <w:fldChar w:fldCharType="separate"/>
      </w:r>
      <w:r w:rsidR="003C08A9">
        <w:rPr>
          <w:rFonts w:cs="Arial"/>
          <w:bCs/>
          <w:sz w:val="20"/>
          <w:szCs w:val="20"/>
        </w:rPr>
        <w:t>1</w:t>
      </w:r>
      <w:r w:rsidRPr="00EB288F" w:rsidR="00592005">
        <w:rPr>
          <w:rFonts w:cs="Arial"/>
          <w:bCs/>
          <w:sz w:val="20"/>
          <w:szCs w:val="20"/>
        </w:rPr>
        <w:fldChar w:fldCharType="end"/>
      </w:r>
      <w:r w:rsidRPr="00EB288F">
        <w:rPr>
          <w:rFonts w:cs="Arial"/>
          <w:bCs/>
          <w:sz w:val="20"/>
          <w:szCs w:val="20"/>
        </w:rPr>
        <w:t xml:space="preserve"> and </w:t>
      </w:r>
      <w:r w:rsidRPr="00EB288F" w:rsidR="00592005">
        <w:rPr>
          <w:rFonts w:cs="Arial"/>
          <w:bCs/>
          <w:sz w:val="20"/>
          <w:szCs w:val="20"/>
        </w:rPr>
        <w:fldChar w:fldCharType="begin"/>
      </w:r>
      <w:r w:rsidRPr="00EB288F" w:rsidR="00592005">
        <w:rPr>
          <w:rFonts w:cs="Arial"/>
          <w:bCs/>
          <w:sz w:val="20"/>
          <w:szCs w:val="20"/>
        </w:rPr>
        <w:instrText xml:space="preserve"> REF _Ref74216955 \n \h  \* MERGEFORMAT </w:instrText>
      </w:r>
      <w:r w:rsidRPr="00EB288F" w:rsidR="00592005">
        <w:rPr>
          <w:rFonts w:cs="Arial"/>
          <w:bCs/>
          <w:sz w:val="20"/>
          <w:szCs w:val="20"/>
        </w:rPr>
      </w:r>
      <w:r w:rsidRPr="00EB288F" w:rsidR="00592005">
        <w:rPr>
          <w:rFonts w:cs="Arial"/>
          <w:bCs/>
          <w:sz w:val="20"/>
          <w:szCs w:val="20"/>
        </w:rPr>
        <w:fldChar w:fldCharType="separate"/>
      </w:r>
      <w:r w:rsidR="003C08A9">
        <w:rPr>
          <w:rFonts w:cs="Arial"/>
          <w:bCs/>
          <w:sz w:val="20"/>
          <w:szCs w:val="20"/>
        </w:rPr>
        <w:t>13</w:t>
      </w:r>
      <w:r w:rsidRPr="00EB288F" w:rsidR="00592005">
        <w:rPr>
          <w:rFonts w:cs="Arial"/>
          <w:bCs/>
          <w:sz w:val="20"/>
          <w:szCs w:val="20"/>
        </w:rPr>
        <w:fldChar w:fldCharType="end"/>
      </w:r>
      <w:r w:rsidRPr="00EB288F">
        <w:rPr>
          <w:rFonts w:cs="Arial"/>
          <w:bCs/>
          <w:sz w:val="20"/>
          <w:szCs w:val="20"/>
        </w:rPr>
        <w:t xml:space="preserve"> to </w:t>
      </w:r>
      <w:r w:rsidRPr="00EB288F" w:rsidR="00592005">
        <w:rPr>
          <w:rFonts w:cs="Arial"/>
          <w:bCs/>
          <w:sz w:val="20"/>
          <w:szCs w:val="20"/>
        </w:rPr>
        <w:fldChar w:fldCharType="begin"/>
      </w:r>
      <w:r w:rsidRPr="00EB288F" w:rsidR="00592005">
        <w:rPr>
          <w:rFonts w:cs="Arial"/>
          <w:bCs/>
          <w:sz w:val="20"/>
          <w:szCs w:val="20"/>
        </w:rPr>
        <w:instrText xml:space="preserve"> REF _Ref74226239 \n \h  \* MERGEFORMAT </w:instrText>
      </w:r>
      <w:r w:rsidRPr="00EB288F" w:rsidR="00592005">
        <w:rPr>
          <w:rFonts w:cs="Arial"/>
          <w:bCs/>
          <w:sz w:val="20"/>
          <w:szCs w:val="20"/>
        </w:rPr>
      </w:r>
      <w:r w:rsidRPr="00EB288F" w:rsidR="00592005">
        <w:rPr>
          <w:rFonts w:cs="Arial"/>
          <w:bCs/>
          <w:sz w:val="20"/>
          <w:szCs w:val="20"/>
        </w:rPr>
        <w:fldChar w:fldCharType="separate"/>
      </w:r>
      <w:r w:rsidR="003C08A9">
        <w:rPr>
          <w:rFonts w:cs="Arial"/>
          <w:bCs/>
          <w:sz w:val="20"/>
          <w:szCs w:val="20"/>
        </w:rPr>
        <w:t>30</w:t>
      </w:r>
      <w:r w:rsidRPr="00EB288F" w:rsidR="00592005">
        <w:rPr>
          <w:rFonts w:cs="Arial"/>
          <w:bCs/>
          <w:sz w:val="20"/>
          <w:szCs w:val="20"/>
        </w:rPr>
        <w:fldChar w:fldCharType="end"/>
      </w:r>
      <w:r w:rsidRPr="00EB288F">
        <w:rPr>
          <w:rFonts w:cs="Arial"/>
          <w:bCs/>
          <w:sz w:val="20"/>
          <w:szCs w:val="20"/>
        </w:rPr>
        <w:t xml:space="preserve"> (both inclusive) shall continue to be of force and effect, but the remainder of the Agreement shall never become effective; </w:t>
      </w:r>
    </w:p>
    <w:p w:rsidRPr="00EB288F" w:rsidR="00B96D33" w:rsidRDefault="00B96D33" w14:paraId="4C33A664" w14:textId="77777777">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5:55:00Z" w16du:dateUtc="2026-03-02T13:55:00Z" w:id="788">
          <w:pPr>
            <w:pStyle w:val="BowLevel3HeadingAltZ"/>
            <w:numPr>
              <w:ilvl w:val="2"/>
              <w:numId w:val="51"/>
            </w:numPr>
            <w:tabs>
              <w:tab w:val="clear" w:pos="1134"/>
            </w:tabs>
            <w:suppressAutoHyphens w:val="0"/>
            <w:spacing w:after="240"/>
            <w:ind w:left="720" w:hanging="720"/>
            <w:jc w:val="both"/>
          </w:pPr>
        </w:pPrChange>
      </w:pPr>
      <w:bookmarkStart w:name="_Ref74151786" w:id="789"/>
      <w:r w:rsidRPr="00EB288F">
        <w:rPr>
          <w:rFonts w:cs="Arial"/>
          <w:bCs/>
          <w:sz w:val="20"/>
          <w:szCs w:val="20"/>
        </w:rPr>
        <w:t>to the extent that the Lender may have made an Advance to the Borrower, at any time, such Advance shall be deemed to have been made on the terms of this Agreement, provided that notwithstanding anything contained in this Agreement to the contrary, such Advance shall be repayable on written demand; and</w:t>
      </w:r>
      <w:bookmarkEnd w:id="789"/>
    </w:p>
    <w:p w:rsidR="00B96D33" w:rsidP="00EC30F5" w:rsidRDefault="00B96D33" w14:paraId="6A5B8B1B" w14:textId="68C95B7E">
      <w:pPr>
        <w:pStyle w:val="BowLevel3HeadingAltZ"/>
        <w:numPr>
          <w:ilvl w:val="2"/>
          <w:numId w:val="51"/>
        </w:numPr>
        <w:suppressAutoHyphens w:val="0"/>
        <w:spacing w:after="240"/>
        <w:ind w:left="2268" w:hanging="850"/>
        <w:jc w:val="both"/>
        <w:rPr>
          <w:ins w:author="Ayanda Monageng | Auto Fund" w:date="2026-03-02T15:55:00Z" w16du:dateUtc="2026-03-02T13:55:00Z" w:id="790"/>
          <w:rFonts w:cs="Arial"/>
          <w:bCs/>
          <w:sz w:val="20"/>
          <w:szCs w:val="20"/>
        </w:rPr>
      </w:pPr>
      <w:r w:rsidRPr="00EB288F">
        <w:rPr>
          <w:rFonts w:cs="Arial"/>
          <w:bCs/>
          <w:sz w:val="20"/>
          <w:szCs w:val="20"/>
        </w:rPr>
        <w:t xml:space="preserve">save as is provided in clause </w:t>
      </w:r>
      <w:r w:rsidRPr="00EB288F" w:rsidR="005E34BA">
        <w:rPr>
          <w:rFonts w:cs="Arial"/>
          <w:bCs/>
          <w:sz w:val="20"/>
          <w:szCs w:val="20"/>
        </w:rPr>
        <w:fldChar w:fldCharType="begin"/>
      </w:r>
      <w:r w:rsidRPr="00EB288F" w:rsidR="005E34BA">
        <w:rPr>
          <w:rFonts w:cs="Arial"/>
          <w:bCs/>
          <w:sz w:val="20"/>
          <w:szCs w:val="20"/>
        </w:rPr>
        <w:instrText xml:space="preserve"> REF _Ref74151786 \n \h </w:instrText>
      </w:r>
      <w:r w:rsidRPr="00EB288F" w:rsidR="00ED5566">
        <w:rPr>
          <w:rFonts w:cs="Arial"/>
          <w:bCs/>
          <w:sz w:val="20"/>
          <w:szCs w:val="20"/>
        </w:rPr>
        <w:instrText xml:space="preserve"> \* MERGEFORMAT </w:instrText>
      </w:r>
      <w:r w:rsidRPr="00EB288F" w:rsidR="005E34BA">
        <w:rPr>
          <w:rFonts w:cs="Arial"/>
          <w:bCs/>
          <w:sz w:val="20"/>
          <w:szCs w:val="20"/>
        </w:rPr>
      </w:r>
      <w:r w:rsidRPr="00EB288F" w:rsidR="005E34BA">
        <w:rPr>
          <w:rFonts w:cs="Arial"/>
          <w:bCs/>
          <w:sz w:val="20"/>
          <w:szCs w:val="20"/>
        </w:rPr>
        <w:fldChar w:fldCharType="separate"/>
      </w:r>
      <w:r w:rsidR="003C08A9">
        <w:rPr>
          <w:rFonts w:cs="Arial"/>
          <w:bCs/>
          <w:sz w:val="20"/>
          <w:szCs w:val="20"/>
        </w:rPr>
        <w:t>3.5.2</w:t>
      </w:r>
      <w:r w:rsidRPr="00EB288F" w:rsidR="005E34BA">
        <w:rPr>
          <w:rFonts w:cs="Arial"/>
          <w:bCs/>
          <w:sz w:val="20"/>
          <w:szCs w:val="20"/>
        </w:rPr>
        <w:fldChar w:fldCharType="end"/>
      </w:r>
      <w:r w:rsidRPr="00EB288F">
        <w:rPr>
          <w:rFonts w:cs="Arial"/>
          <w:bCs/>
          <w:sz w:val="20"/>
          <w:szCs w:val="20"/>
        </w:rPr>
        <w:t>, the Parties shall be restored to the positions which they would have been in but for the signature of this Agreement.</w:t>
      </w:r>
    </w:p>
    <w:p w:rsidRPr="00EB288F" w:rsidR="007D70E0" w:rsidRDefault="007D70E0" w14:paraId="3FAF3576" w14:textId="77777777">
      <w:pPr>
        <w:pStyle w:val="BowLevel3HeadingAltZ"/>
        <w:tabs>
          <w:tab w:val="clear" w:pos="1134"/>
        </w:tabs>
        <w:suppressAutoHyphens w:val="0"/>
        <w:spacing w:after="240"/>
        <w:ind w:left="0" w:firstLine="0"/>
        <w:jc w:val="both"/>
        <w:rPr>
          <w:rFonts w:cs="Arial"/>
          <w:bCs/>
          <w:sz w:val="20"/>
          <w:szCs w:val="20"/>
        </w:rPr>
        <w:pPrChange w:author="Ayanda Monageng | Auto Fund" w:date="2026-03-02T15:55:00Z" w16du:dateUtc="2026-03-02T13:55:00Z" w:id="791">
          <w:pPr>
            <w:pStyle w:val="BowLevel3HeadingAltZ"/>
            <w:numPr>
              <w:ilvl w:val="2"/>
              <w:numId w:val="51"/>
            </w:numPr>
            <w:tabs>
              <w:tab w:val="clear" w:pos="1134"/>
            </w:tabs>
            <w:suppressAutoHyphens w:val="0"/>
            <w:spacing w:after="240"/>
            <w:ind w:left="720" w:hanging="720"/>
            <w:jc w:val="both"/>
          </w:pPr>
        </w:pPrChange>
      </w:pPr>
    </w:p>
    <w:p w:rsidRPr="00EB288F" w:rsidR="00247852" w:rsidP="00EB288F" w:rsidRDefault="000E595E" w14:paraId="49C24DA9" w14:textId="7F43140C">
      <w:pPr>
        <w:pStyle w:val="ListParagraph"/>
        <w:numPr>
          <w:ilvl w:val="0"/>
          <w:numId w:val="51"/>
        </w:numPr>
        <w:suppressAutoHyphens w:val="0"/>
        <w:spacing w:after="240"/>
        <w:ind w:left="567" w:hanging="567"/>
        <w:contextualSpacing w:val="0"/>
        <w:jc w:val="both"/>
        <w:rPr>
          <w:rFonts w:cs="Arial"/>
          <w:sz w:val="20"/>
          <w:szCs w:val="20"/>
        </w:rPr>
      </w:pPr>
      <w:bookmarkStart w:name="_Toc426472536" w:id="792"/>
      <w:r>
        <w:rPr>
          <w:rFonts w:cs="Arial"/>
          <w:b/>
          <w:sz w:val="20"/>
          <w:szCs w:val="20"/>
        </w:rPr>
        <w:t>LOAN</w:t>
      </w:r>
      <w:r w:rsidRPr="00EB288F">
        <w:rPr>
          <w:rFonts w:cs="Arial"/>
          <w:b/>
          <w:sz w:val="20"/>
          <w:szCs w:val="20"/>
        </w:rPr>
        <w:t xml:space="preserve"> </w:t>
      </w:r>
      <w:r w:rsidRPr="00EB288F" w:rsidR="00B11A9F">
        <w:rPr>
          <w:rFonts w:cs="Arial"/>
          <w:b/>
          <w:sz w:val="20"/>
          <w:szCs w:val="20"/>
        </w:rPr>
        <w:t xml:space="preserve">AND </w:t>
      </w:r>
      <w:r w:rsidRPr="00EB288F" w:rsidR="00560985">
        <w:rPr>
          <w:rFonts w:cs="Arial"/>
          <w:b/>
          <w:sz w:val="20"/>
          <w:szCs w:val="20"/>
        </w:rPr>
        <w:t xml:space="preserve">LOAN </w:t>
      </w:r>
      <w:r w:rsidRPr="00EB288F" w:rsidR="00247852">
        <w:rPr>
          <w:rFonts w:cs="Arial"/>
          <w:b/>
          <w:sz w:val="20"/>
          <w:szCs w:val="20"/>
        </w:rPr>
        <w:t>PURPOSE</w:t>
      </w:r>
      <w:bookmarkEnd w:id="792"/>
    </w:p>
    <w:p w:rsidRPr="00940D9B" w:rsidR="00ED2DB6" w:rsidRDefault="004C5075" w14:paraId="25D073D7" w14:textId="7DE3255F">
      <w:pPr>
        <w:pStyle w:val="BowLevel3HeadingAltZ"/>
        <w:numPr>
          <w:ilvl w:val="1"/>
          <w:numId w:val="51"/>
        </w:numPr>
        <w:suppressAutoHyphens w:val="0"/>
        <w:spacing w:after="240"/>
        <w:ind w:left="1418" w:hanging="851"/>
        <w:jc w:val="both"/>
        <w:rPr>
          <w:rFonts w:cs="Arial"/>
          <w:bCs/>
        </w:rPr>
        <w:pPrChange w:author="Ayanda Monageng | Auto Fund" w:date="2026-03-02T15:57:00Z" w16du:dateUtc="2026-03-02T13:57:00Z" w:id="793">
          <w:pPr>
            <w:pStyle w:val="Clause7Sub"/>
            <w:numPr>
              <w:ilvl w:val="1"/>
              <w:numId w:val="51"/>
            </w:numPr>
            <w:spacing w:line="240" w:lineRule="auto"/>
            <w:ind w:left="720" w:hanging="720"/>
          </w:pPr>
        </w:pPrChange>
      </w:pPr>
      <w:r w:rsidRPr="00525327">
        <w:rPr>
          <w:rFonts w:cs="Arial"/>
          <w:bCs/>
          <w:sz w:val="20"/>
          <w:szCs w:val="20"/>
        </w:rPr>
        <w:t xml:space="preserve">The </w:t>
      </w:r>
      <w:r w:rsidRPr="00525327" w:rsidR="00ED2DB6">
        <w:rPr>
          <w:rFonts w:cs="Arial"/>
          <w:bCs/>
          <w:sz w:val="20"/>
          <w:szCs w:val="20"/>
          <w:rPrChange w:author="Ayanda Monageng | Auto Fund" w:date="2026-03-02T15:57:00Z" w16du:dateUtc="2026-03-02T13:57:00Z" w:id="794">
            <w:rPr>
              <w:rFonts w:cs="Arial"/>
              <w:bCs/>
            </w:rPr>
          </w:rPrChange>
        </w:rPr>
        <w:t xml:space="preserve">Parties acknowledge that the Borrower </w:t>
      </w:r>
      <w:r w:rsidRPr="00525327" w:rsidR="006406DB">
        <w:rPr>
          <w:rFonts w:cs="Arial"/>
          <w:bCs/>
          <w:sz w:val="20"/>
          <w:szCs w:val="20"/>
        </w:rPr>
        <w:t>is in need of finance to secure the purchase of</w:t>
      </w:r>
      <w:r w:rsidRPr="00525327" w:rsidR="005F13DD">
        <w:rPr>
          <w:rFonts w:cs="Arial"/>
          <w:bCs/>
          <w:sz w:val="20"/>
          <w:szCs w:val="20"/>
        </w:rPr>
        <w:t xml:space="preserve"> the</w:t>
      </w:r>
      <w:r w:rsidRPr="00525327" w:rsidR="006406DB">
        <w:rPr>
          <w:rFonts w:cs="Arial"/>
          <w:bCs/>
          <w:sz w:val="20"/>
          <w:szCs w:val="20"/>
        </w:rPr>
        <w:t xml:space="preserve"> Products from its Suppliers as well as to fund its working capital requirements, and the Lender has agreed to </w:t>
      </w:r>
      <w:r w:rsidRPr="00525327" w:rsidR="009349BD">
        <w:rPr>
          <w:rFonts w:cs="Arial"/>
          <w:bCs/>
          <w:sz w:val="20"/>
          <w:szCs w:val="20"/>
        </w:rPr>
        <w:t>avail the Loan</w:t>
      </w:r>
      <w:r w:rsidRPr="00525327" w:rsidR="006406DB">
        <w:rPr>
          <w:rFonts w:cs="Arial"/>
          <w:bCs/>
          <w:sz w:val="20"/>
          <w:szCs w:val="20"/>
        </w:rPr>
        <w:t xml:space="preserve">, for the benefit of the Borrower, in order to facilitate the on-going purchase and delivery of </w:t>
      </w:r>
      <w:r w:rsidRPr="00525327" w:rsidR="00932103">
        <w:rPr>
          <w:rFonts w:cs="Arial"/>
          <w:bCs/>
          <w:sz w:val="20"/>
          <w:szCs w:val="20"/>
        </w:rPr>
        <w:t xml:space="preserve">the </w:t>
      </w:r>
      <w:r w:rsidRPr="00525327" w:rsidR="006406DB">
        <w:rPr>
          <w:rFonts w:cs="Arial"/>
          <w:bCs/>
          <w:sz w:val="20"/>
          <w:szCs w:val="20"/>
        </w:rPr>
        <w:t xml:space="preserve">Products and/or to achieve the Loan Purpose. </w:t>
      </w:r>
      <w:r w:rsidRPr="00525327" w:rsidR="002C0BFD">
        <w:rPr>
          <w:rFonts w:cs="Arial"/>
          <w:bCs/>
          <w:sz w:val="20"/>
          <w:szCs w:val="20"/>
          <w:rPrChange w:author="Ayanda Monageng | Auto Fund" w:date="2026-03-02T15:57:00Z" w16du:dateUtc="2026-03-02T13:57:00Z" w:id="795">
            <w:rPr>
              <w:rFonts w:cs="Arial"/>
              <w:bCs/>
            </w:rPr>
          </w:rPrChange>
        </w:rPr>
        <w:t xml:space="preserve"> </w:t>
      </w:r>
    </w:p>
    <w:p w:rsidRPr="00940D9B" w:rsidR="00ED2DB6" w:rsidRDefault="00E70FA3" w14:paraId="48F8C923" w14:textId="0E1DA4F3">
      <w:pPr>
        <w:pStyle w:val="BowLevel3HeadingAltZ"/>
        <w:numPr>
          <w:ilvl w:val="1"/>
          <w:numId w:val="51"/>
        </w:numPr>
        <w:suppressAutoHyphens w:val="0"/>
        <w:spacing w:after="240"/>
        <w:ind w:left="1418" w:hanging="851"/>
        <w:jc w:val="both"/>
        <w:rPr>
          <w:rFonts w:cs="Arial"/>
          <w:bCs/>
        </w:rPr>
        <w:pPrChange w:author="Ayanda Monageng | Auto Fund" w:date="2026-03-02T15:57:00Z" w16du:dateUtc="2026-03-02T13:57:00Z" w:id="796">
          <w:pPr>
            <w:pStyle w:val="Clause7Sub"/>
            <w:numPr>
              <w:ilvl w:val="1"/>
              <w:numId w:val="51"/>
            </w:numPr>
            <w:spacing w:line="240" w:lineRule="auto"/>
            <w:ind w:left="720" w:hanging="720"/>
          </w:pPr>
        </w:pPrChange>
      </w:pPr>
      <w:r w:rsidRPr="00525327">
        <w:rPr>
          <w:rFonts w:cs="Arial"/>
          <w:bCs/>
          <w:sz w:val="20"/>
          <w:szCs w:val="20"/>
          <w:rPrChange w:author="Ayanda Monageng | Auto Fund" w:date="2026-03-02T15:57:00Z" w16du:dateUtc="2026-03-02T13:57:00Z" w:id="797">
            <w:rPr>
              <w:rFonts w:cs="Arial"/>
              <w:bCs/>
            </w:rPr>
          </w:rPrChange>
        </w:rPr>
        <w:t>T</w:t>
      </w:r>
      <w:r w:rsidRPr="00525327" w:rsidR="00ED2DB6">
        <w:rPr>
          <w:rFonts w:cs="Arial"/>
          <w:bCs/>
          <w:sz w:val="20"/>
          <w:szCs w:val="20"/>
          <w:rPrChange w:author="Ayanda Monageng | Auto Fund" w:date="2026-03-02T15:57:00Z" w16du:dateUtc="2026-03-02T13:57:00Z" w:id="798">
            <w:rPr>
              <w:rFonts w:cs="Arial"/>
              <w:bCs/>
            </w:rPr>
          </w:rPrChange>
        </w:rPr>
        <w:t>he Lender agrees to make available to the Borrower</w:t>
      </w:r>
      <w:r w:rsidRPr="00525327">
        <w:rPr>
          <w:rFonts w:cs="Arial"/>
          <w:bCs/>
          <w:sz w:val="20"/>
          <w:szCs w:val="20"/>
          <w:rPrChange w:author="Ayanda Monageng | Auto Fund" w:date="2026-03-02T15:57:00Z" w16du:dateUtc="2026-03-02T13:57:00Z" w:id="799">
            <w:rPr>
              <w:rFonts w:cs="Arial"/>
              <w:bCs/>
            </w:rPr>
          </w:rPrChange>
        </w:rPr>
        <w:t>,</w:t>
      </w:r>
      <w:r w:rsidRPr="00525327" w:rsidR="00ED2DB6">
        <w:rPr>
          <w:rFonts w:cs="Arial"/>
          <w:bCs/>
          <w:sz w:val="20"/>
          <w:szCs w:val="20"/>
          <w:rPrChange w:author="Ayanda Monageng | Auto Fund" w:date="2026-03-02T15:57:00Z" w16du:dateUtc="2026-03-02T13:57:00Z" w:id="800">
            <w:rPr>
              <w:rFonts w:cs="Arial"/>
              <w:bCs/>
            </w:rPr>
          </w:rPrChange>
        </w:rPr>
        <w:t xml:space="preserve"> during the </w:t>
      </w:r>
      <w:r w:rsidRPr="00525327" w:rsidR="00101DB7">
        <w:rPr>
          <w:rFonts w:cs="Arial"/>
          <w:bCs/>
          <w:sz w:val="20"/>
          <w:szCs w:val="20"/>
          <w:rPrChange w:author="Ayanda Monageng | Auto Fund" w:date="2026-03-02T15:57:00Z" w16du:dateUtc="2026-03-02T13:57:00Z" w:id="801">
            <w:rPr>
              <w:rFonts w:cs="Arial"/>
              <w:bCs/>
            </w:rPr>
          </w:rPrChange>
        </w:rPr>
        <w:t>T</w:t>
      </w:r>
      <w:r w:rsidRPr="00525327" w:rsidR="00ED2DB6">
        <w:rPr>
          <w:rFonts w:cs="Arial"/>
          <w:bCs/>
          <w:sz w:val="20"/>
          <w:szCs w:val="20"/>
          <w:rPrChange w:author="Ayanda Monageng | Auto Fund" w:date="2026-03-02T15:57:00Z" w16du:dateUtc="2026-03-02T13:57:00Z" w:id="802">
            <w:rPr>
              <w:rFonts w:cs="Arial"/>
              <w:bCs/>
            </w:rPr>
          </w:rPrChange>
        </w:rPr>
        <w:t>erm</w:t>
      </w:r>
      <w:r w:rsidRPr="00525327" w:rsidR="00D618DB">
        <w:rPr>
          <w:rFonts w:cs="Arial"/>
          <w:bCs/>
          <w:sz w:val="20"/>
          <w:szCs w:val="20"/>
          <w:rPrChange w:author="Ayanda Monageng | Auto Fund" w:date="2026-03-02T15:57:00Z" w16du:dateUtc="2026-03-02T13:57:00Z" w:id="803">
            <w:rPr>
              <w:rFonts w:cs="Arial"/>
              <w:bCs/>
            </w:rPr>
          </w:rPrChange>
        </w:rPr>
        <w:t xml:space="preserve"> of this Agreement</w:t>
      </w:r>
      <w:r w:rsidRPr="00525327" w:rsidR="00ED2DB6">
        <w:rPr>
          <w:rFonts w:cs="Arial"/>
          <w:bCs/>
          <w:sz w:val="20"/>
          <w:szCs w:val="20"/>
          <w:rPrChange w:author="Ayanda Monageng | Auto Fund" w:date="2026-03-02T15:57:00Z" w16du:dateUtc="2026-03-02T13:57:00Z" w:id="804">
            <w:rPr>
              <w:rFonts w:cs="Arial"/>
              <w:bCs/>
            </w:rPr>
          </w:rPrChange>
        </w:rPr>
        <w:t xml:space="preserve">, the </w:t>
      </w:r>
      <w:r w:rsidRPr="00525327" w:rsidR="00932103">
        <w:rPr>
          <w:rFonts w:cs="Arial"/>
          <w:bCs/>
          <w:sz w:val="20"/>
          <w:szCs w:val="20"/>
          <w:rPrChange w:author="Ayanda Monageng | Auto Fund" w:date="2026-03-02T15:57:00Z" w16du:dateUtc="2026-03-02T13:57:00Z" w:id="805">
            <w:rPr>
              <w:rFonts w:cs="Arial"/>
              <w:bCs/>
            </w:rPr>
          </w:rPrChange>
        </w:rPr>
        <w:t xml:space="preserve">Loan </w:t>
      </w:r>
      <w:r w:rsidRPr="00525327" w:rsidR="006D28C1">
        <w:rPr>
          <w:rFonts w:cs="Arial"/>
          <w:bCs/>
          <w:sz w:val="20"/>
          <w:szCs w:val="20"/>
          <w:rPrChange w:author="Ayanda Monageng | Auto Fund" w:date="2026-03-02T15:57:00Z" w16du:dateUtc="2026-03-02T13:57:00Z" w:id="806">
            <w:rPr>
              <w:rFonts w:cs="Arial"/>
              <w:bCs/>
            </w:rPr>
          </w:rPrChange>
        </w:rPr>
        <w:t xml:space="preserve">Amount </w:t>
      </w:r>
      <w:r w:rsidRPr="00525327" w:rsidR="00ED2DB6">
        <w:rPr>
          <w:rFonts w:cs="Arial"/>
          <w:bCs/>
          <w:sz w:val="20"/>
          <w:szCs w:val="20"/>
          <w:rPrChange w:author="Ayanda Monageng | Auto Fund" w:date="2026-03-02T15:57:00Z" w16du:dateUtc="2026-03-02T13:57:00Z" w:id="807">
            <w:rPr>
              <w:rFonts w:cs="Arial"/>
              <w:bCs/>
            </w:rPr>
          </w:rPrChange>
        </w:rPr>
        <w:t xml:space="preserve">for the </w:t>
      </w:r>
      <w:r w:rsidRPr="00525327">
        <w:rPr>
          <w:rFonts w:cs="Arial"/>
          <w:bCs/>
          <w:sz w:val="20"/>
          <w:szCs w:val="20"/>
          <w:rPrChange w:author="Ayanda Monageng | Auto Fund" w:date="2026-03-02T15:57:00Z" w16du:dateUtc="2026-03-02T13:57:00Z" w:id="808">
            <w:rPr>
              <w:rFonts w:cs="Arial"/>
              <w:bCs/>
            </w:rPr>
          </w:rPrChange>
        </w:rPr>
        <w:t xml:space="preserve">Loan </w:t>
      </w:r>
      <w:r w:rsidRPr="00525327" w:rsidR="00ED2DB6">
        <w:rPr>
          <w:rFonts w:cs="Arial"/>
          <w:bCs/>
          <w:sz w:val="20"/>
          <w:szCs w:val="20"/>
          <w:rPrChange w:author="Ayanda Monageng | Auto Fund" w:date="2026-03-02T15:57:00Z" w16du:dateUtc="2026-03-02T13:57:00Z" w:id="809">
            <w:rPr>
              <w:rFonts w:cs="Arial"/>
              <w:bCs/>
            </w:rPr>
          </w:rPrChange>
        </w:rPr>
        <w:t xml:space="preserve">Purpose only. </w:t>
      </w:r>
    </w:p>
    <w:p w:rsidRPr="00940D9B" w:rsidR="006406DB" w:rsidRDefault="00DC7C72" w14:paraId="32416556" w14:textId="02455706">
      <w:pPr>
        <w:pStyle w:val="BowLevel3HeadingAltZ"/>
        <w:numPr>
          <w:ilvl w:val="1"/>
          <w:numId w:val="51"/>
        </w:numPr>
        <w:suppressAutoHyphens w:val="0"/>
        <w:spacing w:after="240"/>
        <w:ind w:left="1418" w:hanging="851"/>
        <w:jc w:val="both"/>
        <w:rPr>
          <w:rFonts w:cs="Arial"/>
          <w:bCs/>
        </w:rPr>
        <w:pPrChange w:author="Ayanda Monageng | Auto Fund" w:date="2026-03-02T15:57:00Z" w16du:dateUtc="2026-03-02T13:57:00Z" w:id="810">
          <w:pPr>
            <w:pStyle w:val="Clause7Sub"/>
            <w:numPr>
              <w:ilvl w:val="1"/>
              <w:numId w:val="51"/>
            </w:numPr>
            <w:spacing w:line="240" w:lineRule="auto"/>
            <w:ind w:left="720" w:hanging="720"/>
          </w:pPr>
        </w:pPrChange>
      </w:pPr>
      <w:bookmarkStart w:name="_Ref316389887" w:id="811"/>
      <w:r w:rsidRPr="00525327">
        <w:rPr>
          <w:rFonts w:cs="Arial"/>
          <w:bCs/>
          <w:sz w:val="20"/>
          <w:szCs w:val="20"/>
          <w:rPrChange w:author="Ayanda Monageng | Auto Fund" w:date="2026-03-02T15:57:00Z" w16du:dateUtc="2026-03-02T13:57:00Z" w:id="812">
            <w:rPr>
              <w:rFonts w:cs="Arial"/>
              <w:bCs/>
            </w:rPr>
          </w:rPrChange>
        </w:rPr>
        <w:t>Subject to</w:t>
      </w:r>
      <w:r w:rsidRPr="00525327" w:rsidR="006406DB">
        <w:rPr>
          <w:rFonts w:cs="Arial"/>
          <w:bCs/>
          <w:sz w:val="20"/>
          <w:szCs w:val="20"/>
          <w:rPrChange w:author="Ayanda Monageng | Auto Fund" w:date="2026-03-02T15:57:00Z" w16du:dateUtc="2026-03-02T13:57:00Z" w:id="813">
            <w:rPr>
              <w:rFonts w:cs="Arial"/>
              <w:bCs/>
            </w:rPr>
          </w:rPrChange>
        </w:rPr>
        <w:t xml:space="preserve"> the Borrower not </w:t>
      </w:r>
      <w:r w:rsidRPr="00525327">
        <w:rPr>
          <w:rFonts w:cs="Arial"/>
          <w:bCs/>
          <w:sz w:val="20"/>
          <w:szCs w:val="20"/>
          <w:rPrChange w:author="Ayanda Monageng | Auto Fund" w:date="2026-03-02T15:57:00Z" w16du:dateUtc="2026-03-02T13:57:00Z" w:id="814">
            <w:rPr>
              <w:rFonts w:cs="Arial"/>
              <w:bCs/>
            </w:rPr>
          </w:rPrChange>
        </w:rPr>
        <w:t xml:space="preserve">being </w:t>
      </w:r>
      <w:r w:rsidRPr="00525327" w:rsidR="006406DB">
        <w:rPr>
          <w:rFonts w:cs="Arial"/>
          <w:bCs/>
          <w:sz w:val="20"/>
          <w:szCs w:val="20"/>
          <w:rPrChange w:author="Ayanda Monageng | Auto Fund" w:date="2026-03-02T15:57:00Z" w16du:dateUtc="2026-03-02T13:57:00Z" w:id="815">
            <w:rPr>
              <w:rFonts w:cs="Arial"/>
              <w:bCs/>
            </w:rPr>
          </w:rPrChange>
        </w:rPr>
        <w:t>in breach of this Agreement and no Material Adverse Event or Event of Default (as the case may be) ha</w:t>
      </w:r>
      <w:r w:rsidRPr="00525327">
        <w:rPr>
          <w:rFonts w:cs="Arial"/>
          <w:bCs/>
          <w:sz w:val="20"/>
          <w:szCs w:val="20"/>
          <w:rPrChange w:author="Ayanda Monageng | Auto Fund" w:date="2026-03-02T15:57:00Z" w16du:dateUtc="2026-03-02T13:57:00Z" w:id="816">
            <w:rPr>
              <w:rFonts w:cs="Arial"/>
              <w:bCs/>
            </w:rPr>
          </w:rPrChange>
        </w:rPr>
        <w:t>ving</w:t>
      </w:r>
      <w:r w:rsidRPr="00525327" w:rsidR="006406DB">
        <w:rPr>
          <w:rFonts w:cs="Arial"/>
          <w:bCs/>
          <w:sz w:val="20"/>
          <w:szCs w:val="20"/>
          <w:rPrChange w:author="Ayanda Monageng | Auto Fund" w:date="2026-03-02T15:57:00Z" w16du:dateUtc="2026-03-02T13:57:00Z" w:id="817">
            <w:rPr>
              <w:rFonts w:cs="Arial"/>
              <w:bCs/>
            </w:rPr>
          </w:rPrChange>
        </w:rPr>
        <w:t xml:space="preserve"> occurred or continuing, </w:t>
      </w:r>
      <w:r w:rsidRPr="00525327">
        <w:rPr>
          <w:rFonts w:cs="Arial"/>
          <w:bCs/>
          <w:sz w:val="20"/>
          <w:szCs w:val="20"/>
          <w:rPrChange w:author="Ayanda Monageng | Auto Fund" w:date="2026-03-02T15:57:00Z" w16du:dateUtc="2026-03-02T13:57:00Z" w:id="818">
            <w:rPr>
              <w:rFonts w:cs="Arial"/>
              <w:bCs/>
            </w:rPr>
          </w:rPrChange>
        </w:rPr>
        <w:t xml:space="preserve">the Lender </w:t>
      </w:r>
      <w:r w:rsidRPr="00525327" w:rsidR="00BB49F3">
        <w:rPr>
          <w:rFonts w:cs="Arial"/>
          <w:bCs/>
          <w:sz w:val="20"/>
          <w:szCs w:val="20"/>
          <w:rPrChange w:author="Ayanda Monageng | Auto Fund" w:date="2026-03-02T15:57:00Z" w16du:dateUtc="2026-03-02T13:57:00Z" w:id="819">
            <w:rPr>
              <w:rFonts w:cs="Arial"/>
              <w:bCs/>
            </w:rPr>
          </w:rPrChange>
        </w:rPr>
        <w:t xml:space="preserve">(on behalf of the Borrower), </w:t>
      </w:r>
      <w:r w:rsidRPr="00525327">
        <w:rPr>
          <w:rFonts w:cs="Arial"/>
          <w:bCs/>
          <w:sz w:val="20"/>
          <w:szCs w:val="20"/>
          <w:rPrChange w:author="Ayanda Monageng | Auto Fund" w:date="2026-03-02T15:57:00Z" w16du:dateUtc="2026-03-02T13:57:00Z" w:id="820">
            <w:rPr>
              <w:rFonts w:cs="Arial"/>
              <w:bCs/>
            </w:rPr>
          </w:rPrChange>
        </w:rPr>
        <w:t>will</w:t>
      </w:r>
      <w:r w:rsidRPr="00525327" w:rsidR="006406DB">
        <w:rPr>
          <w:rFonts w:cs="Arial"/>
          <w:bCs/>
          <w:sz w:val="20"/>
          <w:szCs w:val="20"/>
          <w:rPrChange w:author="Ayanda Monageng | Auto Fund" w:date="2026-03-02T15:57:00Z" w16du:dateUtc="2026-03-02T13:57:00Z" w:id="821">
            <w:rPr>
              <w:rFonts w:cs="Arial"/>
              <w:bCs/>
            </w:rPr>
          </w:rPrChange>
        </w:rPr>
        <w:t>, –</w:t>
      </w:r>
    </w:p>
    <w:p w:rsidRPr="00940D9B" w:rsidR="006406DB" w:rsidRDefault="006406DB" w14:paraId="11D95D73" w14:textId="61BC5076">
      <w:pPr>
        <w:pStyle w:val="BowLevel3HeadingAltZ"/>
        <w:numPr>
          <w:ilvl w:val="2"/>
          <w:numId w:val="51"/>
        </w:numPr>
        <w:suppressAutoHyphens w:val="0"/>
        <w:spacing w:after="240"/>
        <w:ind w:left="2268" w:hanging="850"/>
        <w:jc w:val="both"/>
        <w:rPr>
          <w:rFonts w:cs="Arial"/>
          <w:bCs/>
        </w:rPr>
        <w:pPrChange w:author="Ayanda Monageng | Auto Fund" w:date="2026-03-02T15:58:00Z" w16du:dateUtc="2026-03-02T13:58:00Z" w:id="822">
          <w:pPr>
            <w:pStyle w:val="Clause7Sub"/>
            <w:numPr>
              <w:ilvl w:val="2"/>
              <w:numId w:val="51"/>
            </w:numPr>
            <w:spacing w:line="240" w:lineRule="auto"/>
            <w:ind w:left="1134" w:hanging="1134"/>
          </w:pPr>
        </w:pPrChange>
      </w:pPr>
      <w:r w:rsidRPr="00C66FE3">
        <w:rPr>
          <w:rFonts w:cs="Arial"/>
          <w:bCs/>
          <w:sz w:val="20"/>
          <w:szCs w:val="20"/>
          <w:rPrChange w:author="Ayanda Monageng | Auto Fund" w:date="2026-03-02T15:58:00Z" w16du:dateUtc="2026-03-02T13:58:00Z" w:id="823">
            <w:rPr>
              <w:rFonts w:cs="Arial"/>
              <w:bCs/>
            </w:rPr>
          </w:rPrChange>
        </w:rPr>
        <w:t>facilitat</w:t>
      </w:r>
      <w:r w:rsidRPr="00C66FE3" w:rsidR="00DC7C72">
        <w:rPr>
          <w:rFonts w:cs="Arial"/>
          <w:bCs/>
          <w:sz w:val="20"/>
          <w:szCs w:val="20"/>
          <w:rPrChange w:author="Ayanda Monageng | Auto Fund" w:date="2026-03-02T15:58:00Z" w16du:dateUtc="2026-03-02T13:58:00Z" w:id="824">
            <w:rPr>
              <w:rFonts w:cs="Arial"/>
              <w:bCs/>
            </w:rPr>
          </w:rPrChange>
        </w:rPr>
        <w:t>e</w:t>
      </w:r>
      <w:r w:rsidRPr="00C66FE3">
        <w:rPr>
          <w:rFonts w:cs="Arial"/>
          <w:bCs/>
          <w:sz w:val="20"/>
          <w:szCs w:val="20"/>
          <w:rPrChange w:author="Ayanda Monageng | Auto Fund" w:date="2026-03-02T15:58:00Z" w16du:dateUtc="2026-03-02T13:58:00Z" w:id="825">
            <w:rPr>
              <w:rFonts w:cs="Arial"/>
              <w:bCs/>
            </w:rPr>
          </w:rPrChange>
        </w:rPr>
        <w:t xml:space="preserve"> </w:t>
      </w:r>
      <w:r w:rsidRPr="00C66FE3" w:rsidR="00DC7C72">
        <w:rPr>
          <w:rFonts w:cs="Arial"/>
          <w:bCs/>
          <w:sz w:val="20"/>
          <w:szCs w:val="20"/>
          <w:rPrChange w:author="Ayanda Monageng | Auto Fund" w:date="2026-03-02T15:58:00Z" w16du:dateUtc="2026-03-02T13:58:00Z" w:id="826">
            <w:rPr>
              <w:rFonts w:cs="Arial"/>
              <w:bCs/>
            </w:rPr>
          </w:rPrChange>
        </w:rPr>
        <w:t xml:space="preserve">or make </w:t>
      </w:r>
      <w:r w:rsidRPr="00C66FE3">
        <w:rPr>
          <w:rFonts w:cs="Arial"/>
          <w:bCs/>
          <w:sz w:val="20"/>
          <w:szCs w:val="20"/>
          <w:rPrChange w:author="Ayanda Monageng | Auto Fund" w:date="2026-03-02T15:58:00Z" w16du:dateUtc="2026-03-02T13:58:00Z" w:id="827">
            <w:rPr>
              <w:rFonts w:cs="Arial"/>
              <w:bCs/>
            </w:rPr>
          </w:rPrChange>
        </w:rPr>
        <w:t>payment</w:t>
      </w:r>
      <w:r w:rsidRPr="00C66FE3" w:rsidR="00BB49F3">
        <w:rPr>
          <w:rFonts w:cs="Arial"/>
          <w:bCs/>
          <w:sz w:val="20"/>
          <w:szCs w:val="20"/>
          <w:rPrChange w:author="Ayanda Monageng | Auto Fund" w:date="2026-03-02T15:58:00Z" w16du:dateUtc="2026-03-02T13:58:00Z" w:id="828">
            <w:rPr>
              <w:rFonts w:cs="Arial"/>
              <w:bCs/>
            </w:rPr>
          </w:rPrChange>
        </w:rPr>
        <w:t>(</w:t>
      </w:r>
      <w:r w:rsidRPr="00C66FE3">
        <w:rPr>
          <w:rFonts w:cs="Arial"/>
          <w:bCs/>
          <w:sz w:val="20"/>
          <w:szCs w:val="20"/>
          <w:rPrChange w:author="Ayanda Monageng | Auto Fund" w:date="2026-03-02T15:58:00Z" w16du:dateUtc="2026-03-02T13:58:00Z" w:id="829">
            <w:rPr>
              <w:rFonts w:cs="Arial"/>
              <w:bCs/>
            </w:rPr>
          </w:rPrChange>
        </w:rPr>
        <w:t>s</w:t>
      </w:r>
      <w:r w:rsidRPr="00C66FE3" w:rsidR="00BB49F3">
        <w:rPr>
          <w:rFonts w:cs="Arial"/>
          <w:bCs/>
          <w:sz w:val="20"/>
          <w:szCs w:val="20"/>
          <w:rPrChange w:author="Ayanda Monageng | Auto Fund" w:date="2026-03-02T15:58:00Z" w16du:dateUtc="2026-03-02T13:58:00Z" w:id="830">
            <w:rPr>
              <w:rFonts w:cs="Arial"/>
              <w:bCs/>
            </w:rPr>
          </w:rPrChange>
        </w:rPr>
        <w:t>)</w:t>
      </w:r>
      <w:r w:rsidRPr="00C66FE3">
        <w:rPr>
          <w:rFonts w:cs="Arial"/>
          <w:bCs/>
          <w:sz w:val="20"/>
          <w:szCs w:val="20"/>
          <w:rPrChange w:author="Ayanda Monageng | Auto Fund" w:date="2026-03-02T15:58:00Z" w16du:dateUtc="2026-03-02T13:58:00Z" w:id="831">
            <w:rPr>
              <w:rFonts w:cs="Arial"/>
              <w:bCs/>
            </w:rPr>
          </w:rPrChange>
        </w:rPr>
        <w:t xml:space="preserve"> that </w:t>
      </w:r>
      <w:r w:rsidRPr="00C66FE3" w:rsidR="00BB49F3">
        <w:rPr>
          <w:rFonts w:cs="Arial"/>
          <w:bCs/>
          <w:sz w:val="20"/>
          <w:szCs w:val="20"/>
          <w:rPrChange w:author="Ayanda Monageng | Auto Fund" w:date="2026-03-02T15:58:00Z" w16du:dateUtc="2026-03-02T13:58:00Z" w:id="832">
            <w:rPr>
              <w:rFonts w:cs="Arial"/>
              <w:bCs/>
            </w:rPr>
          </w:rPrChange>
        </w:rPr>
        <w:t>is/</w:t>
      </w:r>
      <w:r w:rsidRPr="00C66FE3">
        <w:rPr>
          <w:rFonts w:cs="Arial"/>
          <w:bCs/>
          <w:sz w:val="20"/>
          <w:szCs w:val="20"/>
          <w:rPrChange w:author="Ayanda Monageng | Auto Fund" w:date="2026-03-02T15:58:00Z" w16du:dateUtc="2026-03-02T13:58:00Z" w:id="833">
            <w:rPr>
              <w:rFonts w:cs="Arial"/>
              <w:bCs/>
            </w:rPr>
          </w:rPrChange>
        </w:rPr>
        <w:t>are payable to</w:t>
      </w:r>
      <w:r w:rsidRPr="00C66FE3" w:rsidR="00BB49F3">
        <w:rPr>
          <w:rFonts w:cs="Arial"/>
          <w:bCs/>
          <w:sz w:val="20"/>
          <w:szCs w:val="20"/>
          <w:rPrChange w:author="Ayanda Monageng | Auto Fund" w:date="2026-03-02T15:58:00Z" w16du:dateUtc="2026-03-02T13:58:00Z" w:id="834">
            <w:rPr>
              <w:rFonts w:cs="Arial"/>
              <w:bCs/>
            </w:rPr>
          </w:rPrChange>
        </w:rPr>
        <w:t xml:space="preserve"> a</w:t>
      </w:r>
      <w:r w:rsidRPr="00C66FE3">
        <w:rPr>
          <w:rFonts w:cs="Arial"/>
          <w:bCs/>
          <w:sz w:val="20"/>
          <w:szCs w:val="20"/>
          <w:rPrChange w:author="Ayanda Monageng | Auto Fund" w:date="2026-03-02T15:58:00Z" w16du:dateUtc="2026-03-02T13:58:00Z" w:id="835">
            <w:rPr>
              <w:rFonts w:cs="Arial"/>
              <w:bCs/>
            </w:rPr>
          </w:rPrChange>
        </w:rPr>
        <w:t xml:space="preserve"> Supplier by lending and advancing an amount which is equ</w:t>
      </w:r>
      <w:r w:rsidRPr="00C66FE3" w:rsidR="00DC7C72">
        <w:rPr>
          <w:rFonts w:cs="Arial"/>
          <w:bCs/>
          <w:sz w:val="20"/>
          <w:szCs w:val="20"/>
          <w:rPrChange w:author="Ayanda Monageng | Auto Fund" w:date="2026-03-02T15:58:00Z" w16du:dateUtc="2026-03-02T13:58:00Z" w:id="836">
            <w:rPr>
              <w:rFonts w:cs="Arial"/>
              <w:bCs/>
            </w:rPr>
          </w:rPrChange>
        </w:rPr>
        <w:t>ivalent</w:t>
      </w:r>
      <w:r w:rsidRPr="00C66FE3">
        <w:rPr>
          <w:rFonts w:cs="Arial"/>
          <w:bCs/>
          <w:sz w:val="20"/>
          <w:szCs w:val="20"/>
          <w:rPrChange w:author="Ayanda Monageng | Auto Fund" w:date="2026-03-02T15:58:00Z" w16du:dateUtc="2026-03-02T13:58:00Z" w:id="837">
            <w:rPr>
              <w:rFonts w:cs="Arial"/>
              <w:bCs/>
            </w:rPr>
          </w:rPrChange>
        </w:rPr>
        <w:t xml:space="preserve"> to the (pro forma) invoice</w:t>
      </w:r>
      <w:r w:rsidRPr="00C66FE3" w:rsidR="00DC7C72">
        <w:rPr>
          <w:rFonts w:cs="Arial"/>
          <w:bCs/>
          <w:sz w:val="20"/>
          <w:szCs w:val="20"/>
          <w:rPrChange w:author="Ayanda Monageng | Auto Fund" w:date="2026-03-02T15:58:00Z" w16du:dateUtc="2026-03-02T13:58:00Z" w:id="838">
            <w:rPr>
              <w:rFonts w:cs="Arial"/>
              <w:bCs/>
            </w:rPr>
          </w:rPrChange>
        </w:rPr>
        <w:t>d amount as</w:t>
      </w:r>
      <w:r w:rsidRPr="00C66FE3">
        <w:rPr>
          <w:rFonts w:cs="Arial"/>
          <w:bCs/>
          <w:sz w:val="20"/>
          <w:szCs w:val="20"/>
          <w:rPrChange w:author="Ayanda Monageng | Auto Fund" w:date="2026-03-02T15:58:00Z" w16du:dateUtc="2026-03-02T13:58:00Z" w:id="839">
            <w:rPr>
              <w:rFonts w:cs="Arial"/>
              <w:bCs/>
            </w:rPr>
          </w:rPrChange>
        </w:rPr>
        <w:t xml:space="preserve"> </w:t>
      </w:r>
      <w:r w:rsidRPr="00C66FE3" w:rsidR="00BA7AC3">
        <w:rPr>
          <w:rFonts w:cs="Arial"/>
          <w:bCs/>
          <w:sz w:val="20"/>
          <w:szCs w:val="20"/>
          <w:rPrChange w:author="Ayanda Monageng | Auto Fund" w:date="2026-03-02T15:58:00Z" w16du:dateUtc="2026-03-02T13:58:00Z" w:id="840">
            <w:rPr>
              <w:rFonts w:cs="Arial"/>
              <w:bCs/>
            </w:rPr>
          </w:rPrChange>
        </w:rPr>
        <w:t xml:space="preserve">claimed or </w:t>
      </w:r>
      <w:r w:rsidRPr="00C66FE3">
        <w:rPr>
          <w:rFonts w:cs="Arial"/>
          <w:bCs/>
          <w:sz w:val="20"/>
          <w:szCs w:val="20"/>
          <w:rPrChange w:author="Ayanda Monageng | Auto Fund" w:date="2026-03-02T15:58:00Z" w16du:dateUtc="2026-03-02T13:58:00Z" w:id="841">
            <w:rPr>
              <w:rFonts w:cs="Arial"/>
              <w:bCs/>
            </w:rPr>
          </w:rPrChange>
        </w:rPr>
        <w:t xml:space="preserve">issued by the Supplier to the Borrower provided </w:t>
      </w:r>
      <w:r w:rsidRPr="00C66FE3" w:rsidR="00DC7C72">
        <w:rPr>
          <w:rFonts w:cs="Arial"/>
          <w:bCs/>
          <w:sz w:val="20"/>
          <w:szCs w:val="20"/>
          <w:rPrChange w:author="Ayanda Monageng | Auto Fund" w:date="2026-03-02T15:58:00Z" w16du:dateUtc="2026-03-02T13:58:00Z" w:id="842">
            <w:rPr>
              <w:rFonts w:cs="Arial"/>
              <w:bCs/>
            </w:rPr>
          </w:rPrChange>
        </w:rPr>
        <w:t xml:space="preserve">further </w:t>
      </w:r>
      <w:r w:rsidRPr="00C66FE3">
        <w:rPr>
          <w:rFonts w:cs="Arial"/>
          <w:bCs/>
          <w:sz w:val="20"/>
          <w:szCs w:val="20"/>
          <w:rPrChange w:author="Ayanda Monageng | Auto Fund" w:date="2026-03-02T15:58:00Z" w16du:dateUtc="2026-03-02T13:58:00Z" w:id="843">
            <w:rPr>
              <w:rFonts w:cs="Arial"/>
              <w:bCs/>
            </w:rPr>
          </w:rPrChange>
        </w:rPr>
        <w:t xml:space="preserve">that </w:t>
      </w:r>
      <w:r w:rsidRPr="00C66FE3" w:rsidR="00BA7AC3">
        <w:rPr>
          <w:rFonts w:cs="Arial"/>
          <w:bCs/>
          <w:sz w:val="20"/>
          <w:szCs w:val="20"/>
          <w:rPrChange w:author="Ayanda Monageng | Auto Fund" w:date="2026-03-02T15:58:00Z" w16du:dateUtc="2026-03-02T13:58:00Z" w:id="844">
            <w:rPr>
              <w:rFonts w:cs="Arial"/>
              <w:bCs/>
            </w:rPr>
          </w:rPrChange>
        </w:rPr>
        <w:t xml:space="preserve">(i) </w:t>
      </w:r>
      <w:r w:rsidRPr="00C66FE3">
        <w:rPr>
          <w:rFonts w:cs="Arial"/>
          <w:bCs/>
          <w:sz w:val="20"/>
          <w:szCs w:val="20"/>
          <w:rPrChange w:author="Ayanda Monageng | Auto Fund" w:date="2026-03-02T15:58:00Z" w16du:dateUtc="2026-03-02T13:58:00Z" w:id="845">
            <w:rPr>
              <w:rFonts w:cs="Arial"/>
              <w:bCs/>
            </w:rPr>
          </w:rPrChange>
        </w:rPr>
        <w:t xml:space="preserve">such payments do not exceed the </w:t>
      </w:r>
      <w:r w:rsidRPr="00C66FE3" w:rsidR="00825093">
        <w:rPr>
          <w:rFonts w:cs="Arial"/>
          <w:bCs/>
          <w:sz w:val="20"/>
          <w:szCs w:val="20"/>
          <w:rPrChange w:author="Ayanda Monageng | Auto Fund" w:date="2026-03-02T15:58:00Z" w16du:dateUtc="2026-03-02T13:58:00Z" w:id="846">
            <w:rPr>
              <w:rFonts w:cs="Arial"/>
              <w:bCs/>
              <w:highlight w:val="yellow"/>
            </w:rPr>
          </w:rPrChange>
        </w:rPr>
        <w:t>[</w:t>
      </w:r>
      <w:r w:rsidRPr="00C66FE3">
        <w:rPr>
          <w:rFonts w:cs="Arial"/>
          <w:bCs/>
          <w:sz w:val="20"/>
          <w:szCs w:val="20"/>
          <w:rPrChange w:author="Ayanda Monageng | Auto Fund" w:date="2026-03-02T15:58:00Z" w16du:dateUtc="2026-03-02T13:58:00Z" w:id="847">
            <w:rPr>
              <w:rFonts w:cs="Arial"/>
              <w:bCs/>
              <w:highlight w:val="yellow"/>
            </w:rPr>
          </w:rPrChange>
        </w:rPr>
        <w:t xml:space="preserve">CapEx </w:t>
      </w:r>
      <w:r w:rsidRPr="00C66FE3" w:rsidR="0089262B">
        <w:rPr>
          <w:rFonts w:cs="Arial"/>
          <w:bCs/>
          <w:sz w:val="20"/>
          <w:szCs w:val="20"/>
          <w:rPrChange w:author="Ayanda Monageng | Auto Fund" w:date="2026-03-02T15:58:00Z" w16du:dateUtc="2026-03-02T13:58:00Z" w:id="848">
            <w:rPr>
              <w:rFonts w:cs="Arial"/>
              <w:bCs/>
              <w:highlight w:val="yellow"/>
            </w:rPr>
          </w:rPrChange>
        </w:rPr>
        <w:t>/</w:t>
      </w:r>
      <w:r w:rsidRPr="00C66FE3" w:rsidR="00825093">
        <w:rPr>
          <w:rFonts w:cs="Arial"/>
          <w:bCs/>
          <w:sz w:val="20"/>
          <w:szCs w:val="20"/>
          <w:rPrChange w:author="Ayanda Monageng | Auto Fund" w:date="2026-03-02T15:58:00Z" w16du:dateUtc="2026-03-02T13:58:00Z" w:id="849">
            <w:rPr>
              <w:rFonts w:cs="Arial"/>
              <w:bCs/>
              <w:highlight w:val="yellow"/>
            </w:rPr>
          </w:rPrChange>
        </w:rPr>
        <w:t xml:space="preserve"> </w:t>
      </w:r>
      <w:r w:rsidRPr="00C66FE3" w:rsidR="0089262B">
        <w:rPr>
          <w:rFonts w:cs="Arial"/>
          <w:bCs/>
          <w:sz w:val="20"/>
          <w:szCs w:val="20"/>
          <w:rPrChange w:author="Ayanda Monageng | Auto Fund" w:date="2026-03-02T15:58:00Z" w16du:dateUtc="2026-03-02T13:58:00Z" w:id="850">
            <w:rPr>
              <w:rFonts w:cs="Arial"/>
              <w:bCs/>
              <w:highlight w:val="yellow"/>
            </w:rPr>
          </w:rPrChange>
        </w:rPr>
        <w:t xml:space="preserve">Working Capital </w:t>
      </w:r>
      <w:r w:rsidRPr="00C66FE3">
        <w:rPr>
          <w:rFonts w:cs="Arial"/>
          <w:bCs/>
          <w:sz w:val="20"/>
          <w:szCs w:val="20"/>
          <w:rPrChange w:author="Ayanda Monageng | Auto Fund" w:date="2026-03-02T15:58:00Z" w16du:dateUtc="2026-03-02T13:58:00Z" w:id="851">
            <w:rPr>
              <w:rFonts w:cs="Arial"/>
              <w:bCs/>
              <w:highlight w:val="yellow"/>
            </w:rPr>
          </w:rPrChange>
        </w:rPr>
        <w:t>Spend</w:t>
      </w:r>
      <w:r w:rsidRPr="00C66FE3" w:rsidR="00825093">
        <w:rPr>
          <w:rFonts w:cs="Arial"/>
          <w:bCs/>
          <w:sz w:val="20"/>
          <w:szCs w:val="20"/>
          <w:rPrChange w:author="Ayanda Monageng | Auto Fund" w:date="2026-03-02T15:58:00Z" w16du:dateUtc="2026-03-02T13:58:00Z" w:id="852">
            <w:rPr>
              <w:rFonts w:cs="Arial"/>
              <w:bCs/>
              <w:highlight w:val="yellow"/>
            </w:rPr>
          </w:rPrChange>
        </w:rPr>
        <w:t>]</w:t>
      </w:r>
      <w:r w:rsidRPr="00C66FE3" w:rsidR="00BA7AC3">
        <w:rPr>
          <w:rFonts w:cs="Arial"/>
          <w:bCs/>
          <w:sz w:val="20"/>
          <w:szCs w:val="20"/>
          <w:rPrChange w:author="Ayanda Monageng | Auto Fund" w:date="2026-03-02T15:58:00Z" w16du:dateUtc="2026-03-02T13:58:00Z" w:id="853">
            <w:rPr/>
          </w:rPrChange>
        </w:rPr>
        <w:t xml:space="preserve"> and (ii) </w:t>
      </w:r>
      <w:r w:rsidRPr="00C66FE3" w:rsidR="00BA7AC3">
        <w:rPr>
          <w:rFonts w:cs="Arial"/>
          <w:bCs/>
          <w:sz w:val="20"/>
          <w:szCs w:val="20"/>
          <w:rPrChange w:author="Ayanda Monageng | Auto Fund" w:date="2026-03-02T15:58:00Z" w16du:dateUtc="2026-03-02T13:58:00Z" w:id="854">
            <w:rPr>
              <w:rFonts w:cs="Arial"/>
              <w:bCs/>
            </w:rPr>
          </w:rPrChange>
        </w:rPr>
        <w:t>the concerned (pro forma) invoice is approved in writing by the Borrower</w:t>
      </w:r>
      <w:r w:rsidRPr="00C66FE3">
        <w:rPr>
          <w:rFonts w:cs="Arial"/>
          <w:bCs/>
          <w:sz w:val="20"/>
          <w:szCs w:val="20"/>
          <w:rPrChange w:author="Ayanda Monageng | Auto Fund" w:date="2026-03-02T15:58:00Z" w16du:dateUtc="2026-03-02T13:58:00Z" w:id="855">
            <w:rPr>
              <w:rFonts w:cs="Arial"/>
              <w:bCs/>
            </w:rPr>
          </w:rPrChange>
        </w:rPr>
        <w:t>; and</w:t>
      </w:r>
    </w:p>
    <w:p w:rsidRPr="00940D9B" w:rsidR="00ED2DB6" w:rsidRDefault="006406DB" w14:paraId="14DA937C" w14:textId="1CC26718">
      <w:pPr>
        <w:pStyle w:val="BowLevel3HeadingAltZ"/>
        <w:numPr>
          <w:ilvl w:val="2"/>
          <w:numId w:val="51"/>
        </w:numPr>
        <w:suppressAutoHyphens w:val="0"/>
        <w:spacing w:after="240"/>
        <w:ind w:left="2268" w:hanging="850"/>
        <w:jc w:val="both"/>
        <w:rPr>
          <w:rFonts w:cs="Arial"/>
          <w:bCs/>
        </w:rPr>
        <w:pPrChange w:author="Ayanda Monageng | Auto Fund" w:date="2026-03-02T15:58:00Z" w16du:dateUtc="2026-03-02T13:58:00Z" w:id="856">
          <w:pPr>
            <w:pStyle w:val="Clause7Sub"/>
            <w:numPr>
              <w:ilvl w:val="2"/>
              <w:numId w:val="51"/>
            </w:numPr>
            <w:spacing w:line="240" w:lineRule="auto"/>
            <w:ind w:left="1134" w:hanging="1134"/>
          </w:pPr>
        </w:pPrChange>
      </w:pPr>
      <w:r w:rsidRPr="00C66FE3">
        <w:rPr>
          <w:rFonts w:cs="Arial"/>
          <w:bCs/>
          <w:sz w:val="20"/>
          <w:szCs w:val="20"/>
          <w:rPrChange w:author="Ayanda Monageng | Auto Fund" w:date="2026-03-02T15:58:00Z" w16du:dateUtc="2026-03-02T13:58:00Z" w:id="857">
            <w:rPr>
              <w:rFonts w:cs="Arial"/>
              <w:bCs/>
            </w:rPr>
          </w:rPrChange>
        </w:rPr>
        <w:t xml:space="preserve">against presentation of a due and payable invoice that has been approved in writing by the Borrower, </w:t>
      </w:r>
      <w:r w:rsidRPr="00C66FE3" w:rsidR="00BB49F3">
        <w:rPr>
          <w:rFonts w:cs="Arial"/>
          <w:bCs/>
          <w:sz w:val="20"/>
          <w:szCs w:val="20"/>
          <w:rPrChange w:author="Ayanda Monageng | Auto Fund" w:date="2026-03-02T15:58:00Z" w16du:dateUtc="2026-03-02T13:58:00Z" w:id="858">
            <w:rPr>
              <w:rFonts w:cs="Arial"/>
              <w:bCs/>
            </w:rPr>
          </w:rPrChange>
        </w:rPr>
        <w:t xml:space="preserve">make </w:t>
      </w:r>
      <w:r w:rsidRPr="00C66FE3">
        <w:rPr>
          <w:rFonts w:cs="Arial"/>
          <w:bCs/>
          <w:sz w:val="20"/>
          <w:szCs w:val="20"/>
          <w:rPrChange w:author="Ayanda Monageng | Auto Fund" w:date="2026-03-02T15:58:00Z" w16du:dateUtc="2026-03-02T13:58:00Z" w:id="859">
            <w:rPr>
              <w:rFonts w:cs="Arial"/>
              <w:bCs/>
            </w:rPr>
          </w:rPrChange>
        </w:rPr>
        <w:t>payment directly to the Supplier</w:t>
      </w:r>
      <w:r w:rsidRPr="00C66FE3" w:rsidR="00BB49F3">
        <w:rPr>
          <w:rFonts w:cs="Arial"/>
          <w:bCs/>
          <w:sz w:val="20"/>
          <w:szCs w:val="20"/>
          <w:rPrChange w:author="Ayanda Monageng | Auto Fund" w:date="2026-03-02T15:58:00Z" w16du:dateUtc="2026-03-02T13:58:00Z" w:id="860">
            <w:rPr>
              <w:rFonts w:cs="Arial"/>
              <w:bCs/>
            </w:rPr>
          </w:rPrChange>
        </w:rPr>
        <w:t xml:space="preserve"> </w:t>
      </w:r>
      <w:r w:rsidRPr="00C66FE3">
        <w:rPr>
          <w:rFonts w:cs="Arial"/>
          <w:bCs/>
          <w:sz w:val="20"/>
          <w:szCs w:val="20"/>
          <w:rPrChange w:author="Ayanda Monageng | Auto Fund" w:date="2026-03-02T15:58:00Z" w16du:dateUtc="2026-03-02T13:58:00Z" w:id="861">
            <w:rPr>
              <w:rFonts w:cs="Arial"/>
              <w:bCs/>
            </w:rPr>
          </w:rPrChange>
        </w:rPr>
        <w:t xml:space="preserve">involved or its </w:t>
      </w:r>
      <w:r w:rsidRPr="00C66FE3" w:rsidR="00BB49F3">
        <w:rPr>
          <w:rFonts w:cs="Arial"/>
          <w:bCs/>
          <w:sz w:val="20"/>
          <w:szCs w:val="20"/>
          <w:rPrChange w:author="Ayanda Monageng | Auto Fund" w:date="2026-03-02T15:58:00Z" w16du:dateUtc="2026-03-02T13:58:00Z" w:id="862">
            <w:rPr>
              <w:rFonts w:cs="Arial"/>
              <w:bCs/>
            </w:rPr>
          </w:rPrChange>
        </w:rPr>
        <w:t xml:space="preserve">chosen </w:t>
      </w:r>
      <w:r w:rsidRPr="00C66FE3">
        <w:rPr>
          <w:rFonts w:cs="Arial"/>
          <w:bCs/>
          <w:sz w:val="20"/>
          <w:szCs w:val="20"/>
          <w:rPrChange w:author="Ayanda Monageng | Auto Fund" w:date="2026-03-02T15:58:00Z" w16du:dateUtc="2026-03-02T13:58:00Z" w:id="863">
            <w:rPr>
              <w:rFonts w:cs="Arial"/>
              <w:bCs/>
            </w:rPr>
          </w:rPrChange>
        </w:rPr>
        <w:t xml:space="preserve">banker </w:t>
      </w:r>
      <w:r w:rsidRPr="00C66FE3" w:rsidR="00BB49F3">
        <w:rPr>
          <w:rFonts w:cs="Arial"/>
          <w:bCs/>
          <w:sz w:val="20"/>
          <w:szCs w:val="20"/>
          <w:rPrChange w:author="Ayanda Monageng | Auto Fund" w:date="2026-03-02T15:58:00Z" w16du:dateUtc="2026-03-02T13:58:00Z" w:id="864">
            <w:rPr>
              <w:rFonts w:cs="Arial"/>
              <w:bCs/>
            </w:rPr>
          </w:rPrChange>
        </w:rPr>
        <w:t>(</w:t>
      </w:r>
      <w:r w:rsidRPr="00C66FE3">
        <w:rPr>
          <w:rFonts w:cs="Arial"/>
          <w:bCs/>
          <w:sz w:val="20"/>
          <w:szCs w:val="20"/>
          <w:rPrChange w:author="Ayanda Monageng | Auto Fund" w:date="2026-03-02T15:58:00Z" w16du:dateUtc="2026-03-02T13:58:00Z" w:id="865">
            <w:rPr>
              <w:rFonts w:cs="Arial"/>
              <w:bCs/>
            </w:rPr>
          </w:rPrChange>
        </w:rPr>
        <w:t>as the case may be</w:t>
      </w:r>
      <w:r w:rsidRPr="00C66FE3" w:rsidR="00BB49F3">
        <w:rPr>
          <w:rFonts w:cs="Arial"/>
          <w:bCs/>
          <w:sz w:val="20"/>
          <w:szCs w:val="20"/>
          <w:rPrChange w:author="Ayanda Monageng | Auto Fund" w:date="2026-03-02T15:58:00Z" w16du:dateUtc="2026-03-02T13:58:00Z" w:id="866">
            <w:rPr>
              <w:rFonts w:cs="Arial"/>
              <w:bCs/>
            </w:rPr>
          </w:rPrChange>
        </w:rPr>
        <w:t>)</w:t>
      </w:r>
      <w:r w:rsidRPr="00C66FE3">
        <w:rPr>
          <w:rFonts w:cs="Arial"/>
          <w:bCs/>
          <w:sz w:val="20"/>
          <w:szCs w:val="20"/>
          <w:rPrChange w:author="Ayanda Monageng | Auto Fund" w:date="2026-03-02T15:58:00Z" w16du:dateUtc="2026-03-02T13:58:00Z" w:id="867">
            <w:rPr>
              <w:rFonts w:cs="Arial"/>
              <w:bCs/>
            </w:rPr>
          </w:rPrChange>
        </w:rPr>
        <w:t xml:space="preserve"> out of the amounts standing to the credit of the </w:t>
      </w:r>
      <w:r w:rsidRPr="00C66FE3" w:rsidR="00825093">
        <w:rPr>
          <w:rFonts w:cs="Arial"/>
          <w:bCs/>
          <w:sz w:val="20"/>
          <w:szCs w:val="20"/>
          <w:rPrChange w:author="Ayanda Monageng | Auto Fund" w:date="2026-03-02T15:58:00Z" w16du:dateUtc="2026-03-02T13:58:00Z" w:id="868">
            <w:rPr>
              <w:rFonts w:cs="Arial"/>
              <w:bCs/>
            </w:rPr>
          </w:rPrChange>
        </w:rPr>
        <w:t>Loan</w:t>
      </w:r>
      <w:r w:rsidRPr="00C66FE3">
        <w:rPr>
          <w:rFonts w:cs="Arial"/>
          <w:bCs/>
          <w:sz w:val="20"/>
          <w:szCs w:val="20"/>
          <w:rPrChange w:author="Ayanda Monageng | Auto Fund" w:date="2026-03-02T15:58:00Z" w16du:dateUtc="2026-03-02T13:58:00Z" w:id="869">
            <w:rPr>
              <w:rFonts w:cs="Arial"/>
              <w:bCs/>
            </w:rPr>
          </w:rPrChange>
        </w:rPr>
        <w:t>.</w:t>
      </w:r>
      <w:r w:rsidRPr="00C66FE3" w:rsidR="00BB49F3">
        <w:rPr>
          <w:rFonts w:cs="Arial"/>
          <w:bCs/>
          <w:sz w:val="20"/>
          <w:szCs w:val="20"/>
          <w:rPrChange w:author="Ayanda Monageng | Auto Fund" w:date="2026-03-02T15:58:00Z" w16du:dateUtc="2026-03-02T13:58:00Z" w:id="870">
            <w:rPr>
              <w:rFonts w:cs="Arial"/>
              <w:bCs/>
            </w:rPr>
          </w:rPrChange>
        </w:rPr>
        <w:t xml:space="preserve"> </w:t>
      </w:r>
      <w:r w:rsidRPr="00C66FE3">
        <w:rPr>
          <w:rFonts w:cs="Arial"/>
          <w:bCs/>
          <w:sz w:val="20"/>
          <w:szCs w:val="20"/>
          <w:rPrChange w:author="Ayanda Monageng | Auto Fund" w:date="2026-03-02T15:58:00Z" w16du:dateUtc="2026-03-02T13:58:00Z" w:id="871">
            <w:rPr>
              <w:rFonts w:cs="Arial"/>
              <w:bCs/>
            </w:rPr>
          </w:rPrChange>
        </w:rPr>
        <w:t xml:space="preserve"> </w:t>
      </w:r>
      <w:r w:rsidRPr="00C66FE3" w:rsidR="00ED2DB6">
        <w:rPr>
          <w:rFonts w:cs="Arial"/>
          <w:bCs/>
          <w:sz w:val="20"/>
          <w:szCs w:val="20"/>
          <w:rPrChange w:author="Ayanda Monageng | Auto Fund" w:date="2026-03-02T15:58:00Z" w16du:dateUtc="2026-03-02T13:58:00Z" w:id="872">
            <w:rPr>
              <w:rFonts w:cs="Arial"/>
              <w:bCs/>
            </w:rPr>
          </w:rPrChange>
        </w:rPr>
        <w:t>Notwithstanding any of the provisions of this Agreement to the contrary, no Advance shall be made by the Lender to the Borrower under this Agreement except in conformity with the provisions of this Agreement</w:t>
      </w:r>
      <w:bookmarkEnd w:id="811"/>
      <w:r w:rsidRPr="00C66FE3" w:rsidR="00ED2DB6">
        <w:rPr>
          <w:rFonts w:cs="Arial"/>
          <w:bCs/>
          <w:sz w:val="20"/>
          <w:szCs w:val="20"/>
          <w:rPrChange w:author="Ayanda Monageng | Auto Fund" w:date="2026-03-02T15:58:00Z" w16du:dateUtc="2026-03-02T13:58:00Z" w:id="873">
            <w:rPr>
              <w:rFonts w:cs="Arial"/>
              <w:bCs/>
            </w:rPr>
          </w:rPrChange>
        </w:rPr>
        <w:t xml:space="preserve">. </w:t>
      </w:r>
      <w:r w:rsidRPr="00C66FE3" w:rsidR="00BB6126">
        <w:rPr>
          <w:rFonts w:cs="Arial"/>
          <w:bCs/>
          <w:sz w:val="20"/>
          <w:szCs w:val="20"/>
          <w:rPrChange w:author="Ayanda Monageng | Auto Fund" w:date="2026-03-02T15:58:00Z" w16du:dateUtc="2026-03-02T13:58:00Z" w:id="874">
            <w:rPr>
              <w:rFonts w:cs="Arial"/>
              <w:bCs/>
            </w:rPr>
          </w:rPrChange>
        </w:rPr>
        <w:t xml:space="preserve"> </w:t>
      </w:r>
      <w:r w:rsidRPr="00C66FE3" w:rsidR="00ED2DB6">
        <w:rPr>
          <w:rFonts w:cs="Arial"/>
          <w:bCs/>
          <w:sz w:val="20"/>
          <w:szCs w:val="20"/>
          <w:rPrChange w:author="Ayanda Monageng | Auto Fund" w:date="2026-03-02T15:58:00Z" w16du:dateUtc="2026-03-02T13:58:00Z" w:id="875">
            <w:rPr>
              <w:rFonts w:cs="Arial"/>
              <w:bCs/>
            </w:rPr>
          </w:rPrChange>
        </w:rPr>
        <w:t xml:space="preserve">For the sake of clarity, unless otherwise agreed between the Parties, the </w:t>
      </w:r>
      <w:r w:rsidRPr="00C66FE3" w:rsidR="00E21FAC">
        <w:rPr>
          <w:rFonts w:cs="Arial"/>
          <w:bCs/>
          <w:sz w:val="20"/>
          <w:szCs w:val="20"/>
          <w:rPrChange w:author="Ayanda Monageng | Auto Fund" w:date="2026-03-02T15:58:00Z" w16du:dateUtc="2026-03-02T13:58:00Z" w:id="876">
            <w:rPr>
              <w:rFonts w:cs="Arial"/>
              <w:bCs/>
            </w:rPr>
          </w:rPrChange>
        </w:rPr>
        <w:t>Lender</w:t>
      </w:r>
      <w:r w:rsidRPr="00C66FE3" w:rsidR="00ED2DB6">
        <w:rPr>
          <w:rFonts w:cs="Arial"/>
          <w:bCs/>
          <w:sz w:val="20"/>
          <w:szCs w:val="20"/>
          <w:rPrChange w:author="Ayanda Monageng | Auto Fund" w:date="2026-03-02T15:58:00Z" w16du:dateUtc="2026-03-02T13:58:00Z" w:id="877">
            <w:rPr>
              <w:rFonts w:cs="Arial"/>
              <w:bCs/>
            </w:rPr>
          </w:rPrChange>
        </w:rPr>
        <w:t xml:space="preserve"> shall not be required to make any Advance unless such Advance is made </w:t>
      </w:r>
      <w:proofErr w:type="gramStart"/>
      <w:r w:rsidRPr="00C66FE3" w:rsidR="00ED2DB6">
        <w:rPr>
          <w:rFonts w:cs="Arial"/>
          <w:bCs/>
          <w:sz w:val="20"/>
          <w:szCs w:val="20"/>
          <w:rPrChange w:author="Ayanda Monageng | Auto Fund" w:date="2026-03-02T15:58:00Z" w16du:dateUtc="2026-03-02T13:58:00Z" w:id="878">
            <w:rPr>
              <w:rFonts w:cs="Arial"/>
              <w:bCs/>
            </w:rPr>
          </w:rPrChange>
        </w:rPr>
        <w:t>in order to</w:t>
      </w:r>
      <w:proofErr w:type="gramEnd"/>
      <w:r w:rsidRPr="00C66FE3" w:rsidR="00ED2DB6">
        <w:rPr>
          <w:rFonts w:cs="Arial"/>
          <w:bCs/>
          <w:sz w:val="20"/>
          <w:szCs w:val="20"/>
          <w:rPrChange w:author="Ayanda Monageng | Auto Fund" w:date="2026-03-02T15:58:00Z" w16du:dateUtc="2026-03-02T13:58:00Z" w:id="879">
            <w:rPr>
              <w:rFonts w:cs="Arial"/>
              <w:bCs/>
            </w:rPr>
          </w:rPrChange>
        </w:rPr>
        <w:t xml:space="preserve"> facilitate th</w:t>
      </w:r>
      <w:r w:rsidRPr="00C66FE3" w:rsidR="006137CA">
        <w:rPr>
          <w:rFonts w:cs="Arial"/>
          <w:bCs/>
          <w:sz w:val="20"/>
          <w:szCs w:val="20"/>
          <w:rPrChange w:author="Ayanda Monageng | Auto Fund" w:date="2026-03-02T15:58:00Z" w16du:dateUtc="2026-03-02T13:58:00Z" w:id="880">
            <w:rPr>
              <w:rFonts w:cs="Arial"/>
              <w:bCs/>
            </w:rPr>
          </w:rPrChange>
        </w:rPr>
        <w:t xml:space="preserve">e attainment of the </w:t>
      </w:r>
      <w:r w:rsidRPr="00C66FE3" w:rsidR="0026029E">
        <w:rPr>
          <w:rFonts w:cs="Arial"/>
          <w:bCs/>
          <w:sz w:val="20"/>
          <w:szCs w:val="20"/>
          <w:rPrChange w:author="Ayanda Monageng | Auto Fund" w:date="2026-03-02T15:58:00Z" w16du:dateUtc="2026-03-02T13:58:00Z" w:id="881">
            <w:rPr>
              <w:rFonts w:cs="Arial"/>
              <w:bCs/>
            </w:rPr>
          </w:rPrChange>
        </w:rPr>
        <w:t xml:space="preserve">Loan </w:t>
      </w:r>
      <w:r w:rsidRPr="00C66FE3" w:rsidR="006137CA">
        <w:rPr>
          <w:rFonts w:cs="Arial"/>
          <w:bCs/>
          <w:sz w:val="20"/>
          <w:szCs w:val="20"/>
          <w:rPrChange w:author="Ayanda Monageng | Auto Fund" w:date="2026-03-02T15:58:00Z" w16du:dateUtc="2026-03-02T13:58:00Z" w:id="882">
            <w:rPr>
              <w:rFonts w:cs="Arial"/>
              <w:bCs/>
            </w:rPr>
          </w:rPrChange>
        </w:rPr>
        <w:t>Purpose</w:t>
      </w:r>
      <w:r w:rsidRPr="00C66FE3" w:rsidR="00ED2DB6">
        <w:rPr>
          <w:rFonts w:cs="Arial"/>
          <w:bCs/>
          <w:sz w:val="20"/>
          <w:szCs w:val="20"/>
          <w:rPrChange w:author="Ayanda Monageng | Auto Fund" w:date="2026-03-02T15:58:00Z" w16du:dateUtc="2026-03-02T13:58:00Z" w:id="883">
            <w:rPr>
              <w:rFonts w:cs="Arial"/>
              <w:bCs/>
            </w:rPr>
          </w:rPrChange>
        </w:rPr>
        <w:t xml:space="preserve">. </w:t>
      </w:r>
      <w:r w:rsidRPr="00C66FE3" w:rsidR="00C908A7">
        <w:rPr>
          <w:rFonts w:cs="Arial"/>
          <w:bCs/>
          <w:sz w:val="20"/>
          <w:szCs w:val="20"/>
          <w:rPrChange w:author="Ayanda Monageng | Auto Fund" w:date="2026-03-02T15:58:00Z" w16du:dateUtc="2026-03-02T13:58:00Z" w:id="884">
            <w:rPr>
              <w:rFonts w:cs="Arial"/>
              <w:bCs/>
            </w:rPr>
          </w:rPrChange>
        </w:rPr>
        <w:t xml:space="preserve">  </w:t>
      </w:r>
    </w:p>
    <w:p w:rsidRPr="00940D9B" w:rsidR="00ED2DB6" w:rsidRDefault="00ED2DB6" w14:paraId="4B792DBF" w14:textId="68F9C43B">
      <w:pPr>
        <w:pStyle w:val="BowLevel3HeadingAltZ"/>
        <w:numPr>
          <w:ilvl w:val="1"/>
          <w:numId w:val="51"/>
        </w:numPr>
        <w:suppressAutoHyphens w:val="0"/>
        <w:spacing w:after="240"/>
        <w:ind w:left="1418" w:hanging="851"/>
        <w:jc w:val="both"/>
        <w:rPr>
          <w:rFonts w:cs="Arial"/>
          <w:bCs/>
        </w:rPr>
        <w:pPrChange w:author="Ayanda Monageng | Auto Fund" w:date="2026-03-02T15:58:00Z" w16du:dateUtc="2026-03-02T13:58:00Z" w:id="885">
          <w:pPr>
            <w:pStyle w:val="Clause7Sub"/>
            <w:numPr>
              <w:ilvl w:val="1"/>
              <w:numId w:val="51"/>
            </w:numPr>
            <w:spacing w:line="240" w:lineRule="auto"/>
            <w:ind w:left="720" w:hanging="720"/>
          </w:pPr>
        </w:pPrChange>
      </w:pPr>
      <w:r w:rsidRPr="00C66FE3">
        <w:rPr>
          <w:rFonts w:cs="Arial"/>
          <w:bCs/>
          <w:sz w:val="20"/>
          <w:szCs w:val="20"/>
          <w:rPrChange w:author="Ayanda Monageng | Auto Fund" w:date="2026-03-02T15:58:00Z" w16du:dateUtc="2026-03-02T13:58:00Z" w:id="886">
            <w:rPr>
              <w:rFonts w:cs="Arial"/>
              <w:bCs/>
            </w:rPr>
          </w:rPrChange>
        </w:rPr>
        <w:t xml:space="preserve">At no time during the Term may the aggregate of all Advances under the </w:t>
      </w:r>
      <w:r w:rsidRPr="00C66FE3" w:rsidR="002C10A1">
        <w:rPr>
          <w:rFonts w:cs="Arial"/>
          <w:bCs/>
          <w:sz w:val="20"/>
          <w:szCs w:val="20"/>
          <w:rPrChange w:author="Ayanda Monageng | Auto Fund" w:date="2026-03-02T15:58:00Z" w16du:dateUtc="2026-03-02T13:58:00Z" w:id="887">
            <w:rPr>
              <w:rFonts w:cs="Arial"/>
              <w:bCs/>
            </w:rPr>
          </w:rPrChange>
        </w:rPr>
        <w:t xml:space="preserve">Loan </w:t>
      </w:r>
      <w:r w:rsidRPr="00C66FE3">
        <w:rPr>
          <w:rFonts w:cs="Arial"/>
          <w:bCs/>
          <w:sz w:val="20"/>
          <w:szCs w:val="20"/>
          <w:rPrChange w:author="Ayanda Monageng | Auto Fund" w:date="2026-03-02T15:58:00Z" w16du:dateUtc="2026-03-02T13:58:00Z" w:id="888">
            <w:rPr>
              <w:rFonts w:cs="Arial"/>
              <w:bCs/>
            </w:rPr>
          </w:rPrChange>
        </w:rPr>
        <w:t xml:space="preserve">exceed the </w:t>
      </w:r>
      <w:r w:rsidRPr="00C66FE3" w:rsidR="002701E9">
        <w:rPr>
          <w:rFonts w:cs="Arial"/>
          <w:bCs/>
          <w:sz w:val="20"/>
          <w:szCs w:val="20"/>
          <w:rPrChange w:author="Ayanda Monageng | Auto Fund" w:date="2026-03-02T15:58:00Z" w16du:dateUtc="2026-03-02T13:58:00Z" w:id="889">
            <w:rPr>
              <w:rFonts w:cs="Arial"/>
              <w:bCs/>
            </w:rPr>
          </w:rPrChange>
        </w:rPr>
        <w:t>Loan Amount</w:t>
      </w:r>
      <w:r w:rsidRPr="00C66FE3">
        <w:rPr>
          <w:rFonts w:cs="Arial"/>
          <w:bCs/>
          <w:sz w:val="20"/>
          <w:szCs w:val="20"/>
          <w:rPrChange w:author="Ayanda Monageng | Auto Fund" w:date="2026-03-02T15:58:00Z" w16du:dateUtc="2026-03-02T13:58:00Z" w:id="890">
            <w:rPr>
              <w:rFonts w:cs="Arial"/>
              <w:bCs/>
            </w:rPr>
          </w:rPrChange>
        </w:rPr>
        <w:t xml:space="preserve">, and to the extent that they do or are likely to - </w:t>
      </w:r>
    </w:p>
    <w:p w:rsidRPr="00940D9B" w:rsidR="00ED2DB6" w:rsidRDefault="00ED2DB6" w14:paraId="02DCE304" w14:textId="0E4162DD">
      <w:pPr>
        <w:pStyle w:val="BowLevel3HeadingAltZ"/>
        <w:numPr>
          <w:ilvl w:val="2"/>
          <w:numId w:val="51"/>
        </w:numPr>
        <w:suppressAutoHyphens w:val="0"/>
        <w:spacing w:after="240"/>
        <w:ind w:left="2268" w:hanging="850"/>
        <w:jc w:val="both"/>
        <w:rPr>
          <w:rFonts w:cs="Arial"/>
          <w:bCs/>
        </w:rPr>
        <w:pPrChange w:author="Ayanda Monageng | Auto Fund" w:date="2026-03-02T15:58:00Z" w16du:dateUtc="2026-03-02T13:58:00Z" w:id="891">
          <w:pPr>
            <w:pStyle w:val="Clause7Sub"/>
            <w:numPr>
              <w:ilvl w:val="2"/>
              <w:numId w:val="51"/>
            </w:numPr>
            <w:spacing w:line="240" w:lineRule="auto"/>
            <w:ind w:left="1134" w:hanging="1134"/>
          </w:pPr>
        </w:pPrChange>
      </w:pPr>
      <w:bookmarkStart w:name="_Ref316407967" w:id="892"/>
      <w:r w:rsidRPr="00C66FE3">
        <w:rPr>
          <w:rFonts w:cs="Arial"/>
          <w:bCs/>
          <w:sz w:val="20"/>
          <w:szCs w:val="20"/>
          <w:rPrChange w:author="Ayanda Monageng | Auto Fund" w:date="2026-03-02T15:58:00Z" w16du:dateUtc="2026-03-02T13:58:00Z" w:id="893">
            <w:rPr>
              <w:rFonts w:cs="Arial"/>
              <w:bCs/>
            </w:rPr>
          </w:rPrChange>
        </w:rPr>
        <w:t>all proceeds derived by the Borrower shall immediately upon receipt thereof by the Borrower, be applied in reduction of the Loan</w:t>
      </w:r>
      <w:r w:rsidRPr="00C66FE3" w:rsidR="008D0F16">
        <w:rPr>
          <w:rFonts w:cs="Arial"/>
          <w:bCs/>
          <w:sz w:val="20"/>
          <w:szCs w:val="20"/>
          <w:rPrChange w:author="Ayanda Monageng | Auto Fund" w:date="2026-03-02T15:58:00Z" w16du:dateUtc="2026-03-02T13:58:00Z" w:id="894">
            <w:rPr>
              <w:rFonts w:cs="Arial"/>
              <w:bCs/>
            </w:rPr>
          </w:rPrChange>
        </w:rPr>
        <w:t xml:space="preserve"> Amount</w:t>
      </w:r>
      <w:r w:rsidRPr="00C66FE3">
        <w:rPr>
          <w:rFonts w:cs="Arial"/>
          <w:bCs/>
          <w:sz w:val="20"/>
          <w:szCs w:val="20"/>
          <w:rPrChange w:author="Ayanda Monageng | Auto Fund" w:date="2026-03-02T15:58:00Z" w16du:dateUtc="2026-03-02T13:58:00Z" w:id="895">
            <w:rPr>
              <w:rFonts w:cs="Arial"/>
              <w:bCs/>
            </w:rPr>
          </w:rPrChange>
        </w:rPr>
        <w:t xml:space="preserve"> then outstanding </w:t>
      </w:r>
      <w:proofErr w:type="gramStart"/>
      <w:r w:rsidRPr="00C66FE3">
        <w:rPr>
          <w:rFonts w:cs="Arial"/>
          <w:bCs/>
          <w:sz w:val="20"/>
          <w:szCs w:val="20"/>
          <w:rPrChange w:author="Ayanda Monageng | Auto Fund" w:date="2026-03-02T15:58:00Z" w16du:dateUtc="2026-03-02T13:58:00Z" w:id="896">
            <w:rPr>
              <w:rFonts w:cs="Arial"/>
              <w:bCs/>
            </w:rPr>
          </w:rPrChange>
        </w:rPr>
        <w:t>so as to</w:t>
      </w:r>
      <w:proofErr w:type="gramEnd"/>
      <w:r w:rsidRPr="00C66FE3">
        <w:rPr>
          <w:rFonts w:cs="Arial"/>
          <w:bCs/>
          <w:sz w:val="20"/>
          <w:szCs w:val="20"/>
          <w:rPrChange w:author="Ayanda Monageng | Auto Fund" w:date="2026-03-02T15:58:00Z" w16du:dateUtc="2026-03-02T13:58:00Z" w:id="897">
            <w:rPr>
              <w:rFonts w:cs="Arial"/>
              <w:bCs/>
            </w:rPr>
          </w:rPrChange>
        </w:rPr>
        <w:t xml:space="preserve"> bring </w:t>
      </w:r>
      <w:r w:rsidRPr="00C66FE3" w:rsidR="00C671E9">
        <w:rPr>
          <w:rFonts w:cs="Arial"/>
          <w:bCs/>
          <w:sz w:val="20"/>
          <w:szCs w:val="20"/>
          <w:rPrChange w:author="Ayanda Monageng | Auto Fund" w:date="2026-03-02T15:58:00Z" w16du:dateUtc="2026-03-02T13:58:00Z" w:id="898">
            <w:rPr>
              <w:rFonts w:cs="Arial"/>
              <w:bCs/>
            </w:rPr>
          </w:rPrChange>
        </w:rPr>
        <w:t>it</w:t>
      </w:r>
      <w:r w:rsidRPr="00C66FE3">
        <w:rPr>
          <w:rFonts w:cs="Arial"/>
          <w:bCs/>
          <w:sz w:val="20"/>
          <w:szCs w:val="20"/>
          <w:rPrChange w:author="Ayanda Monageng | Auto Fund" w:date="2026-03-02T15:58:00Z" w16du:dateUtc="2026-03-02T13:58:00Z" w:id="899">
            <w:rPr>
              <w:rFonts w:cs="Arial"/>
              <w:bCs/>
            </w:rPr>
          </w:rPrChange>
        </w:rPr>
        <w:t xml:space="preserve"> within the </w:t>
      </w:r>
      <w:r w:rsidRPr="00C66FE3" w:rsidR="00E544EC">
        <w:rPr>
          <w:rFonts w:cs="Arial"/>
          <w:bCs/>
          <w:sz w:val="20"/>
          <w:szCs w:val="20"/>
          <w:rPrChange w:author="Ayanda Monageng | Auto Fund" w:date="2026-03-02T15:58:00Z" w16du:dateUtc="2026-03-02T13:58:00Z" w:id="900">
            <w:rPr>
              <w:rFonts w:cs="Arial"/>
              <w:bCs/>
            </w:rPr>
          </w:rPrChange>
        </w:rPr>
        <w:t xml:space="preserve">limit of the </w:t>
      </w:r>
      <w:r w:rsidRPr="00C66FE3" w:rsidR="00B057A1">
        <w:rPr>
          <w:rFonts w:cs="Arial"/>
          <w:bCs/>
          <w:sz w:val="20"/>
          <w:szCs w:val="20"/>
          <w:rPrChange w:author="Ayanda Monageng | Auto Fund" w:date="2026-03-02T15:58:00Z" w16du:dateUtc="2026-03-02T13:58:00Z" w:id="901">
            <w:rPr>
              <w:rFonts w:cs="Arial"/>
              <w:bCs/>
            </w:rPr>
          </w:rPrChange>
        </w:rPr>
        <w:t>Loan Amount</w:t>
      </w:r>
      <w:r w:rsidRPr="00C66FE3">
        <w:rPr>
          <w:rFonts w:cs="Arial"/>
          <w:bCs/>
          <w:sz w:val="20"/>
          <w:szCs w:val="20"/>
          <w:rPrChange w:author="Ayanda Monageng | Auto Fund" w:date="2026-03-02T15:58:00Z" w16du:dateUtc="2026-03-02T13:58:00Z" w:id="902">
            <w:rPr>
              <w:rFonts w:cs="Arial"/>
              <w:bCs/>
            </w:rPr>
          </w:rPrChange>
        </w:rPr>
        <w:t>;</w:t>
      </w:r>
      <w:bookmarkEnd w:id="892"/>
    </w:p>
    <w:p w:rsidRPr="00940D9B" w:rsidR="004C5075" w:rsidRDefault="00ED2DB6" w14:paraId="31B851E5" w14:textId="732F5BD7">
      <w:pPr>
        <w:pStyle w:val="BowLevel3HeadingAltZ"/>
        <w:numPr>
          <w:ilvl w:val="2"/>
          <w:numId w:val="51"/>
        </w:numPr>
        <w:suppressAutoHyphens w:val="0"/>
        <w:spacing w:after="240"/>
        <w:ind w:left="2268" w:hanging="850"/>
        <w:jc w:val="both"/>
        <w:rPr>
          <w:rFonts w:cs="Arial"/>
          <w:bCs/>
        </w:rPr>
        <w:pPrChange w:author="Ayanda Monageng | Auto Fund" w:date="2026-03-02T15:58:00Z" w16du:dateUtc="2026-03-02T13:58:00Z" w:id="903">
          <w:pPr>
            <w:pStyle w:val="Clause7Sub"/>
            <w:numPr>
              <w:ilvl w:val="2"/>
              <w:numId w:val="51"/>
            </w:numPr>
            <w:spacing w:line="240" w:lineRule="auto"/>
            <w:ind w:left="1134" w:hanging="1134"/>
          </w:pPr>
        </w:pPrChange>
      </w:pPr>
      <w:r w:rsidRPr="00C66FE3">
        <w:rPr>
          <w:rFonts w:cs="Arial"/>
          <w:bCs/>
          <w:sz w:val="20"/>
          <w:szCs w:val="20"/>
          <w:rPrChange w:author="Ayanda Monageng | Auto Fund" w:date="2026-03-02T15:58:00Z" w16du:dateUtc="2026-03-02T13:58:00Z" w:id="904">
            <w:rPr>
              <w:rFonts w:cs="Arial"/>
              <w:bCs/>
            </w:rPr>
          </w:rPrChange>
        </w:rPr>
        <w:t xml:space="preserve">the Lender shall not be under any obligation to advance any further funds, until such time as repayments have reduced the amount outstanding </w:t>
      </w:r>
      <w:r w:rsidRPr="00C66FE3" w:rsidR="00324580">
        <w:rPr>
          <w:rFonts w:cs="Arial"/>
          <w:bCs/>
          <w:sz w:val="20"/>
          <w:szCs w:val="20"/>
          <w:rPrChange w:author="Ayanda Monageng | Auto Fund" w:date="2026-03-02T15:58:00Z" w16du:dateUtc="2026-03-02T13:58:00Z" w:id="905">
            <w:rPr>
              <w:rFonts w:cs="Arial"/>
              <w:bCs/>
            </w:rPr>
          </w:rPrChange>
        </w:rPr>
        <w:t>in terms hereof</w:t>
      </w:r>
      <w:r w:rsidRPr="00C66FE3" w:rsidR="00C824A4">
        <w:rPr>
          <w:rFonts w:cs="Arial"/>
          <w:bCs/>
          <w:sz w:val="20"/>
          <w:szCs w:val="20"/>
          <w:rPrChange w:author="Ayanda Monageng | Auto Fund" w:date="2026-03-02T15:58:00Z" w16du:dateUtc="2026-03-02T13:58:00Z" w:id="906">
            <w:rPr>
              <w:rFonts w:cs="Arial"/>
              <w:bCs/>
            </w:rPr>
          </w:rPrChange>
        </w:rPr>
        <w:t xml:space="preserve"> to t</w:t>
      </w:r>
      <w:r w:rsidRPr="00C66FE3">
        <w:rPr>
          <w:rFonts w:cs="Arial"/>
          <w:bCs/>
          <w:sz w:val="20"/>
          <w:szCs w:val="20"/>
          <w:rPrChange w:author="Ayanda Monageng | Auto Fund" w:date="2026-03-02T15:58:00Z" w16du:dateUtc="2026-03-02T13:58:00Z" w:id="907">
            <w:rPr>
              <w:rFonts w:cs="Arial"/>
              <w:bCs/>
            </w:rPr>
          </w:rPrChange>
        </w:rPr>
        <w:t xml:space="preserve">he </w:t>
      </w:r>
      <w:r w:rsidRPr="00C66FE3" w:rsidR="00E544EC">
        <w:rPr>
          <w:rFonts w:cs="Arial"/>
          <w:bCs/>
          <w:sz w:val="20"/>
          <w:szCs w:val="20"/>
          <w:rPrChange w:author="Ayanda Monageng | Auto Fund" w:date="2026-03-02T15:58:00Z" w16du:dateUtc="2026-03-02T13:58:00Z" w:id="908">
            <w:rPr>
              <w:rFonts w:cs="Arial"/>
              <w:bCs/>
            </w:rPr>
          </w:rPrChange>
        </w:rPr>
        <w:t xml:space="preserve">limit of the </w:t>
      </w:r>
      <w:r w:rsidRPr="00C66FE3" w:rsidR="00C824A4">
        <w:rPr>
          <w:rFonts w:cs="Arial"/>
          <w:bCs/>
          <w:sz w:val="20"/>
          <w:szCs w:val="20"/>
          <w:rPrChange w:author="Ayanda Monageng | Auto Fund" w:date="2026-03-02T15:58:00Z" w16du:dateUtc="2026-03-02T13:58:00Z" w:id="909">
            <w:rPr>
              <w:rFonts w:cs="Arial"/>
              <w:bCs/>
            </w:rPr>
          </w:rPrChange>
        </w:rPr>
        <w:t>Loan Amount</w:t>
      </w:r>
      <w:r w:rsidRPr="00C66FE3">
        <w:rPr>
          <w:rFonts w:cs="Arial"/>
          <w:bCs/>
          <w:sz w:val="20"/>
          <w:szCs w:val="20"/>
          <w:rPrChange w:author="Ayanda Monageng | Auto Fund" w:date="2026-03-02T15:58:00Z" w16du:dateUtc="2026-03-02T13:58:00Z" w:id="910">
            <w:rPr>
              <w:rFonts w:cs="Arial"/>
              <w:bCs/>
            </w:rPr>
          </w:rPrChange>
        </w:rPr>
        <w:t xml:space="preserve">. </w:t>
      </w:r>
    </w:p>
    <w:p w:rsidRPr="00940D9B" w:rsidR="00C908A7" w:rsidRDefault="00192403" w14:paraId="6396C087" w14:textId="7AE3328D">
      <w:pPr>
        <w:pStyle w:val="BowLevel3HeadingAltZ"/>
        <w:numPr>
          <w:ilvl w:val="1"/>
          <w:numId w:val="51"/>
        </w:numPr>
        <w:suppressAutoHyphens w:val="0"/>
        <w:spacing w:after="240"/>
        <w:ind w:left="1418" w:hanging="851"/>
        <w:jc w:val="both"/>
        <w:rPr>
          <w:rFonts w:cs="Arial"/>
          <w:bCs/>
        </w:rPr>
        <w:pPrChange w:author="Ayanda Monageng | Auto Fund" w:date="2026-03-02T15:58:00Z" w16du:dateUtc="2026-03-02T13:58:00Z" w:id="911">
          <w:pPr>
            <w:pStyle w:val="Clause7Sub"/>
            <w:numPr>
              <w:ilvl w:val="1"/>
              <w:numId w:val="51"/>
            </w:numPr>
            <w:spacing w:line="240" w:lineRule="auto"/>
            <w:ind w:left="720" w:hanging="720"/>
          </w:pPr>
        </w:pPrChange>
      </w:pPr>
      <w:r w:rsidRPr="00C66FE3">
        <w:rPr>
          <w:rFonts w:cs="Arial"/>
          <w:bCs/>
          <w:sz w:val="20"/>
          <w:szCs w:val="20"/>
          <w:rPrChange w:author="Ayanda Monageng | Auto Fund" w:date="2026-03-02T15:58:00Z" w16du:dateUtc="2026-03-02T13:58:00Z" w:id="912">
            <w:rPr>
              <w:rFonts w:cs="Arial"/>
              <w:bCs/>
            </w:rPr>
          </w:rPrChange>
        </w:rPr>
        <w:t xml:space="preserve">As </w:t>
      </w:r>
      <w:r w:rsidRPr="00C66FE3" w:rsidR="00D6452D">
        <w:rPr>
          <w:rFonts w:cs="Arial"/>
          <w:bCs/>
          <w:sz w:val="20"/>
          <w:szCs w:val="20"/>
        </w:rPr>
        <w:t xml:space="preserve">the context or circumstances may require, the Lender shall be entitled (but not obliged) to directly make payment of an Advance to (i) a Supplier, on behalf of the Borrower, or (ii) to the Designated Bank Account provided that such payment is in connection or associated with the </w:t>
      </w:r>
      <w:r w:rsidRPr="00C66FE3" w:rsidR="00C824A4">
        <w:rPr>
          <w:rFonts w:cs="Arial"/>
          <w:bCs/>
          <w:sz w:val="20"/>
          <w:szCs w:val="20"/>
        </w:rPr>
        <w:t xml:space="preserve">Loan </w:t>
      </w:r>
      <w:r w:rsidRPr="00C66FE3" w:rsidR="00D6452D">
        <w:rPr>
          <w:rFonts w:cs="Arial"/>
          <w:bCs/>
          <w:sz w:val="20"/>
          <w:szCs w:val="20"/>
        </w:rPr>
        <w:t>Purpose.</w:t>
      </w:r>
    </w:p>
    <w:p w:rsidRPr="00EB288F" w:rsidR="00426296" w:rsidP="00EB288F" w:rsidRDefault="00426296" w14:paraId="620EB854" w14:textId="15F3E318">
      <w:pPr>
        <w:pStyle w:val="ListParagraph"/>
        <w:numPr>
          <w:ilvl w:val="0"/>
          <w:numId w:val="51"/>
        </w:numPr>
        <w:suppressAutoHyphens w:val="0"/>
        <w:spacing w:after="240"/>
        <w:ind w:left="567" w:hanging="567"/>
        <w:contextualSpacing w:val="0"/>
        <w:jc w:val="both"/>
        <w:rPr>
          <w:rFonts w:cs="Arial"/>
          <w:sz w:val="20"/>
          <w:szCs w:val="20"/>
        </w:rPr>
      </w:pPr>
      <w:r w:rsidRPr="00EB288F">
        <w:rPr>
          <w:rFonts w:cs="Arial"/>
          <w:b/>
          <w:sz w:val="20"/>
          <w:szCs w:val="20"/>
        </w:rPr>
        <w:t>INTEREST</w:t>
      </w:r>
      <w:bookmarkEnd w:id="711"/>
      <w:bookmarkEnd w:id="712"/>
    </w:p>
    <w:p w:rsidRPr="00940D9B" w:rsidR="00426296" w:rsidRDefault="00426296" w14:paraId="69C252C4" w14:textId="77777777">
      <w:pPr>
        <w:pStyle w:val="BowLevel3HeadingAltZ"/>
        <w:numPr>
          <w:ilvl w:val="1"/>
          <w:numId w:val="51"/>
        </w:numPr>
        <w:suppressAutoHyphens w:val="0"/>
        <w:spacing w:after="240"/>
        <w:ind w:left="1418" w:hanging="851"/>
        <w:jc w:val="both"/>
        <w:rPr>
          <w:rFonts w:cs="Arial"/>
          <w:b/>
        </w:rPr>
        <w:pPrChange w:author="Ayanda Monageng | Auto Fund" w:date="2026-03-02T15:59:00Z" w16du:dateUtc="2026-03-02T13:59:00Z" w:id="913">
          <w:pPr>
            <w:pStyle w:val="Clause7Sub"/>
            <w:numPr>
              <w:ilvl w:val="1"/>
              <w:numId w:val="51"/>
            </w:numPr>
            <w:spacing w:line="240" w:lineRule="auto"/>
            <w:ind w:left="720" w:hanging="720"/>
          </w:pPr>
        </w:pPrChange>
      </w:pPr>
      <w:bookmarkStart w:name="_Ref16143507" w:id="914"/>
      <w:bookmarkStart w:name="_Ref142192896" w:id="915"/>
      <w:bookmarkStart w:name="_Ref90276134" w:id="916"/>
      <w:bookmarkStart w:name="_Ref90200252" w:id="917"/>
      <w:bookmarkStart w:name="_Ref70063405" w:id="918"/>
      <w:bookmarkStart w:name="_Ref71531557" w:id="919"/>
      <w:bookmarkStart w:name="_Ref213765088" w:id="920"/>
      <w:r w:rsidRPr="00C66FE3">
        <w:rPr>
          <w:rFonts w:cs="Arial"/>
          <w:b/>
          <w:sz w:val="20"/>
          <w:szCs w:val="20"/>
        </w:rPr>
        <w:t>Calculation of Interest</w:t>
      </w:r>
      <w:bookmarkEnd w:id="914"/>
    </w:p>
    <w:p w:rsidRPr="00E976FF" w:rsidR="00426296" w:rsidRDefault="00426296" w14:paraId="5EEE2AC1" w14:textId="23C3C818">
      <w:pPr>
        <w:pStyle w:val="BowLevel3HeadingAltZ"/>
        <w:numPr>
          <w:ilvl w:val="2"/>
          <w:numId w:val="51"/>
        </w:numPr>
        <w:suppressAutoHyphens w:val="0"/>
        <w:spacing w:after="240"/>
        <w:ind w:left="2268" w:hanging="850"/>
        <w:jc w:val="both"/>
        <w:rPr>
          <w:rFonts w:cs="Arial"/>
          <w:bCs/>
          <w:sz w:val="20"/>
          <w:szCs w:val="20"/>
        </w:rPr>
        <w:pPrChange w:author="Ayanda Monageng | Auto Fund" w:date="2026-03-02T16:00:00Z" w16du:dateUtc="2026-03-02T14:00:00Z" w:id="921">
          <w:pPr>
            <w:pStyle w:val="BowLevel3HeadingAltZ"/>
            <w:numPr>
              <w:ilvl w:val="2"/>
              <w:numId w:val="51"/>
            </w:numPr>
            <w:tabs>
              <w:tab w:val="clear" w:pos="1134"/>
            </w:tabs>
            <w:suppressAutoHyphens w:val="0"/>
            <w:spacing w:after="240"/>
            <w:ind w:left="720" w:hanging="720"/>
            <w:jc w:val="both"/>
          </w:pPr>
        </w:pPrChange>
      </w:pPr>
      <w:r w:rsidRPr="00E976FF">
        <w:rPr>
          <w:rFonts w:cs="Arial"/>
          <w:bCs/>
          <w:sz w:val="20"/>
          <w:szCs w:val="20"/>
        </w:rPr>
        <w:t xml:space="preserve">Interest will be levied in respect of </w:t>
      </w:r>
      <w:r w:rsidRPr="00E976FF" w:rsidR="00126BBB">
        <w:rPr>
          <w:rFonts w:cs="Arial"/>
          <w:bCs/>
          <w:sz w:val="20"/>
          <w:szCs w:val="20"/>
        </w:rPr>
        <w:t>any</w:t>
      </w:r>
      <w:r w:rsidRPr="00E976FF">
        <w:rPr>
          <w:rFonts w:cs="Arial"/>
          <w:bCs/>
          <w:sz w:val="20"/>
          <w:szCs w:val="20"/>
        </w:rPr>
        <w:t xml:space="preserve"> </w:t>
      </w:r>
      <w:r w:rsidRPr="00E976FF" w:rsidR="00F63990">
        <w:rPr>
          <w:rFonts w:cs="Arial"/>
          <w:bCs/>
          <w:sz w:val="20"/>
          <w:szCs w:val="20"/>
        </w:rPr>
        <w:t>Advance</w:t>
      </w:r>
      <w:r w:rsidRPr="00E976FF">
        <w:rPr>
          <w:rFonts w:cs="Arial"/>
          <w:bCs/>
          <w:sz w:val="20"/>
          <w:szCs w:val="20"/>
        </w:rPr>
        <w:t xml:space="preserve"> </w:t>
      </w:r>
      <w:r w:rsidRPr="00E976FF" w:rsidR="00FC07AD">
        <w:rPr>
          <w:rFonts w:cs="Arial"/>
          <w:bCs/>
          <w:sz w:val="20"/>
          <w:szCs w:val="20"/>
        </w:rPr>
        <w:t xml:space="preserve">or Unpaid Sum (as the case may be) </w:t>
      </w:r>
      <w:r w:rsidRPr="00E976FF">
        <w:rPr>
          <w:rFonts w:cs="Arial"/>
          <w:bCs/>
          <w:sz w:val="20"/>
          <w:szCs w:val="20"/>
        </w:rPr>
        <w:t>at</w:t>
      </w:r>
      <w:r w:rsidRPr="00E976FF" w:rsidR="00B63128">
        <w:rPr>
          <w:bCs/>
          <w:rPrChange w:author="Ayanda Monageng | Auto Fund" w:date="2026-03-02T16:00:00Z" w16du:dateUtc="2026-03-02T14:00:00Z" w:id="922">
            <w:rPr>
              <w:rStyle w:val="Stylelevel211ptChar"/>
              <w:sz w:val="20"/>
              <w:szCs w:val="20"/>
            </w:rPr>
          </w:rPrChange>
        </w:rPr>
        <w:t xml:space="preserve"> </w:t>
      </w:r>
      <w:r w:rsidRPr="00E976FF" w:rsidR="00DB67F5">
        <w:rPr>
          <w:bCs/>
          <w:rPrChange w:author="Ayanda Monageng | Auto Fund" w:date="2026-03-02T16:00:00Z" w16du:dateUtc="2026-03-02T14:00:00Z" w:id="923">
            <w:rPr>
              <w:rStyle w:val="Stylelevel211ptChar"/>
              <w:sz w:val="20"/>
              <w:szCs w:val="20"/>
            </w:rPr>
          </w:rPrChange>
        </w:rPr>
        <w:t xml:space="preserve">the </w:t>
      </w:r>
      <w:r w:rsidRPr="00E976FF" w:rsidR="006355F2">
        <w:rPr>
          <w:bCs/>
          <w:rPrChange w:author="Ayanda Monageng | Auto Fund" w:date="2026-03-02T16:00:00Z" w16du:dateUtc="2026-03-02T14:00:00Z" w:id="924">
            <w:rPr>
              <w:rStyle w:val="Stylelevel211ptChar"/>
              <w:sz w:val="20"/>
              <w:szCs w:val="20"/>
            </w:rPr>
          </w:rPrChange>
        </w:rPr>
        <w:t>P</w:t>
      </w:r>
      <w:r w:rsidRPr="00E976FF" w:rsidR="00A040C2">
        <w:rPr>
          <w:bCs/>
          <w:rPrChange w:author="Ayanda Monageng | Auto Fund" w:date="2026-03-02T16:00:00Z" w16du:dateUtc="2026-03-02T14:00:00Z" w:id="925">
            <w:rPr>
              <w:rStyle w:val="Stylelevel211ptChar"/>
              <w:sz w:val="20"/>
              <w:szCs w:val="20"/>
            </w:rPr>
          </w:rPrChange>
        </w:rPr>
        <w:t xml:space="preserve">rime </w:t>
      </w:r>
      <w:r w:rsidRPr="00E976FF" w:rsidR="00B37D0D">
        <w:rPr>
          <w:bCs/>
          <w:rPrChange w:author="Ayanda Monageng | Auto Fund" w:date="2026-03-02T16:00:00Z" w16du:dateUtc="2026-03-02T14:00:00Z" w:id="926">
            <w:rPr>
              <w:rStyle w:val="Stylelevel211ptChar"/>
              <w:sz w:val="20"/>
              <w:szCs w:val="20"/>
            </w:rPr>
          </w:rPrChange>
        </w:rPr>
        <w:t>R</w:t>
      </w:r>
      <w:r w:rsidRPr="00E976FF" w:rsidR="00A040C2">
        <w:rPr>
          <w:bCs/>
          <w:rPrChange w:author="Ayanda Monageng | Auto Fund" w:date="2026-03-02T16:00:00Z" w16du:dateUtc="2026-03-02T14:00:00Z" w:id="927">
            <w:rPr>
              <w:rStyle w:val="Stylelevel211ptChar"/>
              <w:sz w:val="20"/>
              <w:szCs w:val="20"/>
            </w:rPr>
          </w:rPrChange>
        </w:rPr>
        <w:t>ate</w:t>
      </w:r>
      <w:r w:rsidRPr="00E976FF">
        <w:rPr>
          <w:bCs/>
          <w:rPrChange w:author="Ayanda Monageng | Auto Fund" w:date="2026-03-02T16:00:00Z" w16du:dateUtc="2026-03-02T14:00:00Z" w:id="928">
            <w:rPr>
              <w:rStyle w:val="Stylelevel211ptChar"/>
              <w:sz w:val="20"/>
              <w:szCs w:val="20"/>
            </w:rPr>
          </w:rPrChange>
        </w:rPr>
        <w:t>, which interest shall:</w:t>
      </w:r>
    </w:p>
    <w:p w:rsidRPr="00E976FF" w:rsidR="00426296" w:rsidRDefault="00426296" w14:paraId="71EB0A1F" w14:textId="77777777">
      <w:pPr>
        <w:pStyle w:val="Clause9Sub"/>
        <w:numPr>
          <w:ilvl w:val="3"/>
          <w:numId w:val="51"/>
        </w:numPr>
        <w:spacing w:line="240" w:lineRule="auto"/>
        <w:ind w:left="3261" w:hanging="993"/>
        <w:rPr>
          <w:rFonts w:cs="Arial"/>
          <w:bCs/>
        </w:rPr>
        <w:pPrChange w:author="Ayanda Monageng | Auto Fund" w:date="2026-03-02T16:00:00Z" w16du:dateUtc="2026-03-02T14:00:00Z" w:id="929">
          <w:pPr>
            <w:pStyle w:val="BowLevel4HeadingAltX"/>
            <w:numPr>
              <w:numId w:val="51"/>
            </w:numPr>
            <w:tabs>
              <w:tab w:val="clear" w:pos="1418"/>
            </w:tabs>
            <w:suppressAutoHyphens w:val="0"/>
            <w:spacing w:after="240"/>
            <w:ind w:left="1080" w:hanging="1080"/>
            <w:jc w:val="both"/>
          </w:pPr>
        </w:pPrChange>
      </w:pPr>
      <w:bookmarkStart w:name="_Ref70133641" w:id="930"/>
      <w:bookmarkEnd w:id="915"/>
      <w:bookmarkEnd w:id="916"/>
      <w:bookmarkEnd w:id="917"/>
      <w:bookmarkEnd w:id="918"/>
      <w:bookmarkEnd w:id="919"/>
      <w:bookmarkEnd w:id="920"/>
      <w:r w:rsidRPr="00E976FF">
        <w:rPr>
          <w:rFonts w:cs="Arial"/>
          <w:bCs/>
        </w:rPr>
        <w:t xml:space="preserve">accrue </w:t>
      </w:r>
      <w:proofErr w:type="gramStart"/>
      <w:r w:rsidRPr="00E976FF">
        <w:rPr>
          <w:rFonts w:cs="Arial"/>
          <w:bCs/>
        </w:rPr>
        <w:t>on a daily basis</w:t>
      </w:r>
      <w:proofErr w:type="gramEnd"/>
      <w:r w:rsidRPr="00E976FF">
        <w:rPr>
          <w:rFonts w:cs="Arial"/>
          <w:bCs/>
        </w:rPr>
        <w:t>;</w:t>
      </w:r>
    </w:p>
    <w:p w:rsidRPr="00E976FF" w:rsidR="00426296" w:rsidRDefault="00426296" w14:paraId="60F0498F" w14:textId="4F1180FB">
      <w:pPr>
        <w:pStyle w:val="Clause9Sub"/>
        <w:numPr>
          <w:ilvl w:val="3"/>
          <w:numId w:val="51"/>
        </w:numPr>
        <w:spacing w:line="240" w:lineRule="auto"/>
        <w:ind w:left="3261" w:hanging="993"/>
        <w:rPr>
          <w:rFonts w:cs="Arial"/>
          <w:bCs/>
        </w:rPr>
        <w:pPrChange w:author="Ayanda Monageng | Auto Fund" w:date="2026-03-02T16:00:00Z" w16du:dateUtc="2026-03-02T14:00:00Z" w:id="931">
          <w:pPr>
            <w:pStyle w:val="BowLevel4HeadingAltX"/>
            <w:numPr>
              <w:numId w:val="51"/>
            </w:numPr>
            <w:tabs>
              <w:tab w:val="clear" w:pos="1418"/>
            </w:tabs>
            <w:suppressAutoHyphens w:val="0"/>
            <w:spacing w:after="240"/>
            <w:ind w:left="1080" w:hanging="1080"/>
            <w:jc w:val="both"/>
          </w:pPr>
        </w:pPrChange>
      </w:pPr>
      <w:r w:rsidRPr="00E976FF">
        <w:rPr>
          <w:rFonts w:cs="Arial"/>
          <w:bCs/>
        </w:rPr>
        <w:t xml:space="preserve">be </w:t>
      </w:r>
      <w:r w:rsidRPr="00E976FF" w:rsidR="008B2769">
        <w:rPr>
          <w:rFonts w:cs="Arial"/>
          <w:bCs/>
        </w:rPr>
        <w:t>capitalised</w:t>
      </w:r>
      <w:r w:rsidRPr="00E976FF">
        <w:rPr>
          <w:rFonts w:cs="Arial"/>
          <w:bCs/>
        </w:rPr>
        <w:t xml:space="preserve"> monthly in arrears; </w:t>
      </w:r>
      <w:r w:rsidRPr="00E976FF" w:rsidR="001E3855">
        <w:rPr>
          <w:rFonts w:cs="Arial"/>
          <w:bCs/>
        </w:rPr>
        <w:t>and</w:t>
      </w:r>
    </w:p>
    <w:p w:rsidR="00E976FF" w:rsidP="00E976FF" w:rsidRDefault="00426296" w14:paraId="20F54172" w14:textId="7AD923F0">
      <w:pPr>
        <w:pStyle w:val="Clause9Sub"/>
        <w:numPr>
          <w:ilvl w:val="3"/>
          <w:numId w:val="51"/>
        </w:numPr>
        <w:spacing w:line="240" w:lineRule="auto"/>
        <w:ind w:left="3261" w:hanging="993"/>
        <w:rPr>
          <w:ins w:author="Ayanda Monageng | Auto Fund" w:date="2026-03-02T16:00:00Z" w16du:dateUtc="2026-03-02T14:00:00Z" w:id="932"/>
          <w:rFonts w:cs="Arial"/>
          <w:bCs/>
        </w:rPr>
      </w:pPr>
      <w:bookmarkStart w:name="_Toc297618160" w:id="933"/>
      <w:bookmarkStart w:name="_Ref297564274" w:id="934"/>
      <w:bookmarkStart w:name="_Toc141262610" w:id="935"/>
      <w:bookmarkStart w:name="_Ref45340395" w:id="936"/>
      <w:bookmarkStart w:name="_Ref45344148" w:id="937"/>
      <w:bookmarkStart w:name="_Toc48462927" w:id="938"/>
      <w:bookmarkStart w:name="_Toc49913796" w:id="939"/>
      <w:bookmarkStart w:name="_Toc52082441" w:id="940"/>
      <w:bookmarkStart w:name="_Toc116092067" w:id="941"/>
      <w:bookmarkEnd w:id="930"/>
      <w:r w:rsidRPr="00E976FF">
        <w:rPr>
          <w:rFonts w:cs="Arial"/>
          <w:bCs/>
        </w:rPr>
        <w:t>be payable both before and after any judgment being taken.</w:t>
      </w:r>
    </w:p>
    <w:p w:rsidR="00E976FF" w:rsidP="00E976FF" w:rsidRDefault="00E976FF" w14:paraId="706DFC37" w14:textId="77777777">
      <w:pPr>
        <w:pStyle w:val="Clause9Sub"/>
        <w:spacing w:line="240" w:lineRule="auto"/>
        <w:rPr>
          <w:ins w:author="Ayanda Monageng | Auto Fund" w:date="2026-03-02T16:00:00Z" w16du:dateUtc="2026-03-02T14:00:00Z" w:id="942"/>
          <w:rFonts w:cs="Arial"/>
          <w:bCs/>
        </w:rPr>
      </w:pPr>
    </w:p>
    <w:p w:rsidRPr="00E976FF" w:rsidR="00E976FF" w:rsidRDefault="00E976FF" w14:paraId="148EFF31" w14:textId="77777777">
      <w:pPr>
        <w:pStyle w:val="Clause9Sub"/>
        <w:spacing w:line="240" w:lineRule="auto"/>
        <w:rPr>
          <w:rFonts w:cs="Arial"/>
          <w:bCs/>
        </w:rPr>
        <w:pPrChange w:author="Ayanda Monageng | Auto Fund" w:date="2026-03-02T16:00:00Z" w16du:dateUtc="2026-03-02T14:00:00Z" w:id="943">
          <w:pPr>
            <w:pStyle w:val="BowLevel4HeadingAltX"/>
            <w:numPr>
              <w:numId w:val="51"/>
            </w:numPr>
            <w:tabs>
              <w:tab w:val="clear" w:pos="1418"/>
            </w:tabs>
            <w:suppressAutoHyphens w:val="0"/>
            <w:spacing w:after="240"/>
            <w:ind w:left="1080" w:hanging="1080"/>
            <w:jc w:val="both"/>
          </w:pPr>
        </w:pPrChange>
      </w:pPr>
    </w:p>
    <w:p w:rsidRPr="00940D9B" w:rsidR="00426296" w:rsidRDefault="00426296" w14:paraId="3867C8A5" w14:textId="20DA074A">
      <w:pPr>
        <w:pStyle w:val="BowLevel3HeadingAltZ"/>
        <w:numPr>
          <w:ilvl w:val="1"/>
          <w:numId w:val="51"/>
        </w:numPr>
        <w:suppressAutoHyphens w:val="0"/>
        <w:spacing w:after="240"/>
        <w:ind w:left="1418" w:hanging="851"/>
        <w:jc w:val="both"/>
        <w:rPr>
          <w:rFonts w:cs="Arial"/>
          <w:b/>
        </w:rPr>
        <w:pPrChange w:author="Ayanda Monageng | Auto Fund" w:date="2026-03-02T15:59:00Z" w16du:dateUtc="2026-03-02T13:59:00Z" w:id="944">
          <w:pPr>
            <w:pStyle w:val="Clause7Sub"/>
            <w:numPr>
              <w:ilvl w:val="1"/>
              <w:numId w:val="51"/>
            </w:numPr>
            <w:spacing w:line="240" w:lineRule="auto"/>
            <w:ind w:left="720" w:hanging="720"/>
          </w:pPr>
        </w:pPrChange>
      </w:pPr>
      <w:r w:rsidRPr="00C66FE3">
        <w:rPr>
          <w:rFonts w:cs="Arial"/>
          <w:b/>
          <w:sz w:val="20"/>
          <w:szCs w:val="20"/>
        </w:rPr>
        <w:t xml:space="preserve">Payment of </w:t>
      </w:r>
      <w:r w:rsidRPr="00C66FE3" w:rsidR="004E7679">
        <w:rPr>
          <w:rFonts w:cs="Arial"/>
          <w:b/>
          <w:sz w:val="20"/>
          <w:szCs w:val="20"/>
        </w:rPr>
        <w:t>Loan</w:t>
      </w:r>
      <w:r w:rsidRPr="00C66FE3" w:rsidR="00A63393">
        <w:rPr>
          <w:rFonts w:cs="Arial"/>
          <w:b/>
          <w:sz w:val="20"/>
          <w:szCs w:val="20"/>
        </w:rPr>
        <w:t xml:space="preserve"> Amount</w:t>
      </w:r>
      <w:r w:rsidRPr="00C66FE3" w:rsidR="008D3257">
        <w:rPr>
          <w:rFonts w:cs="Arial"/>
          <w:b/>
          <w:sz w:val="20"/>
          <w:szCs w:val="20"/>
        </w:rPr>
        <w:t>/Advance</w:t>
      </w:r>
      <w:r w:rsidRPr="00C66FE3" w:rsidR="004E7679">
        <w:rPr>
          <w:rFonts w:cs="Arial"/>
          <w:b/>
          <w:sz w:val="20"/>
          <w:szCs w:val="20"/>
        </w:rPr>
        <w:t xml:space="preserve"> and </w:t>
      </w:r>
      <w:r w:rsidRPr="00C66FE3" w:rsidR="008D3257">
        <w:rPr>
          <w:rFonts w:cs="Arial"/>
          <w:b/>
          <w:sz w:val="20"/>
          <w:szCs w:val="20"/>
        </w:rPr>
        <w:t>I</w:t>
      </w:r>
      <w:r w:rsidRPr="00C66FE3">
        <w:rPr>
          <w:rFonts w:cs="Arial"/>
          <w:b/>
          <w:sz w:val="20"/>
          <w:szCs w:val="20"/>
        </w:rPr>
        <w:t>nterest</w:t>
      </w:r>
    </w:p>
    <w:p w:rsidRPr="00E976FF" w:rsidR="00C655E7" w:rsidP="61A25811" w:rsidRDefault="00C655E7" w14:paraId="69C7256A" w14:textId="668FBECB">
      <w:pPr>
        <w:pStyle w:val="BowLevel3HeadingAltZ"/>
        <w:numPr>
          <w:ilvl w:val="2"/>
          <w:numId w:val="51"/>
        </w:numPr>
        <w:suppressAutoHyphens w:val="0"/>
        <w:spacing w:after="240"/>
        <w:ind w:left="2268" w:hanging="850"/>
        <w:jc w:val="both"/>
        <w:rPr>
          <w:rFonts w:cs="Arial"/>
          <w:sz w:val="20"/>
          <w:szCs w:val="20"/>
          <w:rPrChange w:author="Ayanda Monageng | Auto Fund" w:date="2026-03-02T16:00:00Z" w16du:dateUtc="2026-03-02T14:00:00Z" w:id="1037832933">
            <w:rPr>
              <w:rFonts w:cs="Arial"/>
              <w:sz w:val="20"/>
              <w:szCs w:val="20"/>
              <w:lang w:val="en-US"/>
            </w:rPr>
          </w:rPrChange>
        </w:rPr>
        <w:pPrChange w:author="Ayanda Monageng | Auto Fund" w:date="2026-03-02T16:00:00Z" w16du:dateUtc="2026-03-02T14:00:00Z" w:id="946">
          <w:pPr>
            <w:pStyle w:val="BowLevel3HeadingAltZ"/>
            <w:numPr>
              <w:ilvl w:val="2"/>
              <w:numId w:val="51"/>
            </w:numPr>
            <w:tabs>
              <w:tab w:val="clear" w:pos="1134"/>
            </w:tabs>
            <w:suppressAutoHyphens w:val="0"/>
            <w:spacing w:after="240"/>
            <w:ind w:left="720" w:hanging="720"/>
            <w:jc w:val="both"/>
          </w:pPr>
        </w:pPrChange>
      </w:pPr>
      <w:r w:rsidRPr="61A25811" w:rsidR="00C655E7">
        <w:rPr>
          <w:rFonts w:cs="Arial"/>
          <w:sz w:val="20"/>
          <w:szCs w:val="20"/>
          <w:rPrChange w:author="Ayanda Monageng | Auto Fund" w:date="2026-03-02T16:00:00Z" w16du:dateUtc="2026-03-02T14:00:00Z" w:id="1950368855">
            <w:rPr>
              <w:rFonts w:cs="Arial"/>
              <w:sz w:val="20"/>
              <w:szCs w:val="20"/>
              <w:lang w:val="en-US"/>
            </w:rPr>
          </w:rPrChange>
        </w:rPr>
        <w:t xml:space="preserve">All payments by the Borrower to the Lender in terms of this Agreement shall be made as provided for or contemplated in this Agreement on the due date for payment thereof into the bank account of </w:t>
      </w:r>
      <w:r w:rsidRPr="61A25811" w:rsidR="113B6BD3">
        <w:rPr>
          <w:rFonts w:cs="Arial"/>
          <w:sz w:val="20"/>
          <w:szCs w:val="20"/>
        </w:rPr>
        <w:t>[COMPANY NAME]</w:t>
      </w:r>
      <w:r w:rsidRPr="61A25811" w:rsidR="00C655E7">
        <w:rPr>
          <w:rFonts w:cs="Arial"/>
          <w:sz w:val="20"/>
          <w:szCs w:val="20"/>
          <w:rPrChange w:author="Ayanda Monageng | Auto Fund" w:date="2026-03-02T16:00:00Z" w16du:dateUtc="2026-03-02T14:00:00Z" w:id="244814925">
            <w:rPr>
              <w:rFonts w:cs="Arial"/>
              <w:sz w:val="20"/>
              <w:szCs w:val="20"/>
              <w:lang w:val="en-US"/>
            </w:rPr>
          </w:rPrChange>
        </w:rPr>
        <w:t xml:space="preserve"> as notified by the Lender to the Borrower in writing (and payment into any other account shall not co</w:t>
      </w:r>
      <w:r w:rsidRPr="61A25811" w:rsidR="008F07BB">
        <w:rPr>
          <w:rFonts w:cs="Arial"/>
          <w:sz w:val="20"/>
          <w:szCs w:val="20"/>
          <w:rPrChange w:author="Ayanda Monageng | Auto Fund" w:date="2026-03-02T16:00:00Z" w16du:dateUtc="2026-03-02T14:00:00Z" w:id="1070143548">
            <w:rPr>
              <w:rFonts w:cs="Arial"/>
              <w:sz w:val="20"/>
              <w:szCs w:val="20"/>
              <w:lang w:val="en-US"/>
            </w:rPr>
          </w:rPrChange>
        </w:rPr>
        <w:t>nstitute</w:t>
      </w:r>
      <w:r w:rsidRPr="61A25811" w:rsidR="00C655E7">
        <w:rPr>
          <w:rFonts w:cs="Arial"/>
          <w:sz w:val="20"/>
          <w:szCs w:val="20"/>
          <w:rPrChange w:author="Ayanda Monageng | Auto Fund" w:date="2026-03-02T16:00:00Z" w16du:dateUtc="2026-03-02T14:00:00Z" w:id="972334518">
            <w:rPr>
              <w:rFonts w:cs="Arial"/>
              <w:sz w:val="20"/>
              <w:szCs w:val="20"/>
              <w:lang w:val="en-US"/>
            </w:rPr>
          </w:rPrChange>
        </w:rPr>
        <w:t xml:space="preserve"> payment by the Borrower in terms of this Agreement).</w:t>
      </w:r>
    </w:p>
    <w:p w:rsidRPr="00E976FF" w:rsidR="008E7A1F" w:rsidRDefault="00426296" w14:paraId="61DABFF2" w14:textId="475A159F">
      <w:pPr>
        <w:pStyle w:val="BowLevel3HeadingAltZ"/>
        <w:numPr>
          <w:ilvl w:val="2"/>
          <w:numId w:val="51"/>
        </w:numPr>
        <w:suppressAutoHyphens w:val="0"/>
        <w:spacing w:after="240"/>
        <w:ind w:left="2268" w:hanging="850"/>
        <w:jc w:val="both"/>
        <w:rPr>
          <w:rFonts w:cs="Arial"/>
          <w:bCs/>
          <w:sz w:val="20"/>
          <w:szCs w:val="20"/>
          <w:rPrChange w:author="Ayanda Monageng | Auto Fund" w:date="2026-03-02T16:00:00Z" w16du:dateUtc="2026-03-02T14:00:00Z" w:id="952">
            <w:rPr>
              <w:rFonts w:cs="Arial"/>
              <w:sz w:val="20"/>
              <w:szCs w:val="20"/>
              <w:lang w:val="en-US"/>
            </w:rPr>
          </w:rPrChange>
        </w:rPr>
        <w:pPrChange w:author="Ayanda Monageng | Auto Fund" w:date="2026-03-02T16:00:00Z" w16du:dateUtc="2026-03-02T14:00:00Z" w:id="953">
          <w:pPr>
            <w:pStyle w:val="BowLevel3HeadingAltZ"/>
            <w:numPr>
              <w:ilvl w:val="2"/>
              <w:numId w:val="51"/>
            </w:numPr>
            <w:tabs>
              <w:tab w:val="clear" w:pos="1134"/>
            </w:tabs>
            <w:suppressAutoHyphens w:val="0"/>
            <w:spacing w:after="240"/>
            <w:ind w:left="720" w:hanging="720"/>
            <w:jc w:val="both"/>
          </w:pPr>
        </w:pPrChange>
      </w:pPr>
      <w:r w:rsidRPr="00E976FF">
        <w:rPr>
          <w:rFonts w:cs="Arial"/>
          <w:bCs/>
          <w:sz w:val="20"/>
          <w:szCs w:val="20"/>
          <w:rPrChange w:author="Ayanda Monageng | Auto Fund" w:date="2026-03-02T16:00:00Z" w16du:dateUtc="2026-03-02T14:00:00Z" w:id="954">
            <w:rPr>
              <w:rFonts w:cs="Arial"/>
              <w:sz w:val="20"/>
              <w:szCs w:val="20"/>
              <w:lang w:val="en-US"/>
            </w:rPr>
          </w:rPrChange>
        </w:rPr>
        <w:t xml:space="preserve">The Borrower shall repay </w:t>
      </w:r>
      <w:r w:rsidRPr="00E976FF" w:rsidR="00AF04D5">
        <w:rPr>
          <w:rFonts w:cs="Arial"/>
          <w:bCs/>
          <w:sz w:val="20"/>
          <w:szCs w:val="20"/>
          <w:rPrChange w:author="Ayanda Monageng | Auto Fund" w:date="2026-03-02T16:00:00Z" w16du:dateUtc="2026-03-02T14:00:00Z" w:id="955">
            <w:rPr>
              <w:rFonts w:cs="Arial"/>
              <w:sz w:val="20"/>
              <w:szCs w:val="20"/>
              <w:lang w:val="en-US"/>
            </w:rPr>
          </w:rPrChange>
        </w:rPr>
        <w:t>any</w:t>
      </w:r>
      <w:r w:rsidRPr="00E976FF">
        <w:rPr>
          <w:rFonts w:cs="Arial"/>
          <w:bCs/>
          <w:sz w:val="20"/>
          <w:szCs w:val="20"/>
          <w:rPrChange w:author="Ayanda Monageng | Auto Fund" w:date="2026-03-02T16:00:00Z" w16du:dateUtc="2026-03-02T14:00:00Z" w:id="956">
            <w:rPr>
              <w:rFonts w:cs="Arial"/>
              <w:sz w:val="20"/>
              <w:szCs w:val="20"/>
              <w:lang w:val="en-US"/>
            </w:rPr>
          </w:rPrChange>
        </w:rPr>
        <w:t xml:space="preserve"> </w:t>
      </w:r>
      <w:r w:rsidRPr="00E976FF" w:rsidR="00FD0483">
        <w:rPr>
          <w:rFonts w:cs="Arial"/>
          <w:bCs/>
          <w:sz w:val="20"/>
          <w:szCs w:val="20"/>
          <w:rPrChange w:author="Ayanda Monageng | Auto Fund" w:date="2026-03-02T16:00:00Z" w16du:dateUtc="2026-03-02T14:00:00Z" w:id="957">
            <w:rPr>
              <w:rFonts w:cs="Arial"/>
              <w:sz w:val="20"/>
              <w:szCs w:val="20"/>
              <w:lang w:val="en-US"/>
            </w:rPr>
          </w:rPrChange>
        </w:rPr>
        <w:t>Advance</w:t>
      </w:r>
      <w:r w:rsidRPr="00E976FF" w:rsidR="004E7679">
        <w:rPr>
          <w:rFonts w:cs="Arial"/>
          <w:bCs/>
          <w:sz w:val="20"/>
          <w:szCs w:val="20"/>
          <w:rPrChange w:author="Ayanda Monageng | Auto Fund" w:date="2026-03-02T16:00:00Z" w16du:dateUtc="2026-03-02T14:00:00Z" w:id="958">
            <w:rPr>
              <w:rFonts w:cs="Arial"/>
              <w:sz w:val="20"/>
              <w:szCs w:val="20"/>
              <w:lang w:val="en-US"/>
            </w:rPr>
          </w:rPrChange>
        </w:rPr>
        <w:t xml:space="preserve"> to </w:t>
      </w:r>
      <w:r w:rsidRPr="00E976FF" w:rsidR="00803FF6">
        <w:rPr>
          <w:rFonts w:cs="Arial"/>
          <w:bCs/>
          <w:sz w:val="20"/>
          <w:szCs w:val="20"/>
          <w:rPrChange w:author="Ayanda Monageng | Auto Fund" w:date="2026-03-02T16:00:00Z" w16du:dateUtc="2026-03-02T14:00:00Z" w:id="959">
            <w:rPr>
              <w:rFonts w:cs="Arial"/>
              <w:sz w:val="20"/>
              <w:szCs w:val="20"/>
              <w:lang w:val="en-US"/>
            </w:rPr>
          </w:rPrChange>
        </w:rPr>
        <w:t>the Lender</w:t>
      </w:r>
      <w:r w:rsidRPr="00E976FF">
        <w:rPr>
          <w:rFonts w:cs="Arial"/>
          <w:bCs/>
          <w:sz w:val="20"/>
          <w:szCs w:val="20"/>
          <w:rPrChange w:author="Ayanda Monageng | Auto Fund" w:date="2026-03-02T16:00:00Z" w16du:dateUtc="2026-03-02T14:00:00Z" w:id="960">
            <w:rPr>
              <w:rFonts w:cs="Arial"/>
              <w:sz w:val="20"/>
              <w:szCs w:val="20"/>
              <w:lang w:val="en-US"/>
            </w:rPr>
          </w:rPrChange>
        </w:rPr>
        <w:t>, together with any Interest</w:t>
      </w:r>
      <w:r w:rsidRPr="00E976FF" w:rsidR="00364E2B">
        <w:rPr>
          <w:rFonts w:cs="Arial"/>
          <w:bCs/>
          <w:sz w:val="20"/>
          <w:szCs w:val="20"/>
          <w:rPrChange w:author="Ayanda Monageng | Auto Fund" w:date="2026-03-02T16:00:00Z" w16du:dateUtc="2026-03-02T14:00:00Z" w:id="961">
            <w:rPr>
              <w:rFonts w:cs="Arial"/>
              <w:sz w:val="20"/>
              <w:szCs w:val="20"/>
              <w:lang w:val="en-US"/>
            </w:rPr>
          </w:rPrChange>
        </w:rPr>
        <w:t>, as follows</w:t>
      </w:r>
      <w:r w:rsidRPr="00E976FF" w:rsidR="008E7A1F">
        <w:rPr>
          <w:rFonts w:cs="Arial"/>
          <w:bCs/>
          <w:sz w:val="20"/>
          <w:szCs w:val="20"/>
          <w:rPrChange w:author="Ayanda Monageng | Auto Fund" w:date="2026-03-02T16:00:00Z" w16du:dateUtc="2026-03-02T14:00:00Z" w:id="962">
            <w:rPr>
              <w:rFonts w:cs="Arial"/>
              <w:sz w:val="20"/>
              <w:szCs w:val="20"/>
              <w:lang w:val="en-US"/>
            </w:rPr>
          </w:rPrChange>
        </w:rPr>
        <w:t>:</w:t>
      </w:r>
    </w:p>
    <w:tbl>
      <w:tblPr>
        <w:tblW w:w="0" w:type="auto"/>
        <w:tblInd w:w="14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103"/>
        <w:gridCol w:w="3113"/>
      </w:tblGrid>
      <w:tr w:rsidRPr="0077684A" w:rsidR="004358EF" w:rsidTr="00BC1796" w14:paraId="26D3CDE8" w14:textId="77777777">
        <w:tc>
          <w:tcPr>
            <w:tcW w:w="5103" w:type="dxa"/>
            <w:shd w:val="clear" w:color="auto" w:fill="BFBFBF" w:themeFill="background1" w:themeFillShade="BF"/>
          </w:tcPr>
          <w:p w:rsidRPr="0077684A" w:rsidR="004358EF" w:rsidP="00BC1796" w:rsidRDefault="004358EF" w14:paraId="13CD853B" w14:textId="458F36DD">
            <w:pPr>
              <w:pStyle w:val="BowLevel3HeadingAltZ"/>
              <w:tabs>
                <w:tab w:val="clear" w:pos="1134"/>
              </w:tabs>
              <w:spacing w:after="240"/>
              <w:ind w:left="0" w:firstLine="0"/>
              <w:jc w:val="both"/>
              <w:rPr>
                <w:rFonts w:cs="Arial"/>
                <w:b/>
                <w:sz w:val="20"/>
                <w:szCs w:val="20"/>
              </w:rPr>
            </w:pPr>
            <w:bookmarkStart w:name="_Hlk121220217" w:id="963"/>
            <w:r w:rsidRPr="0077684A">
              <w:rPr>
                <w:rFonts w:cs="Arial"/>
                <w:b/>
                <w:sz w:val="20"/>
                <w:szCs w:val="20"/>
              </w:rPr>
              <w:t xml:space="preserve">Period within which the </w:t>
            </w:r>
            <w:r w:rsidR="005E2A68">
              <w:rPr>
                <w:rFonts w:cs="Arial"/>
                <w:b/>
                <w:sz w:val="20"/>
                <w:szCs w:val="20"/>
              </w:rPr>
              <w:t>m</w:t>
            </w:r>
            <w:r w:rsidR="00D448EF">
              <w:rPr>
                <w:rFonts w:cs="Arial"/>
                <w:b/>
                <w:sz w:val="20"/>
                <w:szCs w:val="20"/>
              </w:rPr>
              <w:t xml:space="preserve">onthly </w:t>
            </w:r>
            <w:r w:rsidRPr="0077684A">
              <w:rPr>
                <w:rFonts w:cs="Arial"/>
                <w:b/>
                <w:sz w:val="20"/>
                <w:szCs w:val="20"/>
              </w:rPr>
              <w:t>Repayment Date must be affected by the Borrower</w:t>
            </w:r>
          </w:p>
        </w:tc>
        <w:tc>
          <w:tcPr>
            <w:tcW w:w="3113" w:type="dxa"/>
            <w:shd w:val="clear" w:color="auto" w:fill="BFBFBF" w:themeFill="background1" w:themeFillShade="BF"/>
          </w:tcPr>
          <w:p w:rsidRPr="0077684A" w:rsidR="004358EF" w:rsidP="00BC1796" w:rsidRDefault="00B01D3C" w14:paraId="4E7CDA69" w14:textId="5A8AEB15">
            <w:pPr>
              <w:pStyle w:val="BowLevel3HeadingAltZ"/>
              <w:tabs>
                <w:tab w:val="clear" w:pos="1134"/>
              </w:tabs>
              <w:spacing w:after="240"/>
              <w:ind w:left="0" w:firstLine="0"/>
              <w:jc w:val="both"/>
              <w:rPr>
                <w:rFonts w:cs="Arial"/>
                <w:b/>
                <w:sz w:val="20"/>
                <w:szCs w:val="20"/>
              </w:rPr>
            </w:pPr>
            <w:r>
              <w:rPr>
                <w:rFonts w:cs="Arial"/>
                <w:b/>
                <w:sz w:val="20"/>
                <w:szCs w:val="20"/>
              </w:rPr>
              <w:t>Monthly</w:t>
            </w:r>
            <w:r w:rsidRPr="0077684A" w:rsidR="004358EF">
              <w:rPr>
                <w:rFonts w:cs="Arial"/>
                <w:b/>
                <w:sz w:val="20"/>
                <w:szCs w:val="20"/>
              </w:rPr>
              <w:t xml:space="preserve"> repayment instalment/amount</w:t>
            </w:r>
          </w:p>
        </w:tc>
      </w:tr>
      <w:tr w:rsidRPr="0077684A" w:rsidR="004358EF" w:rsidTr="00BC1796" w14:paraId="35CDC38B" w14:textId="77777777">
        <w:trPr>
          <w:trHeight w:val="470"/>
        </w:trPr>
        <w:tc>
          <w:tcPr>
            <w:tcW w:w="5103" w:type="dxa"/>
          </w:tcPr>
          <w:p w:rsidRPr="0077684A" w:rsidR="004358EF" w:rsidP="00BC1796" w:rsidRDefault="004358EF" w14:paraId="268EF601" w14:textId="00337447">
            <w:pPr>
              <w:pStyle w:val="BowLevel3HeadingAltZ"/>
              <w:tabs>
                <w:tab w:val="clear" w:pos="1134"/>
                <w:tab w:val="left" w:pos="1360"/>
              </w:tabs>
              <w:spacing w:after="240"/>
              <w:ind w:left="0"/>
              <w:jc w:val="both"/>
              <w:rPr>
                <w:rFonts w:cs="Arial"/>
                <w:sz w:val="20"/>
                <w:szCs w:val="20"/>
              </w:rPr>
            </w:pPr>
            <w:r w:rsidRPr="0077684A">
              <w:rPr>
                <w:rFonts w:cs="Arial"/>
                <w:sz w:val="20"/>
                <w:szCs w:val="20"/>
              </w:rPr>
              <w:tab/>
            </w:r>
            <w:r w:rsidRPr="0077684A">
              <w:rPr>
                <w:rFonts w:cs="Arial"/>
                <w:sz w:val="20"/>
                <w:szCs w:val="20"/>
              </w:rPr>
              <w:t xml:space="preserve">Payment of the </w:t>
            </w:r>
            <w:r w:rsidR="00B01D3C">
              <w:rPr>
                <w:rFonts w:cs="Arial"/>
                <w:sz w:val="20"/>
                <w:szCs w:val="20"/>
              </w:rPr>
              <w:t>monthly</w:t>
            </w:r>
            <w:r w:rsidRPr="0077684A">
              <w:rPr>
                <w:rFonts w:cs="Arial"/>
                <w:sz w:val="20"/>
                <w:szCs w:val="20"/>
              </w:rPr>
              <w:t xml:space="preserve"> Interest amount (excluding capital) shall be payable with effect from the (i) Interest Repayment Date and thereafter on each Repayment Date. </w:t>
            </w:r>
          </w:p>
        </w:tc>
        <w:tc>
          <w:tcPr>
            <w:tcW w:w="3113" w:type="dxa"/>
          </w:tcPr>
          <w:p w:rsidRPr="0077684A" w:rsidR="004358EF" w:rsidP="00BC1796" w:rsidRDefault="004358EF" w14:paraId="55804B18" w14:textId="1C00FD54">
            <w:pPr>
              <w:pStyle w:val="BowLevel3HeadingAltZ"/>
              <w:spacing w:after="240"/>
              <w:ind w:left="0" w:firstLine="0"/>
              <w:jc w:val="both"/>
              <w:rPr>
                <w:rFonts w:cs="Arial"/>
                <w:sz w:val="20"/>
                <w:szCs w:val="20"/>
                <w:highlight w:val="yellow"/>
              </w:rPr>
            </w:pPr>
            <w:proofErr w:type="gramStart"/>
            <w:r w:rsidRPr="0077684A">
              <w:rPr>
                <w:rFonts w:cs="Arial"/>
                <w:sz w:val="20"/>
                <w:szCs w:val="20"/>
              </w:rPr>
              <w:t>R</w:t>
            </w:r>
            <w:r w:rsidR="00CF4E39">
              <w:rPr>
                <w:rFonts w:cs="Arial"/>
                <w:sz w:val="20"/>
                <w:szCs w:val="20"/>
              </w:rPr>
              <w:t>[</w:t>
            </w:r>
            <w:proofErr w:type="gramEnd"/>
            <w:r w:rsidRPr="00CF4E39" w:rsidR="00CF4E39">
              <w:rPr>
                <w:rFonts w:cs="Arial"/>
                <w:sz w:val="20"/>
                <w:szCs w:val="20"/>
                <w:highlight w:val="yellow"/>
              </w:rPr>
              <w:t xml:space="preserve">insert estimated monthly repayment </w:t>
            </w:r>
            <w:proofErr w:type="gramStart"/>
            <w:r w:rsidRPr="00CF4E39" w:rsidR="00CF4E39">
              <w:rPr>
                <w:rFonts w:cs="Arial"/>
                <w:sz w:val="20"/>
                <w:szCs w:val="20"/>
                <w:highlight w:val="yellow"/>
              </w:rPr>
              <w:t>amount]</w:t>
            </w:r>
            <w:r w:rsidRPr="0077684A">
              <w:rPr>
                <w:rFonts w:cs="Arial"/>
                <w:b/>
                <w:bCs/>
                <w:sz w:val="20"/>
                <w:szCs w:val="20"/>
              </w:rPr>
              <w:t>*</w:t>
            </w:r>
            <w:proofErr w:type="gramEnd"/>
          </w:p>
        </w:tc>
      </w:tr>
      <w:tr w:rsidRPr="0077684A" w:rsidR="004358EF" w:rsidTr="00BC1796" w14:paraId="3A519C0F" w14:textId="77777777">
        <w:trPr>
          <w:trHeight w:val="410"/>
        </w:trPr>
        <w:tc>
          <w:tcPr>
            <w:tcW w:w="5103" w:type="dxa"/>
          </w:tcPr>
          <w:p w:rsidRPr="0077684A" w:rsidR="004358EF" w:rsidP="00BC1796" w:rsidRDefault="004358EF" w14:paraId="31D36D96" w14:textId="1699FF4E">
            <w:pPr>
              <w:pStyle w:val="BowLevel3HeadingAltZ"/>
              <w:spacing w:after="240"/>
              <w:ind w:left="0" w:firstLine="0"/>
              <w:jc w:val="both"/>
              <w:rPr>
                <w:rFonts w:cs="Arial"/>
                <w:sz w:val="20"/>
                <w:szCs w:val="20"/>
              </w:rPr>
            </w:pPr>
            <w:r w:rsidRPr="0077684A">
              <w:rPr>
                <w:rFonts w:cs="Arial"/>
                <w:sz w:val="20"/>
                <w:szCs w:val="20"/>
              </w:rPr>
              <w:t xml:space="preserve">Payment of the </w:t>
            </w:r>
            <w:r w:rsidR="00CF4E39">
              <w:rPr>
                <w:rFonts w:cs="Arial"/>
                <w:sz w:val="20"/>
                <w:szCs w:val="20"/>
              </w:rPr>
              <w:t>monthly</w:t>
            </w:r>
            <w:r w:rsidRPr="0077684A">
              <w:rPr>
                <w:rFonts w:cs="Arial"/>
                <w:sz w:val="20"/>
                <w:szCs w:val="20"/>
              </w:rPr>
              <w:t xml:space="preserve"> repayment amount (including capital and Interest thereon) shall be payable </w:t>
            </w:r>
            <w:r w:rsidRPr="0077684A">
              <w:rPr>
                <w:rFonts w:cs="Arial"/>
                <w:sz w:val="20"/>
                <w:szCs w:val="20"/>
                <w:lang w:val="en-US"/>
              </w:rPr>
              <w:t>on the Capital Repayment Date and, thereafter, on each Repayment Date.</w:t>
            </w:r>
          </w:p>
        </w:tc>
        <w:tc>
          <w:tcPr>
            <w:tcW w:w="3113" w:type="dxa"/>
          </w:tcPr>
          <w:p w:rsidRPr="0077684A" w:rsidR="004358EF" w:rsidP="00BC1796" w:rsidRDefault="0019740A" w14:paraId="171FCEEA" w14:textId="22F15B9B">
            <w:pPr>
              <w:pStyle w:val="BowLevel3HeadingAltZ"/>
              <w:spacing w:after="240"/>
              <w:ind w:left="0" w:firstLine="0"/>
              <w:jc w:val="both"/>
              <w:rPr>
                <w:rFonts w:cs="Arial"/>
                <w:sz w:val="20"/>
                <w:szCs w:val="20"/>
                <w:highlight w:val="yellow"/>
              </w:rPr>
            </w:pPr>
            <w:proofErr w:type="gramStart"/>
            <w:r w:rsidRPr="0077684A">
              <w:rPr>
                <w:rFonts w:cs="Arial"/>
                <w:sz w:val="20"/>
                <w:szCs w:val="20"/>
              </w:rPr>
              <w:t>R</w:t>
            </w:r>
            <w:r>
              <w:rPr>
                <w:rFonts w:cs="Arial"/>
                <w:sz w:val="20"/>
                <w:szCs w:val="20"/>
              </w:rPr>
              <w:t>[</w:t>
            </w:r>
            <w:proofErr w:type="gramEnd"/>
            <w:r w:rsidRPr="00CF4E39">
              <w:rPr>
                <w:rFonts w:cs="Arial"/>
                <w:sz w:val="20"/>
                <w:szCs w:val="20"/>
                <w:highlight w:val="yellow"/>
              </w:rPr>
              <w:t>insert estimated monthly repayment amount]</w:t>
            </w:r>
            <w:r>
              <w:rPr>
                <w:rFonts w:cs="Arial"/>
                <w:sz w:val="20"/>
                <w:szCs w:val="20"/>
              </w:rPr>
              <w:t xml:space="preserve"> </w:t>
            </w:r>
            <w:r w:rsidRPr="0077684A" w:rsidR="004358EF">
              <w:rPr>
                <w:rFonts w:cs="Arial"/>
                <w:sz w:val="20"/>
                <w:szCs w:val="20"/>
              </w:rPr>
              <w:t xml:space="preserve">— Quarterly repayment amount to be confirmed by the Lender on or before the arrival of the Capital Repayment </w:t>
            </w:r>
            <w:proofErr w:type="gramStart"/>
            <w:r w:rsidRPr="0077684A" w:rsidR="004358EF">
              <w:rPr>
                <w:rFonts w:cs="Arial"/>
                <w:sz w:val="20"/>
                <w:szCs w:val="20"/>
              </w:rPr>
              <w:t>Date.</w:t>
            </w:r>
            <w:r w:rsidRPr="0019740A" w:rsidR="004358EF">
              <w:rPr>
                <w:rFonts w:cs="Arial"/>
                <w:b/>
                <w:bCs/>
                <w:sz w:val="20"/>
                <w:szCs w:val="20"/>
              </w:rPr>
              <w:t>*</w:t>
            </w:r>
            <w:proofErr w:type="gramEnd"/>
          </w:p>
        </w:tc>
      </w:tr>
    </w:tbl>
    <w:bookmarkEnd w:id="963"/>
    <w:p w:rsidRPr="00EB288F" w:rsidR="003F18BC" w:rsidRDefault="003A57BF" w14:paraId="78401488" w14:textId="669FC527">
      <w:pPr>
        <w:pStyle w:val="BowLevel3HeadingAltZ"/>
        <w:tabs>
          <w:tab w:val="clear" w:pos="1134"/>
        </w:tabs>
        <w:suppressAutoHyphens w:val="0"/>
        <w:spacing w:before="240" w:after="240"/>
        <w:ind w:left="1440" w:firstLine="22"/>
        <w:jc w:val="both"/>
        <w:rPr>
          <w:rFonts w:cs="Arial"/>
          <w:b/>
          <w:bCs/>
          <w:sz w:val="20"/>
          <w:szCs w:val="20"/>
          <w:lang w:val="en-US"/>
        </w:rPr>
        <w:pPrChange w:author="Ayanda Monageng | Auto Fund" w:date="2026-03-02T16:01:00Z" w16du:dateUtc="2026-03-02T14:01:00Z" w:id="964">
          <w:pPr>
            <w:pStyle w:val="BowLevel3HeadingAltZ"/>
            <w:tabs>
              <w:tab w:val="clear" w:pos="1134"/>
            </w:tabs>
            <w:suppressAutoHyphens w:val="0"/>
            <w:spacing w:before="240" w:after="240"/>
            <w:ind w:left="1418" w:firstLine="0"/>
            <w:jc w:val="both"/>
          </w:pPr>
        </w:pPrChange>
      </w:pPr>
      <w:r w:rsidRPr="00EB288F">
        <w:rPr>
          <w:rFonts w:cs="Arial"/>
          <w:sz w:val="20"/>
          <w:szCs w:val="20"/>
          <w:lang w:val="en-US"/>
        </w:rPr>
        <w:t>(</w:t>
      </w:r>
      <w:r w:rsidRPr="004358EF" w:rsidR="00F62F67">
        <w:rPr>
          <w:rFonts w:cs="Arial"/>
          <w:sz w:val="20"/>
          <w:szCs w:val="20"/>
          <w:lang w:val="en-US"/>
        </w:rPr>
        <w:t>*</w:t>
      </w:r>
      <w:r w:rsidRPr="009C5D7D" w:rsidR="009C5D7D">
        <w:rPr>
          <w:rFonts w:cs="Arial"/>
          <w:sz w:val="20"/>
          <w:szCs w:val="20"/>
          <w:lang w:val="en-US"/>
        </w:rPr>
        <w:t xml:space="preserve">The monthly repayment instalment </w:t>
      </w:r>
      <w:proofErr w:type="gramStart"/>
      <w:r w:rsidRPr="009C5D7D" w:rsidR="009C5D7D">
        <w:rPr>
          <w:rFonts w:cs="Arial"/>
          <w:sz w:val="20"/>
          <w:szCs w:val="20"/>
          <w:lang w:val="en-US"/>
        </w:rPr>
        <w:t>is based on an assumption</w:t>
      </w:r>
      <w:proofErr w:type="gramEnd"/>
      <w:r w:rsidRPr="009C5D7D" w:rsidR="009C5D7D">
        <w:rPr>
          <w:rFonts w:cs="Arial"/>
          <w:sz w:val="20"/>
          <w:szCs w:val="20"/>
          <w:lang w:val="en-US"/>
        </w:rPr>
        <w:t xml:space="preserve"> that the entire Loan Amount is utilized by the Borrower. In that regard, the Lender will advise the Borrower from time to time on the correct monthly repayment instalment which will be based on the drawdown(s) effected by the Borrower. The Borrower shall be obliged to settle the</w:t>
      </w:r>
      <w:r w:rsidRPr="009C5D7D" w:rsidR="009C5D7D">
        <w:rPr>
          <w:rFonts w:cs="Arial"/>
          <w:b/>
          <w:bCs/>
          <w:sz w:val="20"/>
          <w:szCs w:val="20"/>
          <w:lang w:val="en-US"/>
        </w:rPr>
        <w:t xml:space="preserve"> </w:t>
      </w:r>
      <w:r w:rsidRPr="009C5D7D" w:rsidR="009C5D7D">
        <w:rPr>
          <w:rFonts w:cs="Arial"/>
          <w:sz w:val="20"/>
          <w:szCs w:val="20"/>
          <w:lang w:val="en-US"/>
        </w:rPr>
        <w:t>monthly repayment instalment as advised by the Lender from time to time without dealing with any disputes in that regard</w:t>
      </w:r>
      <w:r w:rsidR="009C5D7D">
        <w:rPr>
          <w:rFonts w:cs="Arial"/>
          <w:sz w:val="20"/>
          <w:szCs w:val="20"/>
          <w:lang w:val="en-US"/>
        </w:rPr>
        <w:t>.</w:t>
      </w:r>
      <w:r w:rsidRPr="00EB288F">
        <w:rPr>
          <w:rFonts w:cs="Arial"/>
          <w:sz w:val="20"/>
          <w:szCs w:val="20"/>
          <w:lang w:val="en-US"/>
        </w:rPr>
        <w:t>)</w:t>
      </w:r>
      <w:r w:rsidRPr="00EB288F" w:rsidR="00B91AD8">
        <w:rPr>
          <w:rFonts w:cs="Arial"/>
          <w:sz w:val="20"/>
          <w:szCs w:val="20"/>
          <w:lang w:val="en-US"/>
        </w:rPr>
        <w:t xml:space="preserve"> </w:t>
      </w:r>
    </w:p>
    <w:p w:rsidRPr="00E976FF" w:rsidR="005766E4" w:rsidRDefault="005766E4" w14:paraId="262295B1" w14:textId="541472AB">
      <w:pPr>
        <w:pStyle w:val="BowLevel3HeadingAltZ"/>
        <w:numPr>
          <w:ilvl w:val="2"/>
          <w:numId w:val="51"/>
        </w:numPr>
        <w:suppressAutoHyphens w:val="0"/>
        <w:spacing w:after="240"/>
        <w:ind w:left="2268" w:hanging="850"/>
        <w:jc w:val="both"/>
        <w:rPr>
          <w:rFonts w:cs="Arial"/>
          <w:bCs/>
          <w:sz w:val="20"/>
          <w:szCs w:val="20"/>
          <w:rPrChange w:author="Ayanda Monageng | Auto Fund" w:date="2026-03-02T16:01:00Z" w16du:dateUtc="2026-03-02T14:01:00Z" w:id="965">
            <w:rPr>
              <w:rFonts w:cs="Arial"/>
              <w:sz w:val="20"/>
              <w:szCs w:val="20"/>
              <w:lang w:val="en-US"/>
            </w:rPr>
          </w:rPrChange>
        </w:rPr>
        <w:pPrChange w:author="Ayanda Monageng | Auto Fund" w:date="2026-03-02T16:01:00Z" w16du:dateUtc="2026-03-02T14:01:00Z" w:id="966">
          <w:pPr>
            <w:pStyle w:val="BowLevel3HeadingAltZ"/>
            <w:numPr>
              <w:ilvl w:val="2"/>
              <w:numId w:val="51"/>
            </w:numPr>
            <w:tabs>
              <w:tab w:val="clear" w:pos="1134"/>
            </w:tabs>
            <w:suppressAutoHyphens w:val="0"/>
            <w:spacing w:after="240"/>
            <w:ind w:left="720" w:hanging="720"/>
            <w:jc w:val="both"/>
          </w:pPr>
        </w:pPrChange>
      </w:pPr>
      <w:r w:rsidRPr="00E976FF">
        <w:rPr>
          <w:rFonts w:cs="Arial"/>
          <w:bCs/>
          <w:sz w:val="20"/>
          <w:szCs w:val="20"/>
          <w:rPrChange w:author="Ayanda Monageng | Auto Fund" w:date="2026-03-02T16:01:00Z" w16du:dateUtc="2026-03-02T14:01:00Z" w:id="967">
            <w:rPr>
              <w:rFonts w:cs="Arial"/>
              <w:sz w:val="20"/>
              <w:szCs w:val="20"/>
              <w:lang w:val="en-US"/>
            </w:rPr>
          </w:rPrChange>
        </w:rPr>
        <w:t xml:space="preserve">Without in any way derogating from the provisions of clause </w:t>
      </w:r>
      <w:r w:rsidRPr="00E976FF" w:rsidR="008B6A0A">
        <w:rPr>
          <w:rFonts w:cs="Arial"/>
          <w:bCs/>
          <w:sz w:val="20"/>
          <w:szCs w:val="20"/>
          <w:rPrChange w:author="Ayanda Monageng | Auto Fund" w:date="2026-03-02T16:01:00Z" w16du:dateUtc="2026-03-02T14:01:00Z" w:id="968">
            <w:rPr>
              <w:rFonts w:cs="Arial"/>
              <w:sz w:val="20"/>
              <w:szCs w:val="20"/>
              <w:lang w:val="en-US"/>
            </w:rPr>
          </w:rPrChange>
        </w:rPr>
        <w:fldChar w:fldCharType="begin"/>
      </w:r>
      <w:r w:rsidRPr="00E976FF" w:rsidR="008B6A0A">
        <w:rPr>
          <w:rFonts w:cs="Arial"/>
          <w:bCs/>
          <w:sz w:val="20"/>
          <w:szCs w:val="20"/>
          <w:rPrChange w:author="Ayanda Monageng | Auto Fund" w:date="2026-03-02T16:01:00Z" w16du:dateUtc="2026-03-02T14:01:00Z" w:id="969">
            <w:rPr>
              <w:rFonts w:cs="Arial"/>
              <w:sz w:val="20"/>
              <w:szCs w:val="20"/>
              <w:lang w:val="en-US"/>
            </w:rPr>
          </w:rPrChange>
        </w:rPr>
        <w:instrText xml:space="preserve"> REF _Ref243467938 \n \h </w:instrText>
      </w:r>
      <w:r w:rsidRPr="00E976FF" w:rsidR="00ED5566">
        <w:rPr>
          <w:rFonts w:cs="Arial"/>
          <w:bCs/>
          <w:sz w:val="20"/>
          <w:szCs w:val="20"/>
          <w:rPrChange w:author="Ayanda Monageng | Auto Fund" w:date="2026-03-02T16:01:00Z" w16du:dateUtc="2026-03-02T14:01:00Z" w:id="970">
            <w:rPr>
              <w:rFonts w:cs="Arial"/>
              <w:sz w:val="20"/>
              <w:szCs w:val="20"/>
              <w:lang w:val="en-US"/>
            </w:rPr>
          </w:rPrChange>
        </w:rPr>
        <w:instrText xml:space="preserve"> \* MERGEFORMAT </w:instrText>
      </w:r>
      <w:r w:rsidRPr="00C52154" w:rsidR="008B6A0A">
        <w:rPr>
          <w:rFonts w:cs="Arial"/>
          <w:bCs/>
          <w:sz w:val="20"/>
          <w:szCs w:val="20"/>
        </w:rPr>
      </w:r>
      <w:r w:rsidRPr="00E976FF" w:rsidR="008B6A0A">
        <w:rPr>
          <w:rFonts w:cs="Arial"/>
          <w:bCs/>
          <w:sz w:val="20"/>
          <w:szCs w:val="20"/>
          <w:rPrChange w:author="Ayanda Monageng | Auto Fund" w:date="2026-03-02T16:01:00Z" w16du:dateUtc="2026-03-02T14:01:00Z" w:id="971">
            <w:rPr>
              <w:rFonts w:cs="Arial"/>
              <w:sz w:val="20"/>
              <w:szCs w:val="20"/>
              <w:lang w:val="en-US"/>
            </w:rPr>
          </w:rPrChange>
        </w:rPr>
        <w:fldChar w:fldCharType="separate"/>
      </w:r>
      <w:r w:rsidRPr="00E976FF" w:rsidR="003C08A9">
        <w:rPr>
          <w:rFonts w:cs="Arial"/>
          <w:bCs/>
          <w:sz w:val="20"/>
          <w:szCs w:val="20"/>
          <w:rPrChange w:author="Ayanda Monageng | Auto Fund" w:date="2026-03-02T16:01:00Z" w16du:dateUtc="2026-03-02T14:01:00Z" w:id="972">
            <w:rPr>
              <w:rFonts w:cs="Arial"/>
              <w:sz w:val="20"/>
              <w:szCs w:val="20"/>
              <w:lang w:val="en-US"/>
            </w:rPr>
          </w:rPrChange>
        </w:rPr>
        <w:t>11</w:t>
      </w:r>
      <w:r w:rsidRPr="00E976FF" w:rsidR="008B6A0A">
        <w:rPr>
          <w:rFonts w:cs="Arial"/>
          <w:bCs/>
          <w:sz w:val="20"/>
          <w:szCs w:val="20"/>
          <w:rPrChange w:author="Ayanda Monageng | Auto Fund" w:date="2026-03-02T16:01:00Z" w16du:dateUtc="2026-03-02T14:01:00Z" w:id="973">
            <w:rPr>
              <w:rFonts w:cs="Arial"/>
              <w:sz w:val="20"/>
              <w:szCs w:val="20"/>
              <w:lang w:val="en-US"/>
            </w:rPr>
          </w:rPrChange>
        </w:rPr>
        <w:fldChar w:fldCharType="end"/>
      </w:r>
      <w:r w:rsidRPr="00E976FF">
        <w:rPr>
          <w:rFonts w:cs="Arial"/>
          <w:bCs/>
          <w:sz w:val="20"/>
          <w:szCs w:val="20"/>
          <w:rPrChange w:author="Ayanda Monageng | Auto Fund" w:date="2026-03-02T16:01:00Z" w16du:dateUtc="2026-03-02T14:01:00Z" w:id="974">
            <w:rPr>
              <w:rFonts w:cs="Arial"/>
              <w:sz w:val="20"/>
              <w:szCs w:val="20"/>
              <w:lang w:val="en-US"/>
            </w:rPr>
          </w:rPrChange>
        </w:rPr>
        <w:t xml:space="preserve"> below,</w:t>
      </w:r>
      <w:r w:rsidRPr="00E976FF" w:rsidR="00A2486B">
        <w:rPr>
          <w:rFonts w:cs="Arial"/>
          <w:bCs/>
          <w:sz w:val="20"/>
          <w:szCs w:val="20"/>
          <w:rPrChange w:author="Ayanda Monageng | Auto Fund" w:date="2026-03-02T16:01:00Z" w16du:dateUtc="2026-03-02T14:01:00Z" w:id="975">
            <w:rPr>
              <w:rFonts w:cs="Arial"/>
              <w:sz w:val="20"/>
              <w:szCs w:val="20"/>
              <w:lang w:val="en-US"/>
            </w:rPr>
          </w:rPrChange>
        </w:rPr>
        <w:t xml:space="preserve"> </w:t>
      </w:r>
      <w:r w:rsidRPr="00E976FF">
        <w:rPr>
          <w:rFonts w:cs="Arial"/>
          <w:bCs/>
          <w:sz w:val="20"/>
          <w:szCs w:val="20"/>
          <w:rPrChange w:author="Ayanda Monageng | Auto Fund" w:date="2026-03-02T16:01:00Z" w16du:dateUtc="2026-03-02T14:01:00Z" w:id="976">
            <w:rPr>
              <w:rFonts w:cs="Arial"/>
              <w:sz w:val="20"/>
              <w:szCs w:val="20"/>
              <w:lang w:val="en-US"/>
            </w:rPr>
          </w:rPrChange>
        </w:rPr>
        <w:t xml:space="preserve">if and to the extent that there are any amounts owing by the Borrower to the Lender under this Agreement as at the </w:t>
      </w:r>
      <w:r w:rsidRPr="00E976FF" w:rsidR="00C14A46">
        <w:rPr>
          <w:rFonts w:cs="Arial"/>
          <w:bCs/>
          <w:sz w:val="20"/>
          <w:szCs w:val="20"/>
          <w:rPrChange w:author="Ayanda Monageng | Auto Fund" w:date="2026-03-02T16:01:00Z" w16du:dateUtc="2026-03-02T14:01:00Z" w:id="977">
            <w:rPr>
              <w:rFonts w:cs="Arial"/>
              <w:sz w:val="20"/>
              <w:szCs w:val="20"/>
              <w:lang w:val="en-US"/>
            </w:rPr>
          </w:rPrChange>
        </w:rPr>
        <w:t>Final Repayment</w:t>
      </w:r>
      <w:r w:rsidRPr="00E976FF">
        <w:rPr>
          <w:rFonts w:cs="Arial"/>
          <w:bCs/>
          <w:sz w:val="20"/>
          <w:szCs w:val="20"/>
          <w:rPrChange w:author="Ayanda Monageng | Auto Fund" w:date="2026-03-02T16:01:00Z" w16du:dateUtc="2026-03-02T14:01:00Z" w:id="978">
            <w:rPr>
              <w:rFonts w:cs="Arial"/>
              <w:sz w:val="20"/>
              <w:szCs w:val="20"/>
              <w:lang w:val="en-US"/>
            </w:rPr>
          </w:rPrChange>
        </w:rPr>
        <w:t xml:space="preserve"> Date, then and in such event, all such amounts shall immediately become due, owing and payable by the Borrower to the Lender on the </w:t>
      </w:r>
      <w:r w:rsidRPr="00E976FF" w:rsidR="00C14A46">
        <w:rPr>
          <w:rFonts w:cs="Arial"/>
          <w:bCs/>
          <w:sz w:val="20"/>
          <w:szCs w:val="20"/>
          <w:rPrChange w:author="Ayanda Monageng | Auto Fund" w:date="2026-03-02T16:01:00Z" w16du:dateUtc="2026-03-02T14:01:00Z" w:id="979">
            <w:rPr>
              <w:rFonts w:cs="Arial"/>
              <w:sz w:val="20"/>
              <w:szCs w:val="20"/>
              <w:lang w:val="en-US"/>
            </w:rPr>
          </w:rPrChange>
        </w:rPr>
        <w:t>Final Repayment</w:t>
      </w:r>
      <w:r w:rsidRPr="00E976FF">
        <w:rPr>
          <w:rFonts w:cs="Arial"/>
          <w:bCs/>
          <w:sz w:val="20"/>
          <w:szCs w:val="20"/>
          <w:rPrChange w:author="Ayanda Monageng | Auto Fund" w:date="2026-03-02T16:01:00Z" w16du:dateUtc="2026-03-02T14:01:00Z" w:id="980">
            <w:rPr>
              <w:rFonts w:cs="Arial"/>
              <w:sz w:val="20"/>
              <w:szCs w:val="20"/>
              <w:lang w:val="en-US"/>
            </w:rPr>
          </w:rPrChange>
        </w:rPr>
        <w:t xml:space="preserve"> Date. </w:t>
      </w:r>
      <w:r w:rsidRPr="00E976FF" w:rsidR="00C14A46">
        <w:rPr>
          <w:rFonts w:cs="Arial"/>
          <w:bCs/>
          <w:sz w:val="20"/>
          <w:szCs w:val="20"/>
          <w:rPrChange w:author="Ayanda Monageng | Auto Fund" w:date="2026-03-02T16:01:00Z" w16du:dateUtc="2026-03-02T14:01:00Z" w:id="981">
            <w:rPr>
              <w:rFonts w:cs="Arial"/>
              <w:sz w:val="20"/>
              <w:szCs w:val="20"/>
              <w:lang w:val="en-US"/>
            </w:rPr>
          </w:rPrChange>
        </w:rPr>
        <w:t xml:space="preserve"> </w:t>
      </w:r>
    </w:p>
    <w:p w:rsidRPr="00E976FF" w:rsidR="005766E4" w:rsidRDefault="005766E4" w14:paraId="17D57F0B" w14:textId="610119CE">
      <w:pPr>
        <w:pStyle w:val="BowLevel3HeadingAltZ"/>
        <w:numPr>
          <w:ilvl w:val="2"/>
          <w:numId w:val="51"/>
        </w:numPr>
        <w:suppressAutoHyphens w:val="0"/>
        <w:spacing w:after="240"/>
        <w:ind w:left="2268" w:hanging="850"/>
        <w:jc w:val="both"/>
        <w:rPr>
          <w:rFonts w:cs="Arial"/>
          <w:bCs/>
          <w:sz w:val="20"/>
          <w:szCs w:val="20"/>
          <w:rPrChange w:author="Ayanda Monageng | Auto Fund" w:date="2026-03-02T16:01:00Z" w16du:dateUtc="2026-03-02T14:01:00Z" w:id="982">
            <w:rPr>
              <w:rFonts w:cs="Arial"/>
              <w:sz w:val="20"/>
              <w:szCs w:val="20"/>
              <w:lang w:val="en-US"/>
            </w:rPr>
          </w:rPrChange>
        </w:rPr>
        <w:pPrChange w:author="Ayanda Monageng | Auto Fund" w:date="2026-03-02T16:01:00Z" w16du:dateUtc="2026-03-02T14:01:00Z" w:id="983">
          <w:pPr>
            <w:pStyle w:val="BowLevel3HeadingAltZ"/>
            <w:numPr>
              <w:ilvl w:val="2"/>
              <w:numId w:val="51"/>
            </w:numPr>
            <w:tabs>
              <w:tab w:val="clear" w:pos="1134"/>
            </w:tabs>
            <w:suppressAutoHyphens w:val="0"/>
            <w:spacing w:after="240"/>
            <w:ind w:left="720" w:hanging="720"/>
            <w:jc w:val="both"/>
          </w:pPr>
        </w:pPrChange>
      </w:pPr>
      <w:r w:rsidRPr="00E976FF">
        <w:rPr>
          <w:rFonts w:cs="Arial"/>
          <w:bCs/>
          <w:sz w:val="20"/>
          <w:szCs w:val="20"/>
          <w:rPrChange w:author="Ayanda Monageng | Auto Fund" w:date="2026-03-02T16:01:00Z" w16du:dateUtc="2026-03-02T14:01:00Z" w:id="984">
            <w:rPr>
              <w:rFonts w:cs="Arial"/>
              <w:sz w:val="20"/>
              <w:szCs w:val="20"/>
              <w:lang w:val="en-US"/>
            </w:rPr>
          </w:rPrChange>
        </w:rPr>
        <w:t xml:space="preserve">No amounts paid or repaid by the Borrower to the Lender under this Agreement, on or after the </w:t>
      </w:r>
      <w:r w:rsidRPr="00E976FF" w:rsidR="00C14A46">
        <w:rPr>
          <w:rFonts w:cs="Arial"/>
          <w:bCs/>
          <w:sz w:val="20"/>
          <w:szCs w:val="20"/>
          <w:rPrChange w:author="Ayanda Monageng | Auto Fund" w:date="2026-03-02T16:01:00Z" w16du:dateUtc="2026-03-02T14:01:00Z" w:id="985">
            <w:rPr>
              <w:rFonts w:cs="Arial"/>
              <w:sz w:val="20"/>
              <w:szCs w:val="20"/>
              <w:lang w:val="en-US"/>
            </w:rPr>
          </w:rPrChange>
        </w:rPr>
        <w:t>Final Repayment</w:t>
      </w:r>
      <w:r w:rsidRPr="00E976FF">
        <w:rPr>
          <w:rFonts w:cs="Arial"/>
          <w:bCs/>
          <w:sz w:val="20"/>
          <w:szCs w:val="20"/>
          <w:rPrChange w:author="Ayanda Monageng | Auto Fund" w:date="2026-03-02T16:01:00Z" w16du:dateUtc="2026-03-02T14:01:00Z" w:id="986">
            <w:rPr>
              <w:rFonts w:cs="Arial"/>
              <w:sz w:val="20"/>
              <w:szCs w:val="20"/>
              <w:lang w:val="en-US"/>
            </w:rPr>
          </w:rPrChange>
        </w:rPr>
        <w:t xml:space="preserve"> Date, shall be available for re-advance by the Lender to the Borrower unless otherwise agreed to in writing by the Lender.</w:t>
      </w:r>
    </w:p>
    <w:p w:rsidRPr="00EB288F" w:rsidR="00E90D8F" w:rsidRDefault="00247852" w14:paraId="311733A2" w14:textId="0DFED02B">
      <w:pPr>
        <w:pStyle w:val="BowLevel3HeadingAltZ"/>
        <w:numPr>
          <w:ilvl w:val="1"/>
          <w:numId w:val="51"/>
        </w:numPr>
        <w:suppressAutoHyphens w:val="0"/>
        <w:spacing w:after="240"/>
        <w:ind w:left="1418" w:hanging="851"/>
        <w:jc w:val="both"/>
        <w:rPr>
          <w:rFonts w:cs="Arial"/>
          <w:sz w:val="20"/>
          <w:szCs w:val="20"/>
        </w:rPr>
        <w:pPrChange w:author="Ayanda Monageng | Auto Fund" w:date="2026-03-02T16:01:00Z" w16du:dateUtc="2026-03-02T14:01:00Z" w:id="987">
          <w:pPr>
            <w:pStyle w:val="BowLevel2HeadingAltA"/>
            <w:numPr>
              <w:ilvl w:val="1"/>
              <w:numId w:val="51"/>
            </w:numPr>
            <w:tabs>
              <w:tab w:val="clear" w:pos="1701"/>
            </w:tabs>
            <w:suppressAutoHyphens w:val="0"/>
            <w:spacing w:after="240"/>
            <w:ind w:left="720" w:hanging="720"/>
            <w:jc w:val="both"/>
          </w:pPr>
        </w:pPrChange>
      </w:pPr>
      <w:r w:rsidRPr="00EB288F">
        <w:rPr>
          <w:rFonts w:cs="Arial"/>
          <w:b/>
          <w:sz w:val="20"/>
          <w:szCs w:val="20"/>
        </w:rPr>
        <w:t xml:space="preserve">Voluntary prepayment of </w:t>
      </w:r>
      <w:r w:rsidRPr="00EB288F" w:rsidR="00C549C3">
        <w:rPr>
          <w:rFonts w:cs="Arial"/>
          <w:b/>
          <w:sz w:val="20"/>
          <w:szCs w:val="20"/>
        </w:rPr>
        <w:t>the Advance</w:t>
      </w:r>
    </w:p>
    <w:p w:rsidRPr="00E976FF" w:rsidR="007C1C00" w:rsidRDefault="004622F0" w14:paraId="6056AA0C" w14:textId="16D62DA8">
      <w:pPr>
        <w:pStyle w:val="BowLevel3HeadingAltZ"/>
        <w:numPr>
          <w:ilvl w:val="2"/>
          <w:numId w:val="51"/>
        </w:numPr>
        <w:suppressAutoHyphens w:val="0"/>
        <w:spacing w:after="240"/>
        <w:ind w:left="2268" w:hanging="850"/>
        <w:jc w:val="both"/>
        <w:rPr>
          <w:rFonts w:cs="Arial"/>
          <w:bCs/>
          <w:sz w:val="20"/>
          <w:szCs w:val="20"/>
          <w:rPrChange w:author="Ayanda Monageng | Auto Fund" w:date="2026-03-02T16:01:00Z" w16du:dateUtc="2026-03-02T14:01:00Z" w:id="988">
            <w:rPr>
              <w:rFonts w:cs="Arial"/>
              <w:sz w:val="20"/>
              <w:szCs w:val="20"/>
              <w:lang w:val="en-US"/>
            </w:rPr>
          </w:rPrChange>
        </w:rPr>
        <w:pPrChange w:author="Ayanda Monageng | Auto Fund" w:date="2026-03-02T16:01:00Z" w16du:dateUtc="2026-03-02T14:01:00Z" w:id="989">
          <w:pPr>
            <w:pStyle w:val="BowLevel3HeadingAltZ"/>
            <w:numPr>
              <w:ilvl w:val="2"/>
              <w:numId w:val="51"/>
            </w:numPr>
            <w:tabs>
              <w:tab w:val="clear" w:pos="1134"/>
            </w:tabs>
            <w:suppressAutoHyphens w:val="0"/>
            <w:spacing w:after="240"/>
            <w:ind w:left="720" w:hanging="720"/>
            <w:jc w:val="both"/>
          </w:pPr>
        </w:pPrChange>
      </w:pPr>
      <w:bookmarkStart w:name="_Ref67854298" w:id="990"/>
      <w:r w:rsidRPr="00E976FF">
        <w:rPr>
          <w:rFonts w:cs="Arial"/>
          <w:bCs/>
          <w:sz w:val="20"/>
          <w:szCs w:val="20"/>
          <w:rPrChange w:author="Ayanda Monageng | Auto Fund" w:date="2026-03-02T16:01:00Z" w16du:dateUtc="2026-03-02T14:01:00Z" w:id="991">
            <w:rPr>
              <w:rFonts w:cs="Arial"/>
              <w:sz w:val="20"/>
              <w:szCs w:val="20"/>
              <w:lang w:val="en-US"/>
            </w:rPr>
          </w:rPrChange>
        </w:rPr>
        <w:t xml:space="preserve">The Borrower may, if it gives the Lender not less than </w:t>
      </w:r>
      <w:r w:rsidRPr="00E976FF" w:rsidR="00816BB8">
        <w:rPr>
          <w:rFonts w:cs="Arial"/>
          <w:bCs/>
          <w:sz w:val="20"/>
          <w:szCs w:val="20"/>
          <w:rPrChange w:author="Ayanda Monageng | Auto Fund" w:date="2026-03-02T16:01:00Z" w16du:dateUtc="2026-03-02T14:01:00Z" w:id="992">
            <w:rPr>
              <w:rFonts w:cs="Arial"/>
              <w:sz w:val="20"/>
              <w:szCs w:val="20"/>
              <w:lang w:val="en-US"/>
            </w:rPr>
          </w:rPrChange>
        </w:rPr>
        <w:t xml:space="preserve">10 </w:t>
      </w:r>
      <w:r w:rsidRPr="00E976FF" w:rsidR="00EF29F1">
        <w:rPr>
          <w:rFonts w:cs="Arial"/>
          <w:bCs/>
          <w:sz w:val="20"/>
          <w:szCs w:val="20"/>
          <w:rPrChange w:author="Ayanda Monageng | Auto Fund" w:date="2026-03-02T16:01:00Z" w16du:dateUtc="2026-03-02T14:01:00Z" w:id="993">
            <w:rPr>
              <w:rFonts w:cs="Arial"/>
              <w:sz w:val="20"/>
              <w:szCs w:val="20"/>
              <w:lang w:val="en-US"/>
            </w:rPr>
          </w:rPrChange>
        </w:rPr>
        <w:t>(</w:t>
      </w:r>
      <w:r w:rsidRPr="00E976FF" w:rsidR="00816BB8">
        <w:rPr>
          <w:rFonts w:cs="Arial"/>
          <w:bCs/>
          <w:sz w:val="20"/>
          <w:szCs w:val="20"/>
          <w:rPrChange w:author="Ayanda Monageng | Auto Fund" w:date="2026-03-02T16:01:00Z" w16du:dateUtc="2026-03-02T14:01:00Z" w:id="994">
            <w:rPr>
              <w:rFonts w:cs="Arial"/>
              <w:sz w:val="20"/>
              <w:szCs w:val="20"/>
              <w:lang w:val="en-US"/>
            </w:rPr>
          </w:rPrChange>
        </w:rPr>
        <w:t>ten</w:t>
      </w:r>
      <w:r w:rsidRPr="00E976FF" w:rsidR="00EF29F1">
        <w:rPr>
          <w:rFonts w:cs="Arial"/>
          <w:bCs/>
          <w:sz w:val="20"/>
          <w:szCs w:val="20"/>
          <w:rPrChange w:author="Ayanda Monageng | Auto Fund" w:date="2026-03-02T16:01:00Z" w16du:dateUtc="2026-03-02T14:01:00Z" w:id="995">
            <w:rPr>
              <w:rFonts w:cs="Arial"/>
              <w:sz w:val="20"/>
              <w:szCs w:val="20"/>
              <w:lang w:val="en-US"/>
            </w:rPr>
          </w:rPrChange>
        </w:rPr>
        <w:t xml:space="preserve">) </w:t>
      </w:r>
      <w:r w:rsidRPr="00E976FF" w:rsidR="00B62934">
        <w:rPr>
          <w:rFonts w:cs="Arial"/>
          <w:bCs/>
          <w:sz w:val="20"/>
          <w:szCs w:val="20"/>
          <w:rPrChange w:author="Ayanda Monageng | Auto Fund" w:date="2026-03-02T16:01:00Z" w16du:dateUtc="2026-03-02T14:01:00Z" w:id="996">
            <w:rPr>
              <w:rFonts w:cs="Arial"/>
              <w:sz w:val="20"/>
              <w:szCs w:val="20"/>
              <w:lang w:val="en-US"/>
            </w:rPr>
          </w:rPrChange>
        </w:rPr>
        <w:t>b</w:t>
      </w:r>
      <w:r w:rsidRPr="00E976FF">
        <w:rPr>
          <w:rFonts w:cs="Arial"/>
          <w:bCs/>
          <w:sz w:val="20"/>
          <w:szCs w:val="20"/>
          <w:rPrChange w:author="Ayanda Monageng | Auto Fund" w:date="2026-03-02T16:01:00Z" w16du:dateUtc="2026-03-02T14:01:00Z" w:id="997">
            <w:rPr>
              <w:rFonts w:cs="Arial"/>
              <w:sz w:val="20"/>
              <w:szCs w:val="20"/>
              <w:lang w:val="en-US"/>
            </w:rPr>
          </w:rPrChange>
        </w:rPr>
        <w:t xml:space="preserve">usiness </w:t>
      </w:r>
      <w:r w:rsidRPr="00E976FF" w:rsidR="00B62934">
        <w:rPr>
          <w:rFonts w:cs="Arial"/>
          <w:bCs/>
          <w:sz w:val="20"/>
          <w:szCs w:val="20"/>
          <w:rPrChange w:author="Ayanda Monageng | Auto Fund" w:date="2026-03-02T16:01:00Z" w16du:dateUtc="2026-03-02T14:01:00Z" w:id="998">
            <w:rPr>
              <w:rFonts w:cs="Arial"/>
              <w:sz w:val="20"/>
              <w:szCs w:val="20"/>
              <w:lang w:val="en-US"/>
            </w:rPr>
          </w:rPrChange>
        </w:rPr>
        <w:t>d</w:t>
      </w:r>
      <w:r w:rsidRPr="00E976FF">
        <w:rPr>
          <w:rFonts w:cs="Arial"/>
          <w:bCs/>
          <w:sz w:val="20"/>
          <w:szCs w:val="20"/>
          <w:rPrChange w:author="Ayanda Monageng | Auto Fund" w:date="2026-03-02T16:01:00Z" w16du:dateUtc="2026-03-02T14:01:00Z" w:id="999">
            <w:rPr>
              <w:rFonts w:cs="Arial"/>
              <w:sz w:val="20"/>
              <w:szCs w:val="20"/>
              <w:lang w:val="en-US"/>
            </w:rPr>
          </w:rPrChange>
        </w:rPr>
        <w:t xml:space="preserve">ays’ (or such shorter period as the Lender may agree) prior notice, prepay the whole or any part of any </w:t>
      </w:r>
      <w:r w:rsidRPr="00E976FF" w:rsidR="007749BB">
        <w:rPr>
          <w:rFonts w:cs="Arial"/>
          <w:bCs/>
          <w:sz w:val="20"/>
          <w:szCs w:val="20"/>
          <w:rPrChange w:author="Ayanda Monageng | Auto Fund" w:date="2026-03-02T16:01:00Z" w16du:dateUtc="2026-03-02T14:01:00Z" w:id="1000">
            <w:rPr>
              <w:rFonts w:cs="Arial"/>
              <w:sz w:val="20"/>
              <w:szCs w:val="20"/>
              <w:lang w:val="en-US"/>
            </w:rPr>
          </w:rPrChange>
        </w:rPr>
        <w:t>Advance</w:t>
      </w:r>
      <w:r w:rsidRPr="00E976FF">
        <w:rPr>
          <w:rFonts w:cs="Arial"/>
          <w:bCs/>
          <w:sz w:val="20"/>
          <w:szCs w:val="20"/>
          <w:rPrChange w:author="Ayanda Monageng | Auto Fund" w:date="2026-03-02T16:01:00Z" w16du:dateUtc="2026-03-02T14:01:00Z" w:id="1001">
            <w:rPr>
              <w:rFonts w:cs="Arial"/>
              <w:sz w:val="20"/>
              <w:szCs w:val="20"/>
              <w:lang w:val="en-US"/>
            </w:rPr>
          </w:rPrChange>
        </w:rPr>
        <w:t xml:space="preserve">. </w:t>
      </w:r>
    </w:p>
    <w:bookmarkEnd w:id="990"/>
    <w:p w:rsidRPr="00EB288F" w:rsidR="00426296" w:rsidRDefault="00426296" w14:paraId="28887EB4" w14:textId="00C60BD7">
      <w:pPr>
        <w:pStyle w:val="BowLevel3HeadingAltZ"/>
        <w:numPr>
          <w:ilvl w:val="1"/>
          <w:numId w:val="51"/>
        </w:numPr>
        <w:suppressAutoHyphens w:val="0"/>
        <w:spacing w:after="240"/>
        <w:ind w:left="1418" w:hanging="851"/>
        <w:jc w:val="both"/>
        <w:rPr>
          <w:rFonts w:cs="Arial"/>
          <w:b/>
          <w:sz w:val="20"/>
          <w:szCs w:val="20"/>
        </w:rPr>
        <w:pPrChange w:author="Ayanda Monageng | Auto Fund" w:date="2026-03-02T16:02:00Z" w16du:dateUtc="2026-03-02T14:02:00Z" w:id="1002">
          <w:pPr>
            <w:pStyle w:val="BowLevel2HeadingAltA"/>
            <w:keepNext/>
            <w:numPr>
              <w:ilvl w:val="1"/>
              <w:numId w:val="51"/>
            </w:numPr>
            <w:tabs>
              <w:tab w:val="clear" w:pos="1701"/>
            </w:tabs>
            <w:suppressAutoHyphens w:val="0"/>
            <w:spacing w:after="240"/>
            <w:ind w:left="720" w:hanging="720"/>
            <w:jc w:val="both"/>
          </w:pPr>
        </w:pPrChange>
      </w:pPr>
      <w:r w:rsidRPr="00EB288F">
        <w:rPr>
          <w:rFonts w:cs="Arial"/>
          <w:b/>
          <w:sz w:val="20"/>
          <w:szCs w:val="20"/>
        </w:rPr>
        <w:t>Default interest</w:t>
      </w:r>
    </w:p>
    <w:p w:rsidRPr="00E976FF" w:rsidR="00426296" w:rsidRDefault="00426296" w14:paraId="17719A82" w14:textId="57BDED06">
      <w:pPr>
        <w:pStyle w:val="BowLevel3HeadingAltZ"/>
        <w:numPr>
          <w:ilvl w:val="2"/>
          <w:numId w:val="51"/>
        </w:numPr>
        <w:suppressAutoHyphens w:val="0"/>
        <w:spacing w:after="240"/>
        <w:ind w:left="2268" w:hanging="850"/>
        <w:jc w:val="both"/>
        <w:rPr>
          <w:rFonts w:cs="Arial"/>
          <w:bCs/>
          <w:sz w:val="20"/>
          <w:szCs w:val="20"/>
          <w:rPrChange w:author="Ayanda Monageng | Auto Fund" w:date="2026-03-02T16:01:00Z" w16du:dateUtc="2026-03-02T14:01:00Z" w:id="1003">
            <w:rPr>
              <w:rFonts w:cs="Arial"/>
              <w:sz w:val="20"/>
              <w:szCs w:val="20"/>
              <w:lang w:val="en-US"/>
            </w:rPr>
          </w:rPrChange>
        </w:rPr>
        <w:pPrChange w:author="Ayanda Monageng | Auto Fund" w:date="2026-03-02T16:01:00Z" w16du:dateUtc="2026-03-02T14:01:00Z" w:id="1004">
          <w:pPr>
            <w:pStyle w:val="BowLevel3HeadingAltZ"/>
            <w:keepNext/>
            <w:numPr>
              <w:ilvl w:val="2"/>
              <w:numId w:val="51"/>
            </w:numPr>
            <w:tabs>
              <w:tab w:val="clear" w:pos="1134"/>
            </w:tabs>
            <w:suppressAutoHyphens w:val="0"/>
            <w:spacing w:after="240"/>
            <w:ind w:left="720" w:hanging="720"/>
            <w:jc w:val="both"/>
          </w:pPr>
        </w:pPrChange>
      </w:pPr>
      <w:bookmarkStart w:name="_Ref213734197" w:id="1005"/>
      <w:r w:rsidRPr="00E976FF">
        <w:rPr>
          <w:rFonts w:cs="Arial"/>
          <w:bCs/>
          <w:sz w:val="20"/>
          <w:szCs w:val="20"/>
          <w:rPrChange w:author="Ayanda Monageng | Auto Fund" w:date="2026-03-02T16:01:00Z" w16du:dateUtc="2026-03-02T14:01:00Z" w:id="1006">
            <w:rPr>
              <w:rFonts w:cs="Arial"/>
              <w:sz w:val="20"/>
              <w:szCs w:val="20"/>
              <w:lang w:val="en-US"/>
            </w:rPr>
          </w:rPrChange>
        </w:rPr>
        <w:t xml:space="preserve">The Borrower shall, without prejudice to the Lender’s other rights in terms of this Agreement or under Applicable Law, pay to the Lender default interest on any amount falling due for payment in terms of this Agreement which is not paid in full on such due date, from the date that such amount became due and payable to date of payment thereof (both dates inclusive), being </w:t>
      </w:r>
      <w:r w:rsidRPr="00E976FF" w:rsidR="001131E8">
        <w:rPr>
          <w:rFonts w:cs="Arial"/>
          <w:bCs/>
          <w:sz w:val="20"/>
          <w:szCs w:val="20"/>
          <w:rPrChange w:author="Ayanda Monageng | Auto Fund" w:date="2026-03-02T16:01:00Z" w16du:dateUtc="2026-03-02T14:01:00Z" w:id="1007">
            <w:rPr>
              <w:rFonts w:cs="Arial"/>
              <w:sz w:val="20"/>
              <w:szCs w:val="20"/>
              <w:lang w:val="en-US"/>
            </w:rPr>
          </w:rPrChange>
        </w:rPr>
        <w:t>2</w:t>
      </w:r>
      <w:r w:rsidRPr="00E976FF">
        <w:rPr>
          <w:rFonts w:cs="Arial"/>
          <w:bCs/>
          <w:sz w:val="20"/>
          <w:szCs w:val="20"/>
          <w:rPrChange w:author="Ayanda Monageng | Auto Fund" w:date="2026-03-02T16:01:00Z" w16du:dateUtc="2026-03-02T14:01:00Z" w:id="1008">
            <w:rPr>
              <w:rFonts w:cs="Arial"/>
              <w:sz w:val="20"/>
              <w:szCs w:val="20"/>
              <w:lang w:val="en-US"/>
            </w:rPr>
          </w:rPrChange>
        </w:rPr>
        <w:t xml:space="preserve">.00% (two percent) per annum higher than the rate determined under clause </w:t>
      </w:r>
      <w:r w:rsidRPr="00E976FF">
        <w:rPr>
          <w:rFonts w:cs="Arial"/>
          <w:bCs/>
          <w:sz w:val="20"/>
          <w:szCs w:val="20"/>
          <w:rPrChange w:author="Ayanda Monageng | Auto Fund" w:date="2026-03-02T16:01:00Z" w16du:dateUtc="2026-03-02T14:01:00Z" w:id="1009">
            <w:rPr>
              <w:rFonts w:cs="Arial"/>
              <w:sz w:val="20"/>
              <w:szCs w:val="20"/>
              <w:lang w:val="en-US"/>
            </w:rPr>
          </w:rPrChange>
        </w:rPr>
        <w:fldChar w:fldCharType="begin"/>
      </w:r>
      <w:r w:rsidRPr="00E976FF">
        <w:rPr>
          <w:rFonts w:cs="Arial"/>
          <w:bCs/>
          <w:sz w:val="20"/>
          <w:szCs w:val="20"/>
          <w:rPrChange w:author="Ayanda Monageng | Auto Fund" w:date="2026-03-02T16:01:00Z" w16du:dateUtc="2026-03-02T14:01:00Z" w:id="1010">
            <w:rPr>
              <w:rFonts w:cs="Arial"/>
              <w:sz w:val="20"/>
              <w:szCs w:val="20"/>
              <w:lang w:val="en-US"/>
            </w:rPr>
          </w:rPrChange>
        </w:rPr>
        <w:instrText xml:space="preserve"> REF _Ref16143507 \r \h </w:instrText>
      </w:r>
      <w:r w:rsidRPr="00E976FF" w:rsidR="005C1835">
        <w:rPr>
          <w:rFonts w:cs="Arial"/>
          <w:bCs/>
          <w:sz w:val="20"/>
          <w:szCs w:val="20"/>
          <w:rPrChange w:author="Ayanda Monageng | Auto Fund" w:date="2026-03-02T16:01:00Z" w16du:dateUtc="2026-03-02T14:01:00Z" w:id="1011">
            <w:rPr>
              <w:rFonts w:cs="Arial"/>
              <w:sz w:val="20"/>
              <w:szCs w:val="20"/>
              <w:lang w:val="en-US"/>
            </w:rPr>
          </w:rPrChange>
        </w:rPr>
        <w:instrText xml:space="preserve"> \* MERGEFORMAT </w:instrText>
      </w:r>
      <w:r w:rsidRPr="00C52154">
        <w:rPr>
          <w:rFonts w:cs="Arial"/>
          <w:bCs/>
          <w:sz w:val="20"/>
          <w:szCs w:val="20"/>
        </w:rPr>
      </w:r>
      <w:r w:rsidRPr="00E976FF">
        <w:rPr>
          <w:rFonts w:cs="Arial"/>
          <w:bCs/>
          <w:sz w:val="20"/>
          <w:szCs w:val="20"/>
          <w:rPrChange w:author="Ayanda Monageng | Auto Fund" w:date="2026-03-02T16:01:00Z" w16du:dateUtc="2026-03-02T14:01:00Z" w:id="1012">
            <w:rPr>
              <w:rFonts w:cs="Arial"/>
              <w:sz w:val="20"/>
              <w:szCs w:val="20"/>
              <w:lang w:val="en-US"/>
            </w:rPr>
          </w:rPrChange>
        </w:rPr>
        <w:fldChar w:fldCharType="separate"/>
      </w:r>
      <w:r w:rsidRPr="00E976FF" w:rsidR="003C08A9">
        <w:rPr>
          <w:rFonts w:cs="Arial"/>
          <w:bCs/>
          <w:sz w:val="20"/>
          <w:szCs w:val="20"/>
          <w:rPrChange w:author="Ayanda Monageng | Auto Fund" w:date="2026-03-02T16:01:00Z" w16du:dateUtc="2026-03-02T14:01:00Z" w:id="1013">
            <w:rPr>
              <w:rFonts w:cs="Arial"/>
              <w:sz w:val="20"/>
              <w:szCs w:val="20"/>
              <w:lang w:val="en-US"/>
            </w:rPr>
          </w:rPrChange>
        </w:rPr>
        <w:t>5.1</w:t>
      </w:r>
      <w:r w:rsidRPr="00E976FF">
        <w:rPr>
          <w:rFonts w:cs="Arial"/>
          <w:bCs/>
          <w:sz w:val="20"/>
          <w:szCs w:val="20"/>
          <w:rPrChange w:author="Ayanda Monageng | Auto Fund" w:date="2026-03-02T16:01:00Z" w16du:dateUtc="2026-03-02T14:01:00Z" w:id="1014">
            <w:rPr>
              <w:rFonts w:cs="Arial"/>
              <w:sz w:val="20"/>
              <w:szCs w:val="20"/>
              <w:lang w:val="en-US"/>
            </w:rPr>
          </w:rPrChange>
        </w:rPr>
        <w:fldChar w:fldCharType="end"/>
      </w:r>
      <w:r w:rsidRPr="00E976FF">
        <w:rPr>
          <w:rFonts w:cs="Arial"/>
          <w:bCs/>
          <w:sz w:val="20"/>
          <w:szCs w:val="20"/>
          <w:rPrChange w:author="Ayanda Monageng | Auto Fund" w:date="2026-03-02T16:01:00Z" w16du:dateUtc="2026-03-02T14:01:00Z" w:id="1015">
            <w:rPr>
              <w:rFonts w:cs="Arial"/>
              <w:sz w:val="20"/>
              <w:szCs w:val="20"/>
              <w:lang w:val="en-US"/>
            </w:rPr>
          </w:rPrChange>
        </w:rPr>
        <w:t xml:space="preserve"> (</w:t>
      </w:r>
      <w:r w:rsidRPr="00E976FF">
        <w:rPr>
          <w:rFonts w:cs="Arial"/>
          <w:bCs/>
          <w:sz w:val="20"/>
          <w:szCs w:val="20"/>
          <w:rPrChange w:author="Ayanda Monageng | Auto Fund" w:date="2026-03-02T16:01:00Z" w16du:dateUtc="2026-03-02T14:01:00Z" w:id="1016">
            <w:rPr>
              <w:rFonts w:cs="Arial"/>
              <w:i/>
              <w:iCs/>
              <w:sz w:val="20"/>
              <w:szCs w:val="20"/>
              <w:lang w:val="en-US"/>
            </w:rPr>
          </w:rPrChange>
        </w:rPr>
        <w:t>Calculation of interest</w:t>
      </w:r>
      <w:r w:rsidRPr="00E976FF">
        <w:rPr>
          <w:rFonts w:cs="Arial"/>
          <w:bCs/>
          <w:sz w:val="20"/>
          <w:szCs w:val="20"/>
          <w:rPrChange w:author="Ayanda Monageng | Auto Fund" w:date="2026-03-02T16:01:00Z" w16du:dateUtc="2026-03-02T14:01:00Z" w:id="1017">
            <w:rPr>
              <w:rFonts w:cs="Arial"/>
              <w:sz w:val="20"/>
              <w:szCs w:val="20"/>
              <w:lang w:val="en-US"/>
            </w:rPr>
          </w:rPrChange>
        </w:rPr>
        <w:t xml:space="preserve">). </w:t>
      </w:r>
      <w:bookmarkEnd w:id="1005"/>
    </w:p>
    <w:p w:rsidRPr="00E976FF" w:rsidR="00426296" w:rsidRDefault="00426296" w14:paraId="7C412768" w14:textId="77777777">
      <w:pPr>
        <w:pStyle w:val="BowLevel3HeadingAltZ"/>
        <w:numPr>
          <w:ilvl w:val="2"/>
          <w:numId w:val="51"/>
        </w:numPr>
        <w:suppressAutoHyphens w:val="0"/>
        <w:spacing w:after="240"/>
        <w:ind w:left="2268" w:hanging="850"/>
        <w:jc w:val="both"/>
        <w:rPr>
          <w:rFonts w:cs="Arial"/>
          <w:bCs/>
          <w:sz w:val="20"/>
          <w:szCs w:val="20"/>
          <w:rPrChange w:author="Ayanda Monageng | Auto Fund" w:date="2026-03-02T16:01:00Z" w16du:dateUtc="2026-03-02T14:01:00Z" w:id="1018">
            <w:rPr>
              <w:rFonts w:cs="Arial"/>
              <w:sz w:val="20"/>
              <w:szCs w:val="20"/>
              <w:lang w:val="en-US"/>
            </w:rPr>
          </w:rPrChange>
        </w:rPr>
        <w:pPrChange w:author="Ayanda Monageng | Auto Fund" w:date="2026-03-02T16:01:00Z" w16du:dateUtc="2026-03-02T14:01:00Z" w:id="1019">
          <w:pPr>
            <w:pStyle w:val="BowLevel3HeadingAltZ"/>
            <w:numPr>
              <w:ilvl w:val="2"/>
              <w:numId w:val="51"/>
            </w:numPr>
            <w:tabs>
              <w:tab w:val="clear" w:pos="1134"/>
            </w:tabs>
            <w:suppressAutoHyphens w:val="0"/>
            <w:spacing w:after="240"/>
            <w:ind w:left="720" w:hanging="720"/>
            <w:jc w:val="both"/>
          </w:pPr>
        </w:pPrChange>
      </w:pPr>
      <w:r w:rsidRPr="00E976FF">
        <w:rPr>
          <w:rFonts w:cs="Arial"/>
          <w:bCs/>
          <w:sz w:val="20"/>
          <w:szCs w:val="20"/>
          <w:rPrChange w:author="Ayanda Monageng | Auto Fund" w:date="2026-03-02T16:01:00Z" w16du:dateUtc="2026-03-02T14:01:00Z" w:id="1020">
            <w:rPr>
              <w:rFonts w:cs="Arial"/>
              <w:sz w:val="20"/>
              <w:szCs w:val="20"/>
              <w:lang w:val="en-US"/>
            </w:rPr>
          </w:rPrChange>
        </w:rPr>
        <w:t xml:space="preserve">Default interest as aforesaid shall apply from the date on which such amount falls due for payment and is not paid, </w:t>
      </w:r>
      <w:proofErr w:type="gramStart"/>
      <w:r w:rsidRPr="00E976FF">
        <w:rPr>
          <w:rFonts w:cs="Arial"/>
          <w:bCs/>
          <w:sz w:val="20"/>
          <w:szCs w:val="20"/>
          <w:rPrChange w:author="Ayanda Monageng | Auto Fund" w:date="2026-03-02T16:01:00Z" w16du:dateUtc="2026-03-02T14:01:00Z" w:id="1021">
            <w:rPr>
              <w:rFonts w:cs="Arial"/>
              <w:sz w:val="20"/>
              <w:szCs w:val="20"/>
              <w:lang w:val="en-US"/>
            </w:rPr>
          </w:rPrChange>
        </w:rPr>
        <w:t>whether or not</w:t>
      </w:r>
      <w:proofErr w:type="gramEnd"/>
      <w:r w:rsidRPr="00E976FF">
        <w:rPr>
          <w:rFonts w:cs="Arial"/>
          <w:bCs/>
          <w:sz w:val="20"/>
          <w:szCs w:val="20"/>
          <w:rPrChange w:author="Ayanda Monageng | Auto Fund" w:date="2026-03-02T16:01:00Z" w16du:dateUtc="2026-03-02T14:01:00Z" w:id="1022">
            <w:rPr>
              <w:rFonts w:cs="Arial"/>
              <w:sz w:val="20"/>
              <w:szCs w:val="20"/>
              <w:lang w:val="en-US"/>
            </w:rPr>
          </w:rPrChange>
        </w:rPr>
        <w:t xml:space="preserve"> any notice has been issued to the Borrower, until the date on which the default has been remedied to the satisfaction of the Lender.</w:t>
      </w:r>
    </w:p>
    <w:p w:rsidRPr="00FD3500" w:rsidR="00C64977" w:rsidP="00C64977" w:rsidRDefault="00C64977" w14:paraId="1D25D58A" w14:textId="77777777">
      <w:pPr>
        <w:pStyle w:val="ListParagraph"/>
        <w:numPr>
          <w:ilvl w:val="0"/>
          <w:numId w:val="51"/>
        </w:numPr>
        <w:suppressAutoHyphens w:val="0"/>
        <w:spacing w:after="240"/>
        <w:ind w:left="567" w:hanging="567"/>
        <w:contextualSpacing w:val="0"/>
        <w:jc w:val="both"/>
        <w:rPr>
          <w:rFonts w:cs="Arial"/>
          <w:b/>
          <w:sz w:val="20"/>
          <w:szCs w:val="20"/>
        </w:rPr>
      </w:pPr>
      <w:bookmarkStart w:name="_Ref361243613" w:id="1023"/>
      <w:bookmarkStart w:name="_Toc361248947" w:id="1024"/>
      <w:bookmarkStart w:name="_Toc361248948" w:id="1025"/>
      <w:bookmarkStart w:name="_Toc19267453" w:id="1026"/>
      <w:r w:rsidRPr="00FD3500">
        <w:rPr>
          <w:rFonts w:cs="Arial"/>
          <w:b/>
          <w:sz w:val="20"/>
          <w:szCs w:val="20"/>
        </w:rPr>
        <w:t>DESIGNATED BANK ACCOUNT</w:t>
      </w:r>
      <w:bookmarkEnd w:id="1023"/>
      <w:bookmarkEnd w:id="1024"/>
    </w:p>
    <w:p w:rsidRPr="00940D9B" w:rsidR="00C64977" w:rsidRDefault="00C64977" w14:paraId="4F7DD02C" w14:textId="77777777">
      <w:pPr>
        <w:pStyle w:val="BowLevel3HeadingAltZ"/>
        <w:numPr>
          <w:ilvl w:val="1"/>
          <w:numId w:val="51"/>
        </w:numPr>
        <w:suppressAutoHyphens w:val="0"/>
        <w:spacing w:after="240"/>
        <w:ind w:left="1418" w:hanging="851"/>
        <w:jc w:val="both"/>
        <w:rPr>
          <w:rFonts w:cs="Arial"/>
          <w:bCs/>
        </w:rPr>
        <w:pPrChange w:author="Ayanda Monageng | Auto Fund" w:date="2026-03-02T16:02:00Z" w16du:dateUtc="2026-03-02T14:02:00Z" w:id="1027">
          <w:pPr>
            <w:pStyle w:val="Clause2Sub"/>
            <w:numPr>
              <w:ilvl w:val="1"/>
              <w:numId w:val="51"/>
            </w:numPr>
            <w:spacing w:line="240" w:lineRule="auto"/>
            <w:ind w:left="720" w:hanging="720"/>
          </w:pPr>
        </w:pPrChange>
      </w:pPr>
      <w:r w:rsidRPr="00E976FF">
        <w:rPr>
          <w:rFonts w:cs="Arial"/>
          <w:bCs/>
          <w:sz w:val="20"/>
          <w:szCs w:val="20"/>
          <w:rPrChange w:author="Ayanda Monageng | Auto Fund" w:date="2026-03-02T16:02:00Z" w16du:dateUtc="2026-03-02T14:02:00Z" w:id="1028">
            <w:rPr>
              <w:rFonts w:cs="Arial"/>
            </w:rPr>
          </w:rPrChange>
        </w:rPr>
        <w:t>The Borrower shall on or before the Fulfilment Date open and thereafter maintain for the duration of the Term, the Designated Bank Account (which account the Borrower hereby undertakes not to close for the duration of the Term), subject to the following further conditions:</w:t>
      </w:r>
    </w:p>
    <w:p w:rsidRPr="00940D9B" w:rsidR="00C64977" w:rsidRDefault="00C64977" w14:paraId="28A7F4F0" w14:textId="5E628D56">
      <w:pPr>
        <w:pStyle w:val="BowLevel3HeadingAltZ"/>
        <w:numPr>
          <w:ilvl w:val="2"/>
          <w:numId w:val="51"/>
        </w:numPr>
        <w:suppressAutoHyphens w:val="0"/>
        <w:spacing w:after="240"/>
        <w:ind w:left="2268" w:hanging="850"/>
        <w:jc w:val="both"/>
        <w:rPr>
          <w:rFonts w:cs="Arial"/>
          <w:bCs/>
        </w:rPr>
        <w:pPrChange w:author="Ayanda Monageng | Auto Fund" w:date="2026-03-02T16:02:00Z" w16du:dateUtc="2026-03-02T14:02:00Z" w:id="1029">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2:00Z" w16du:dateUtc="2026-03-02T14:02:00Z" w:id="1030">
            <w:rPr>
              <w:rFonts w:cs="Arial"/>
            </w:rPr>
          </w:rPrChange>
        </w:rPr>
        <w:t xml:space="preserve">Unless otherwise agreed in writing, all amounts to be received or earned (including the relevant revenue) by the Borrower pursuant to the Ford </w:t>
      </w:r>
      <w:r w:rsidRPr="00E976FF" w:rsidR="00A07907">
        <w:rPr>
          <w:rFonts w:cs="Arial"/>
          <w:bCs/>
          <w:sz w:val="20"/>
          <w:szCs w:val="20"/>
          <w:rPrChange w:author="Ayanda Monageng | Auto Fund" w:date="2026-03-02T16:02:00Z" w16du:dateUtc="2026-03-02T14:02:00Z" w:id="1031">
            <w:rPr>
              <w:rFonts w:cs="Arial"/>
            </w:rPr>
          </w:rPrChange>
        </w:rPr>
        <w:t>Suppor</w:t>
      </w:r>
      <w:r w:rsidRPr="00E976FF">
        <w:rPr>
          <w:rFonts w:cs="Arial"/>
          <w:bCs/>
          <w:sz w:val="20"/>
          <w:szCs w:val="20"/>
          <w:rPrChange w:author="Ayanda Monageng | Auto Fund" w:date="2026-03-02T16:02:00Z" w16du:dateUtc="2026-03-02T14:02:00Z" w:id="1032">
            <w:rPr>
              <w:rFonts w:cs="Arial"/>
            </w:rPr>
          </w:rPrChange>
        </w:rPr>
        <w:t xml:space="preserve">t Letter shall be deposited to the credit of the Designated Bank Account.  For the sake of further clarity, the Borrower undertakes to ensure that (i) all </w:t>
      </w:r>
      <w:r w:rsidRPr="00E976FF" w:rsidR="00277B2C">
        <w:rPr>
          <w:rFonts w:cs="Arial"/>
          <w:bCs/>
          <w:sz w:val="20"/>
          <w:szCs w:val="20"/>
          <w:rPrChange w:author="Ayanda Monageng | Auto Fund" w:date="2026-03-02T16:02:00Z" w16du:dateUtc="2026-03-02T14:02:00Z" w:id="1033">
            <w:rPr>
              <w:rFonts w:cs="Arial"/>
            </w:rPr>
          </w:rPrChange>
        </w:rPr>
        <w:t xml:space="preserve">its </w:t>
      </w:r>
      <w:r w:rsidRPr="00E976FF">
        <w:rPr>
          <w:rFonts w:cs="Arial"/>
          <w:bCs/>
          <w:sz w:val="20"/>
          <w:szCs w:val="20"/>
          <w:rPrChange w:author="Ayanda Monageng | Auto Fund" w:date="2026-03-02T16:02:00Z" w16du:dateUtc="2026-03-02T14:02:00Z" w:id="1034">
            <w:rPr>
              <w:rFonts w:cs="Arial"/>
            </w:rPr>
          </w:rPrChange>
        </w:rPr>
        <w:t>revenue streams</w:t>
      </w:r>
      <w:r w:rsidRPr="00E976FF" w:rsidR="00277B2C">
        <w:rPr>
          <w:rFonts w:cs="Arial"/>
          <w:bCs/>
          <w:sz w:val="20"/>
          <w:szCs w:val="20"/>
          <w:rPrChange w:author="Ayanda Monageng | Auto Fund" w:date="2026-03-02T16:02:00Z" w16du:dateUtc="2026-03-02T14:02:00Z" w:id="1035">
            <w:rPr>
              <w:rFonts w:cs="Arial"/>
            </w:rPr>
          </w:rPrChange>
        </w:rPr>
        <w:t xml:space="preserve"> </w:t>
      </w:r>
      <w:r w:rsidRPr="00E976FF">
        <w:rPr>
          <w:rFonts w:cs="Arial"/>
          <w:bCs/>
          <w:sz w:val="20"/>
          <w:szCs w:val="20"/>
          <w:rPrChange w:author="Ayanda Monageng | Auto Fund" w:date="2026-03-02T16:02:00Z" w16du:dateUtc="2026-03-02T14:02:00Z" w:id="1036">
            <w:rPr>
              <w:rFonts w:cs="Arial"/>
            </w:rPr>
          </w:rPrChange>
        </w:rPr>
        <w:t xml:space="preserve">will be kept, retained and/or deposited into the Designated bank Account during the Term, and (ii) it will transact from such a Designated Bank Account whilst the </w:t>
      </w:r>
      <w:r w:rsidRPr="00E976FF" w:rsidR="00277B2C">
        <w:rPr>
          <w:rFonts w:cs="Arial"/>
          <w:bCs/>
          <w:sz w:val="20"/>
          <w:szCs w:val="20"/>
          <w:rPrChange w:author="Ayanda Monageng | Auto Fund" w:date="2026-03-02T16:02:00Z" w16du:dateUtc="2026-03-02T14:02:00Z" w:id="1037">
            <w:rPr>
              <w:rFonts w:cs="Arial"/>
            </w:rPr>
          </w:rPrChange>
        </w:rPr>
        <w:t xml:space="preserve">Ford </w:t>
      </w:r>
      <w:r w:rsidRPr="00E976FF" w:rsidR="00A07907">
        <w:rPr>
          <w:rFonts w:cs="Arial"/>
          <w:bCs/>
          <w:sz w:val="20"/>
          <w:szCs w:val="20"/>
          <w:rPrChange w:author="Ayanda Monageng | Auto Fund" w:date="2026-03-02T16:02:00Z" w16du:dateUtc="2026-03-02T14:02:00Z" w:id="1038">
            <w:rPr>
              <w:rFonts w:cs="Arial"/>
            </w:rPr>
          </w:rPrChange>
        </w:rPr>
        <w:t xml:space="preserve">Support </w:t>
      </w:r>
      <w:r w:rsidRPr="00E976FF" w:rsidR="00277B2C">
        <w:rPr>
          <w:rFonts w:cs="Arial"/>
          <w:bCs/>
          <w:sz w:val="20"/>
          <w:szCs w:val="20"/>
          <w:rPrChange w:author="Ayanda Monageng | Auto Fund" w:date="2026-03-02T16:02:00Z" w16du:dateUtc="2026-03-02T14:02:00Z" w:id="1039">
            <w:rPr>
              <w:rFonts w:cs="Arial"/>
            </w:rPr>
          </w:rPrChange>
        </w:rPr>
        <w:t>Letter</w:t>
      </w:r>
      <w:r w:rsidRPr="00E976FF">
        <w:rPr>
          <w:rFonts w:cs="Arial"/>
          <w:bCs/>
          <w:sz w:val="20"/>
          <w:szCs w:val="20"/>
          <w:rPrChange w:author="Ayanda Monageng | Auto Fund" w:date="2026-03-02T16:02:00Z" w16du:dateUtc="2026-03-02T14:02:00Z" w:id="1040">
            <w:rPr>
              <w:rFonts w:cs="Arial"/>
            </w:rPr>
          </w:rPrChange>
        </w:rPr>
        <w:t xml:space="preserve"> is in place.</w:t>
      </w:r>
    </w:p>
    <w:p w:rsidRPr="00940D9B" w:rsidR="00C64977" w:rsidRDefault="00C64977" w14:paraId="4E6C6391" w14:textId="77777777">
      <w:pPr>
        <w:pStyle w:val="BowLevel3HeadingAltZ"/>
        <w:numPr>
          <w:ilvl w:val="2"/>
          <w:numId w:val="51"/>
        </w:numPr>
        <w:suppressAutoHyphens w:val="0"/>
        <w:spacing w:after="240"/>
        <w:ind w:left="2268" w:hanging="850"/>
        <w:jc w:val="both"/>
        <w:rPr>
          <w:rFonts w:cs="Arial"/>
          <w:bCs/>
        </w:rPr>
        <w:pPrChange w:author="Ayanda Monageng | Auto Fund" w:date="2026-03-02T16:02:00Z" w16du:dateUtc="2026-03-02T14:02:00Z" w:id="1041">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2:00Z" w16du:dateUtc="2026-03-02T14:02:00Z" w:id="1042">
            <w:rPr>
              <w:rFonts w:cs="Arial"/>
            </w:rPr>
          </w:rPrChange>
        </w:rPr>
        <w:t>As part of opening and maintaining the Designated Bank Account during the Term, the Borrower agrees and undertakes to ensure that the –</w:t>
      </w:r>
    </w:p>
    <w:p w:rsidRPr="00E976FF" w:rsidR="00C64977" w:rsidRDefault="00C64977" w14:paraId="2F349D59" w14:textId="77777777">
      <w:pPr>
        <w:pStyle w:val="Clause9Sub"/>
        <w:numPr>
          <w:ilvl w:val="3"/>
          <w:numId w:val="51"/>
        </w:numPr>
        <w:spacing w:line="240" w:lineRule="auto"/>
        <w:ind w:left="3261" w:hanging="993"/>
        <w:rPr>
          <w:rFonts w:cs="Arial"/>
          <w:bCs/>
        </w:rPr>
        <w:pPrChange w:author="Ayanda Monageng | Auto Fund" w:date="2026-03-02T16:03:00Z" w16du:dateUtc="2026-03-02T14:03:00Z" w:id="1043">
          <w:pPr>
            <w:pStyle w:val="Clause3Sub"/>
            <w:numPr>
              <w:ilvl w:val="3"/>
              <w:numId w:val="51"/>
            </w:numPr>
            <w:spacing w:line="240" w:lineRule="auto"/>
            <w:ind w:left="1418" w:hanging="1418"/>
          </w:pPr>
        </w:pPrChange>
      </w:pPr>
      <w:r w:rsidRPr="00E976FF">
        <w:rPr>
          <w:rFonts w:cs="Arial"/>
          <w:bCs/>
        </w:rPr>
        <w:t>Lender has visibility rights to the Designated Account;</w:t>
      </w:r>
    </w:p>
    <w:p w:rsidRPr="00E976FF" w:rsidR="00C64977" w:rsidRDefault="00C64977" w14:paraId="108539D9" w14:textId="35B93E57">
      <w:pPr>
        <w:pStyle w:val="Clause9Sub"/>
        <w:numPr>
          <w:ilvl w:val="3"/>
          <w:numId w:val="51"/>
        </w:numPr>
        <w:spacing w:line="240" w:lineRule="auto"/>
        <w:ind w:left="3261" w:hanging="993"/>
        <w:rPr>
          <w:rFonts w:cs="Arial"/>
          <w:bCs/>
        </w:rPr>
        <w:pPrChange w:author="Ayanda Monageng | Auto Fund" w:date="2026-03-02T16:03:00Z" w16du:dateUtc="2026-03-02T14:03:00Z" w:id="1044">
          <w:pPr>
            <w:pStyle w:val="Clause3Sub"/>
            <w:numPr>
              <w:ilvl w:val="3"/>
              <w:numId w:val="51"/>
            </w:numPr>
            <w:spacing w:line="240" w:lineRule="auto"/>
            <w:ind w:left="1418" w:hanging="1418"/>
          </w:pPr>
        </w:pPrChange>
      </w:pPr>
      <w:r w:rsidRPr="00E976FF">
        <w:rPr>
          <w:rFonts w:cs="Arial"/>
          <w:bCs/>
        </w:rPr>
        <w:t xml:space="preserve">Designated Bank Account is always linked to the master bank account of </w:t>
      </w:r>
      <w:r w:rsidRPr="00E976FF" w:rsidR="00803FF6">
        <w:rPr>
          <w:rFonts w:cs="Arial"/>
          <w:bCs/>
        </w:rPr>
        <w:t>the Lender</w:t>
      </w:r>
      <w:r w:rsidRPr="00E976FF">
        <w:rPr>
          <w:rFonts w:cs="Arial"/>
          <w:bCs/>
        </w:rPr>
        <w:t xml:space="preserve"> and shall not be de-linked without the prior written consent of the </w:t>
      </w:r>
      <w:proofErr w:type="gramStart"/>
      <w:r w:rsidRPr="00E976FF">
        <w:rPr>
          <w:rFonts w:cs="Arial"/>
          <w:bCs/>
        </w:rPr>
        <w:t>Lender;  and</w:t>
      </w:r>
      <w:proofErr w:type="gramEnd"/>
    </w:p>
    <w:p w:rsidRPr="00E976FF" w:rsidR="00C64977" w:rsidRDefault="00C64977" w14:paraId="6208FD7E" w14:textId="77777777">
      <w:pPr>
        <w:pStyle w:val="Clause9Sub"/>
        <w:numPr>
          <w:ilvl w:val="3"/>
          <w:numId w:val="51"/>
        </w:numPr>
        <w:spacing w:line="240" w:lineRule="auto"/>
        <w:ind w:left="3261" w:hanging="993"/>
        <w:rPr>
          <w:rFonts w:cs="Arial"/>
          <w:bCs/>
        </w:rPr>
        <w:pPrChange w:author="Ayanda Monageng | Auto Fund" w:date="2026-03-02T16:03:00Z" w16du:dateUtc="2026-03-02T14:03:00Z" w:id="1045">
          <w:pPr>
            <w:pStyle w:val="Clause3Sub"/>
            <w:numPr>
              <w:ilvl w:val="3"/>
              <w:numId w:val="51"/>
            </w:numPr>
            <w:spacing w:line="240" w:lineRule="auto"/>
            <w:ind w:left="1418" w:hanging="1418"/>
          </w:pPr>
        </w:pPrChange>
      </w:pPr>
      <w:r w:rsidRPr="00E976FF">
        <w:rPr>
          <w:rFonts w:cs="Arial"/>
          <w:bCs/>
        </w:rPr>
        <w:t xml:space="preserve">Lender is granted access rights and/or rights to transact (including to withdraw all or any monies that are standing to the credit of such a Designated Bank Account in the event of a Material Adverse Event or an Event of Default. </w:t>
      </w:r>
    </w:p>
    <w:p w:rsidRPr="00940D9B" w:rsidR="00C64977" w:rsidRDefault="00C64977" w14:paraId="0DF1A571" w14:textId="390300E4">
      <w:pPr>
        <w:pStyle w:val="BowLevel3HeadingAltZ"/>
        <w:numPr>
          <w:ilvl w:val="2"/>
          <w:numId w:val="51"/>
        </w:numPr>
        <w:suppressAutoHyphens w:val="0"/>
        <w:spacing w:after="240"/>
        <w:ind w:left="2268" w:hanging="850"/>
        <w:jc w:val="both"/>
        <w:rPr>
          <w:rFonts w:cs="Arial"/>
          <w:bCs/>
        </w:rPr>
        <w:pPrChange w:author="Ayanda Monageng | Auto Fund" w:date="2026-03-02T16:02:00Z" w16du:dateUtc="2026-03-02T14:02:00Z" w:id="1046">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2:00Z" w16du:dateUtc="2026-03-02T14:02:00Z" w:id="1047">
            <w:rPr>
              <w:rFonts w:cs="Arial"/>
            </w:rPr>
          </w:rPrChange>
        </w:rPr>
        <w:t xml:space="preserve">To the extent that any Advances or the Loan Amount is paid into the Designated Bank Account, the Borrower shall use such Advances or Loan Amounts standing to the credit of the Designated Bank Account solely for the </w:t>
      </w:r>
      <w:r w:rsidRPr="00E976FF" w:rsidR="00C824A4">
        <w:rPr>
          <w:rFonts w:cs="Arial"/>
          <w:bCs/>
          <w:sz w:val="20"/>
          <w:szCs w:val="20"/>
          <w:rPrChange w:author="Ayanda Monageng | Auto Fund" w:date="2026-03-02T16:02:00Z" w16du:dateUtc="2026-03-02T14:02:00Z" w:id="1048">
            <w:rPr>
              <w:rFonts w:cs="Arial"/>
            </w:rPr>
          </w:rPrChange>
        </w:rPr>
        <w:t xml:space="preserve">Loan </w:t>
      </w:r>
      <w:r w:rsidRPr="00E976FF">
        <w:rPr>
          <w:rFonts w:cs="Arial"/>
          <w:bCs/>
          <w:sz w:val="20"/>
          <w:szCs w:val="20"/>
          <w:rPrChange w:author="Ayanda Monageng | Auto Fund" w:date="2026-03-02T16:02:00Z" w16du:dateUtc="2026-03-02T14:02:00Z" w:id="1049">
            <w:rPr>
              <w:rFonts w:cs="Arial"/>
            </w:rPr>
          </w:rPrChange>
        </w:rPr>
        <w:t>Purpose and/or for repaying the Advances or Loan Amount, and for no other purpose whatsoever.</w:t>
      </w:r>
    </w:p>
    <w:p w:rsidRPr="00940D9B" w:rsidR="00C64977" w:rsidRDefault="00C64977" w14:paraId="0A648B4A" w14:textId="77777777">
      <w:pPr>
        <w:pStyle w:val="BowLevel3HeadingAltZ"/>
        <w:numPr>
          <w:ilvl w:val="1"/>
          <w:numId w:val="51"/>
        </w:numPr>
        <w:suppressAutoHyphens w:val="0"/>
        <w:spacing w:after="240"/>
        <w:ind w:left="1418" w:hanging="851"/>
        <w:jc w:val="both"/>
        <w:rPr>
          <w:rFonts w:cs="Arial"/>
          <w:bCs/>
        </w:rPr>
        <w:pPrChange w:author="Ayanda Monageng | Auto Fund" w:date="2026-03-02T16:03:00Z" w16du:dateUtc="2026-03-02T14:03:00Z" w:id="1050">
          <w:pPr>
            <w:pStyle w:val="Clause2Sub"/>
            <w:numPr>
              <w:ilvl w:val="1"/>
              <w:numId w:val="51"/>
            </w:numPr>
            <w:spacing w:line="240" w:lineRule="auto"/>
            <w:ind w:left="720" w:hanging="720"/>
          </w:pPr>
        </w:pPrChange>
      </w:pPr>
      <w:bookmarkStart w:name="_Ref354649938" w:id="1051"/>
      <w:r w:rsidRPr="00E976FF">
        <w:rPr>
          <w:rFonts w:cs="Arial"/>
          <w:bCs/>
          <w:sz w:val="20"/>
          <w:szCs w:val="20"/>
          <w:rPrChange w:author="Ayanda Monageng | Auto Fund" w:date="2026-03-02T16:03:00Z" w16du:dateUtc="2026-03-02T14:03:00Z" w:id="1052">
            <w:rPr>
              <w:rFonts w:cs="Arial"/>
            </w:rPr>
          </w:rPrChange>
        </w:rPr>
        <w:t xml:space="preserve">The Borrower hereby cedes to the Lender </w:t>
      </w:r>
      <w:r w:rsidRPr="00E976FF">
        <w:rPr>
          <w:rFonts w:cs="Arial"/>
          <w:bCs/>
          <w:sz w:val="20"/>
          <w:szCs w:val="20"/>
          <w:rPrChange w:author="Ayanda Monageng | Auto Fund" w:date="2026-03-02T16:03:00Z" w16du:dateUtc="2026-03-02T14:03:00Z" w:id="1053">
            <w:rPr>
              <w:rFonts w:cs="Arial"/>
              <w:i/>
            </w:rPr>
          </w:rPrChange>
        </w:rPr>
        <w:t>in securitatem debiti</w:t>
      </w:r>
      <w:r w:rsidRPr="00E976FF">
        <w:rPr>
          <w:rFonts w:cs="Arial"/>
          <w:bCs/>
          <w:sz w:val="20"/>
          <w:szCs w:val="20"/>
          <w:rPrChange w:author="Ayanda Monageng | Auto Fund" w:date="2026-03-02T16:03:00Z" w16du:dateUtc="2026-03-02T14:03:00Z" w:id="1054">
            <w:rPr>
              <w:rFonts w:cs="Arial"/>
            </w:rPr>
          </w:rPrChange>
        </w:rPr>
        <w:t xml:space="preserve"> and as continuing covering security for the due and proper performance and discharge of </w:t>
      </w:r>
      <w:proofErr w:type="gramStart"/>
      <w:r w:rsidRPr="00E976FF">
        <w:rPr>
          <w:rFonts w:cs="Arial"/>
          <w:bCs/>
          <w:sz w:val="20"/>
          <w:szCs w:val="20"/>
          <w:rPrChange w:author="Ayanda Monageng | Auto Fund" w:date="2026-03-02T16:03:00Z" w16du:dateUtc="2026-03-02T14:03:00Z" w:id="1055">
            <w:rPr>
              <w:rFonts w:cs="Arial"/>
            </w:rPr>
          </w:rPrChange>
        </w:rPr>
        <w:t>all of</w:t>
      </w:r>
      <w:proofErr w:type="gramEnd"/>
      <w:r w:rsidRPr="00E976FF">
        <w:rPr>
          <w:rFonts w:cs="Arial"/>
          <w:bCs/>
          <w:sz w:val="20"/>
          <w:szCs w:val="20"/>
          <w:rPrChange w:author="Ayanda Monageng | Auto Fund" w:date="2026-03-02T16:03:00Z" w16du:dateUtc="2026-03-02T14:03:00Z" w:id="1056">
            <w:rPr>
              <w:rFonts w:cs="Arial"/>
            </w:rPr>
          </w:rPrChange>
        </w:rPr>
        <w:t xml:space="preserve"> the Borrower's obligations, liabilities and responsibilities to the Lender under this Agreement (referred to hereinafter as the "</w:t>
      </w:r>
      <w:r w:rsidRPr="00E976FF">
        <w:rPr>
          <w:rFonts w:cs="Arial"/>
          <w:bCs/>
          <w:sz w:val="20"/>
          <w:szCs w:val="20"/>
          <w:rPrChange w:author="Ayanda Monageng | Auto Fund" w:date="2026-03-02T16:03:00Z" w16du:dateUtc="2026-03-02T14:03:00Z" w:id="1057">
            <w:rPr>
              <w:rFonts w:cs="Arial"/>
              <w:b/>
            </w:rPr>
          </w:rPrChange>
        </w:rPr>
        <w:t>Secured Indebtedness</w:t>
      </w:r>
      <w:r w:rsidRPr="00E976FF">
        <w:rPr>
          <w:rFonts w:cs="Arial"/>
          <w:bCs/>
          <w:sz w:val="20"/>
          <w:szCs w:val="20"/>
          <w:rPrChange w:author="Ayanda Monageng | Auto Fund" w:date="2026-03-02T16:03:00Z" w16du:dateUtc="2026-03-02T14:03:00Z" w:id="1058">
            <w:rPr>
              <w:rFonts w:cs="Arial"/>
            </w:rPr>
          </w:rPrChange>
        </w:rPr>
        <w:t xml:space="preserve">"), </w:t>
      </w:r>
      <w:proofErr w:type="gramStart"/>
      <w:r w:rsidRPr="00E976FF">
        <w:rPr>
          <w:rFonts w:cs="Arial"/>
          <w:bCs/>
          <w:sz w:val="20"/>
          <w:szCs w:val="20"/>
          <w:rPrChange w:author="Ayanda Monageng | Auto Fund" w:date="2026-03-02T16:03:00Z" w16du:dateUtc="2026-03-02T14:03:00Z" w:id="1059">
            <w:rPr>
              <w:rFonts w:cs="Arial"/>
            </w:rPr>
          </w:rPrChange>
        </w:rPr>
        <w:t>all of</w:t>
      </w:r>
      <w:proofErr w:type="gramEnd"/>
      <w:r w:rsidRPr="00E976FF">
        <w:rPr>
          <w:rFonts w:cs="Arial"/>
          <w:bCs/>
          <w:sz w:val="20"/>
          <w:szCs w:val="20"/>
          <w:rPrChange w:author="Ayanda Monageng | Auto Fund" w:date="2026-03-02T16:03:00Z" w16du:dateUtc="2026-03-02T14:03:00Z" w:id="1060">
            <w:rPr>
              <w:rFonts w:cs="Arial"/>
            </w:rPr>
          </w:rPrChange>
        </w:rPr>
        <w:t xml:space="preserve"> the Borrower's right, title and interest in and to –</w:t>
      </w:r>
      <w:bookmarkEnd w:id="1051"/>
    </w:p>
    <w:p w:rsidRPr="00940D9B" w:rsidR="00C64977" w:rsidRDefault="00C64977" w14:paraId="4E4041F1" w14:textId="77777777">
      <w:pPr>
        <w:pStyle w:val="BowLevel3HeadingAltZ"/>
        <w:numPr>
          <w:ilvl w:val="2"/>
          <w:numId w:val="51"/>
        </w:numPr>
        <w:suppressAutoHyphens w:val="0"/>
        <w:spacing w:after="240"/>
        <w:ind w:left="2268" w:hanging="850"/>
        <w:jc w:val="both"/>
        <w:rPr>
          <w:rFonts w:cs="Arial"/>
          <w:bCs/>
        </w:rPr>
        <w:pPrChange w:author="Ayanda Monageng | Auto Fund" w:date="2026-03-02T16:02:00Z" w16du:dateUtc="2026-03-02T14:02:00Z" w:id="1061">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2:00Z" w16du:dateUtc="2026-03-02T14:02:00Z" w:id="1062">
            <w:rPr>
              <w:rFonts w:cs="Arial"/>
            </w:rPr>
          </w:rPrChange>
        </w:rPr>
        <w:t>the Designated Bank Account; and</w:t>
      </w:r>
    </w:p>
    <w:p w:rsidRPr="00940D9B" w:rsidR="00C64977" w:rsidRDefault="00C64977" w14:paraId="122E8CE6" w14:textId="77777777">
      <w:pPr>
        <w:pStyle w:val="BowLevel3HeadingAltZ"/>
        <w:numPr>
          <w:ilvl w:val="2"/>
          <w:numId w:val="51"/>
        </w:numPr>
        <w:suppressAutoHyphens w:val="0"/>
        <w:spacing w:after="240"/>
        <w:ind w:left="2268" w:hanging="850"/>
        <w:jc w:val="both"/>
        <w:rPr>
          <w:rFonts w:cs="Arial"/>
          <w:bCs/>
        </w:rPr>
        <w:pPrChange w:author="Ayanda Monageng | Auto Fund" w:date="2026-03-02T16:02:00Z" w16du:dateUtc="2026-03-02T14:02:00Z" w:id="1063">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2:00Z" w16du:dateUtc="2026-03-02T14:02:00Z" w:id="1064">
            <w:rPr>
              <w:rFonts w:cs="Arial"/>
            </w:rPr>
          </w:rPrChange>
        </w:rPr>
        <w:t>any amount, standing, from time to time, to the credit of the Designated Bank Account.</w:t>
      </w:r>
    </w:p>
    <w:p w:rsidRPr="00940D9B" w:rsidR="00C64977" w:rsidRDefault="00C64977" w14:paraId="1EE01EEF" w14:textId="77777777">
      <w:pPr>
        <w:pStyle w:val="BowLevel3HeadingAltZ"/>
        <w:numPr>
          <w:ilvl w:val="1"/>
          <w:numId w:val="51"/>
        </w:numPr>
        <w:suppressAutoHyphens w:val="0"/>
        <w:spacing w:after="240"/>
        <w:ind w:left="1418" w:hanging="851"/>
        <w:jc w:val="both"/>
        <w:rPr>
          <w:rFonts w:cs="Arial"/>
          <w:bCs/>
        </w:rPr>
        <w:pPrChange w:author="Ayanda Monageng | Auto Fund" w:date="2026-03-02T16:03:00Z" w16du:dateUtc="2026-03-02T14:03:00Z" w:id="1065">
          <w:pPr>
            <w:pStyle w:val="Clause2Sub"/>
            <w:numPr>
              <w:ilvl w:val="1"/>
              <w:numId w:val="51"/>
            </w:numPr>
            <w:spacing w:line="240" w:lineRule="auto"/>
            <w:ind w:left="720" w:hanging="720"/>
          </w:pPr>
        </w:pPrChange>
      </w:pPr>
      <w:bookmarkStart w:name="_Ref520005544" w:id="1066"/>
      <w:bookmarkStart w:name="_Ref356304599" w:id="1067"/>
      <w:bookmarkStart w:name="_Ref519314801" w:id="1068"/>
      <w:r w:rsidRPr="00E976FF">
        <w:rPr>
          <w:rFonts w:cs="Arial"/>
          <w:bCs/>
          <w:sz w:val="20"/>
          <w:szCs w:val="20"/>
          <w:rPrChange w:author="Ayanda Monageng | Auto Fund" w:date="2026-03-02T16:03:00Z" w16du:dateUtc="2026-03-02T14:03:00Z" w:id="1069">
            <w:rPr>
              <w:rFonts w:cs="Arial"/>
            </w:rPr>
          </w:rPrChange>
        </w:rPr>
        <w:t>The Lender shall be entitled (without notice to the Borrower and without first obtaining any judgment or order) immediately upon the occurrence of any Material Adverse Event or Event of Default (as the case may be), including any failure or neglect on the part of the Borrower to pay any Secured Indebtedness, to</w:t>
      </w:r>
      <w:bookmarkEnd w:id="1066"/>
      <w:r w:rsidRPr="00E976FF">
        <w:rPr>
          <w:rFonts w:cs="Arial"/>
          <w:bCs/>
          <w:sz w:val="20"/>
          <w:szCs w:val="20"/>
          <w:rPrChange w:author="Ayanda Monageng | Auto Fund" w:date="2026-03-02T16:03:00Z" w16du:dateUtc="2026-03-02T14:03:00Z" w:id="1070">
            <w:rPr>
              <w:rFonts w:cs="Arial"/>
            </w:rPr>
          </w:rPrChange>
        </w:rPr>
        <w:t xml:space="preserve"> </w:t>
      </w:r>
      <w:bookmarkStart w:name="_Ref519314747" w:id="1071"/>
      <w:r w:rsidRPr="00E976FF">
        <w:rPr>
          <w:rFonts w:cs="Arial"/>
          <w:bCs/>
          <w:sz w:val="20"/>
          <w:szCs w:val="20"/>
          <w:rPrChange w:author="Ayanda Monageng | Auto Fund" w:date="2026-03-02T16:03:00Z" w16du:dateUtc="2026-03-02T14:03:00Z" w:id="1072">
            <w:rPr>
              <w:rFonts w:cs="Arial"/>
            </w:rPr>
          </w:rPrChange>
        </w:rPr>
        <w:t xml:space="preserve">perfect its rights under this cession </w:t>
      </w:r>
      <w:r w:rsidRPr="00E976FF">
        <w:rPr>
          <w:rFonts w:cs="Arial"/>
          <w:bCs/>
          <w:sz w:val="20"/>
          <w:szCs w:val="20"/>
          <w:rPrChange w:author="Ayanda Monageng | Auto Fund" w:date="2026-03-02T16:03:00Z" w16du:dateUtc="2026-03-02T14:03:00Z" w:id="1073">
            <w:rPr>
              <w:rFonts w:cs="Arial"/>
              <w:i/>
            </w:rPr>
          </w:rPrChange>
        </w:rPr>
        <w:t>in securitatem debiti</w:t>
      </w:r>
      <w:bookmarkEnd w:id="1071"/>
      <w:r w:rsidRPr="00E976FF">
        <w:rPr>
          <w:rFonts w:cs="Arial"/>
          <w:bCs/>
          <w:sz w:val="20"/>
          <w:szCs w:val="20"/>
          <w:rPrChange w:author="Ayanda Monageng | Auto Fund" w:date="2026-03-02T16:03:00Z" w16du:dateUtc="2026-03-02T14:03:00Z" w:id="1074">
            <w:rPr>
              <w:rFonts w:cs="Arial"/>
            </w:rPr>
          </w:rPrChange>
        </w:rPr>
        <w:t>.</w:t>
      </w:r>
      <w:bookmarkEnd w:id="1067"/>
    </w:p>
    <w:p w:rsidRPr="00940D9B" w:rsidR="00C64977" w:rsidRDefault="00C64977" w14:paraId="170F8653" w14:textId="77777777">
      <w:pPr>
        <w:pStyle w:val="BowLevel3HeadingAltZ"/>
        <w:numPr>
          <w:ilvl w:val="1"/>
          <w:numId w:val="51"/>
        </w:numPr>
        <w:suppressAutoHyphens w:val="0"/>
        <w:spacing w:after="240"/>
        <w:ind w:left="1418" w:hanging="851"/>
        <w:jc w:val="both"/>
        <w:rPr>
          <w:rFonts w:cs="Arial"/>
          <w:bCs/>
        </w:rPr>
        <w:pPrChange w:author="Ayanda Monageng | Auto Fund" w:date="2026-03-02T16:03:00Z" w16du:dateUtc="2026-03-02T14:03:00Z" w:id="1075">
          <w:pPr>
            <w:pStyle w:val="Clause2Sub"/>
            <w:numPr>
              <w:ilvl w:val="1"/>
              <w:numId w:val="51"/>
            </w:numPr>
            <w:spacing w:line="240" w:lineRule="auto"/>
            <w:ind w:left="720" w:hanging="720"/>
          </w:pPr>
        </w:pPrChange>
      </w:pPr>
      <w:r w:rsidRPr="00E976FF">
        <w:rPr>
          <w:rFonts w:cs="Arial"/>
          <w:bCs/>
          <w:sz w:val="20"/>
          <w:szCs w:val="20"/>
          <w:rPrChange w:author="Ayanda Monageng | Auto Fund" w:date="2026-03-02T16:03:00Z" w16du:dateUtc="2026-03-02T14:03:00Z" w:id="1076">
            <w:rPr>
              <w:rFonts w:cs="Arial"/>
            </w:rPr>
          </w:rPrChange>
        </w:rPr>
        <w:t>The cession shall be a continuing covering security and cession for the Secured Indebtedness and shall remain of full force and effect, notwithstanding -</w:t>
      </w:r>
    </w:p>
    <w:p w:rsidRPr="00940D9B" w:rsidR="00C64977" w:rsidRDefault="00C64977" w14:paraId="49A0ED47" w14:textId="77777777">
      <w:pPr>
        <w:pStyle w:val="BowLevel3HeadingAltZ"/>
        <w:numPr>
          <w:ilvl w:val="2"/>
          <w:numId w:val="51"/>
        </w:numPr>
        <w:suppressAutoHyphens w:val="0"/>
        <w:spacing w:after="240"/>
        <w:ind w:left="2268" w:hanging="850"/>
        <w:jc w:val="both"/>
        <w:rPr>
          <w:rFonts w:cs="Arial"/>
          <w:bCs/>
        </w:rPr>
        <w:pPrChange w:author="Ayanda Monageng | Auto Fund" w:date="2026-03-02T16:02:00Z" w16du:dateUtc="2026-03-02T14:02:00Z" w:id="1077">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2:00Z" w16du:dateUtc="2026-03-02T14:02:00Z" w:id="1078">
            <w:rPr>
              <w:rFonts w:cs="Arial"/>
            </w:rPr>
          </w:rPrChange>
        </w:rPr>
        <w:t>any intermediate discharge or settlement of or fluctuation in the Secured Indebtedness;</w:t>
      </w:r>
    </w:p>
    <w:p w:rsidRPr="00940D9B" w:rsidR="00C64977" w:rsidRDefault="00C64977" w14:paraId="3DBB8F70" w14:textId="77777777">
      <w:pPr>
        <w:pStyle w:val="BowLevel3HeadingAltZ"/>
        <w:numPr>
          <w:ilvl w:val="2"/>
          <w:numId w:val="51"/>
        </w:numPr>
        <w:suppressAutoHyphens w:val="0"/>
        <w:spacing w:after="240"/>
        <w:ind w:left="2268" w:hanging="850"/>
        <w:jc w:val="both"/>
        <w:rPr>
          <w:rFonts w:cs="Arial"/>
          <w:bCs/>
        </w:rPr>
        <w:pPrChange w:author="Ayanda Monageng | Auto Fund" w:date="2026-03-02T16:02:00Z" w16du:dateUtc="2026-03-02T14:02:00Z" w:id="1079">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2:00Z" w16du:dateUtc="2026-03-02T14:02:00Z" w:id="1080">
            <w:rPr>
              <w:rFonts w:cs="Arial"/>
            </w:rPr>
          </w:rPrChange>
        </w:rPr>
        <w:t>any legal disability of the Borrower or the Lender;</w:t>
      </w:r>
    </w:p>
    <w:p w:rsidRPr="00940D9B" w:rsidR="00C64977" w:rsidRDefault="00C64977" w14:paraId="5F7AA2F0" w14:textId="77777777">
      <w:pPr>
        <w:pStyle w:val="BowLevel3HeadingAltZ"/>
        <w:numPr>
          <w:ilvl w:val="2"/>
          <w:numId w:val="51"/>
        </w:numPr>
        <w:suppressAutoHyphens w:val="0"/>
        <w:spacing w:after="240"/>
        <w:ind w:left="2268" w:hanging="850"/>
        <w:jc w:val="both"/>
        <w:rPr>
          <w:rFonts w:cs="Arial"/>
          <w:bCs/>
        </w:rPr>
        <w:pPrChange w:author="Ayanda Monageng | Auto Fund" w:date="2026-03-02T16:02:00Z" w16du:dateUtc="2026-03-02T14:02:00Z" w:id="1081">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2:00Z" w16du:dateUtc="2026-03-02T14:02:00Z" w:id="1082">
            <w:rPr>
              <w:rFonts w:cs="Arial"/>
            </w:rPr>
          </w:rPrChange>
        </w:rPr>
        <w:t xml:space="preserve">any variation or amendment of, addition to or deletion from or consensual cancellation or determination of any agreement between the Lender and the Borrower; </w:t>
      </w:r>
    </w:p>
    <w:p w:rsidRPr="00940D9B" w:rsidR="00C64977" w:rsidRDefault="00C64977" w14:paraId="7EC9B690" w14:textId="77777777">
      <w:pPr>
        <w:pStyle w:val="BowLevel3HeadingAltZ"/>
        <w:numPr>
          <w:ilvl w:val="2"/>
          <w:numId w:val="51"/>
        </w:numPr>
        <w:suppressAutoHyphens w:val="0"/>
        <w:spacing w:after="240"/>
        <w:ind w:left="2268" w:hanging="850"/>
        <w:jc w:val="both"/>
        <w:rPr>
          <w:rFonts w:cs="Arial"/>
          <w:bCs/>
        </w:rPr>
        <w:pPrChange w:author="Ayanda Monageng | Auto Fund" w:date="2026-03-02T16:02:00Z" w16du:dateUtc="2026-03-02T14:02:00Z" w:id="1083">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2:00Z" w16du:dateUtc="2026-03-02T14:02:00Z" w:id="1084">
            <w:rPr>
              <w:rFonts w:cs="Arial"/>
            </w:rPr>
          </w:rPrChange>
        </w:rPr>
        <w:t xml:space="preserve">any waiver by the Lender of some but not </w:t>
      </w:r>
      <w:proofErr w:type="gramStart"/>
      <w:r w:rsidRPr="00E976FF">
        <w:rPr>
          <w:rFonts w:cs="Arial"/>
          <w:bCs/>
          <w:sz w:val="20"/>
          <w:szCs w:val="20"/>
          <w:rPrChange w:author="Ayanda Monageng | Auto Fund" w:date="2026-03-02T16:02:00Z" w16du:dateUtc="2026-03-02T14:02:00Z" w:id="1085">
            <w:rPr>
              <w:rFonts w:cs="Arial"/>
            </w:rPr>
          </w:rPrChange>
        </w:rPr>
        <w:t>all of</w:t>
      </w:r>
      <w:proofErr w:type="gramEnd"/>
      <w:r w:rsidRPr="00E976FF">
        <w:rPr>
          <w:rFonts w:cs="Arial"/>
          <w:bCs/>
          <w:sz w:val="20"/>
          <w:szCs w:val="20"/>
          <w:rPrChange w:author="Ayanda Monageng | Auto Fund" w:date="2026-03-02T16:02:00Z" w16du:dateUtc="2026-03-02T14:02:00Z" w:id="1086">
            <w:rPr>
              <w:rFonts w:cs="Arial"/>
            </w:rPr>
          </w:rPrChange>
        </w:rPr>
        <w:t xml:space="preserve"> its rights against the Borrower; </w:t>
      </w:r>
    </w:p>
    <w:p w:rsidRPr="00940D9B" w:rsidR="00C64977" w:rsidRDefault="00C64977" w14:paraId="1B6DA94D" w14:textId="77777777">
      <w:pPr>
        <w:pStyle w:val="BowLevel3HeadingAltZ"/>
        <w:numPr>
          <w:ilvl w:val="2"/>
          <w:numId w:val="51"/>
        </w:numPr>
        <w:suppressAutoHyphens w:val="0"/>
        <w:spacing w:after="240"/>
        <w:ind w:left="2268" w:hanging="850"/>
        <w:jc w:val="both"/>
        <w:rPr>
          <w:rFonts w:cs="Arial"/>
          <w:bCs/>
        </w:rPr>
        <w:pPrChange w:author="Ayanda Monageng | Auto Fund" w:date="2026-03-02T16:02:00Z" w16du:dateUtc="2026-03-02T14:02:00Z" w:id="1087">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2:00Z" w16du:dateUtc="2026-03-02T14:02:00Z" w:id="1088">
            <w:rPr>
              <w:rFonts w:cs="Arial"/>
            </w:rPr>
          </w:rPrChange>
        </w:rPr>
        <w:t>any latitude, indulgence or extension of time which may be allowed or shown by the Lender to the Borrower; and/or</w:t>
      </w:r>
    </w:p>
    <w:p w:rsidRPr="00940D9B" w:rsidR="00C64977" w:rsidRDefault="00C64977" w14:paraId="5904B388" w14:textId="77777777">
      <w:pPr>
        <w:pStyle w:val="BowLevel3HeadingAltZ"/>
        <w:numPr>
          <w:ilvl w:val="2"/>
          <w:numId w:val="51"/>
        </w:numPr>
        <w:suppressAutoHyphens w:val="0"/>
        <w:spacing w:after="240"/>
        <w:ind w:left="2268" w:hanging="850"/>
        <w:jc w:val="both"/>
        <w:rPr>
          <w:rFonts w:cs="Arial"/>
          <w:bCs/>
        </w:rPr>
        <w:pPrChange w:author="Ayanda Monageng | Auto Fund" w:date="2026-03-02T16:02:00Z" w16du:dateUtc="2026-03-02T14:02:00Z" w:id="1089">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2:00Z" w16du:dateUtc="2026-03-02T14:02:00Z" w:id="1090">
            <w:rPr>
              <w:rFonts w:cs="Arial"/>
            </w:rPr>
          </w:rPrChange>
        </w:rPr>
        <w:t>the receipt by the Lender of any dividend or benefit in any liquidation or business rescue, or any compromise whether in terms of any statutory enactment or the common law.</w:t>
      </w:r>
      <w:bookmarkEnd w:id="1068"/>
    </w:p>
    <w:p w:rsidRPr="00EB288F" w:rsidR="00377F58" w:rsidP="00EB288F" w:rsidRDefault="00377F58" w14:paraId="2339D83A" w14:textId="18E592F6">
      <w:pPr>
        <w:pStyle w:val="ListParagraph"/>
        <w:numPr>
          <w:ilvl w:val="0"/>
          <w:numId w:val="51"/>
        </w:numPr>
        <w:suppressAutoHyphens w:val="0"/>
        <w:spacing w:after="240"/>
        <w:ind w:left="567" w:hanging="567"/>
        <w:contextualSpacing w:val="0"/>
        <w:jc w:val="both"/>
        <w:rPr>
          <w:rFonts w:cs="Arial"/>
          <w:b/>
          <w:sz w:val="20"/>
          <w:szCs w:val="20"/>
        </w:rPr>
      </w:pPr>
      <w:r w:rsidRPr="00EB288F">
        <w:rPr>
          <w:rFonts w:cs="Arial"/>
          <w:b/>
          <w:sz w:val="20"/>
          <w:szCs w:val="20"/>
        </w:rPr>
        <w:t>PAYMENT COVENANTS</w:t>
      </w:r>
      <w:bookmarkEnd w:id="1025"/>
    </w:p>
    <w:p w:rsidRPr="00940D9B" w:rsidR="00377F58" w:rsidP="61A25811" w:rsidRDefault="00377F58" w14:paraId="7D28E6F5" w14:textId="581AFD83">
      <w:pPr>
        <w:pStyle w:val="BowLevel3HeadingAltZ"/>
        <w:numPr>
          <w:ilvl w:val="1"/>
          <w:numId w:val="51"/>
        </w:numPr>
        <w:suppressAutoHyphens w:val="0"/>
        <w:spacing w:after="240"/>
        <w:ind w:left="1418" w:hanging="851"/>
        <w:jc w:val="both"/>
        <w:rPr>
          <w:rFonts w:cs="Arial"/>
        </w:rPr>
        <w:pPrChange w:author="Ayanda Monageng | Auto Fund" w:date="2026-03-02T16:03:00Z" w16du:dateUtc="2026-03-02T14:03:00Z" w:id="1091">
          <w:pPr>
            <w:pStyle w:val="Clause2Sub"/>
            <w:numPr>
              <w:ilvl w:val="1"/>
              <w:numId w:val="51"/>
            </w:numPr>
            <w:spacing w:line="240" w:lineRule="auto"/>
            <w:ind w:left="720" w:hanging="720"/>
          </w:pPr>
        </w:pPrChange>
      </w:pPr>
      <w:bookmarkStart w:name="_Ref288408772" w:id="1092"/>
      <w:bookmarkStart w:name="_Ref287951337" w:id="1093"/>
      <w:r w:rsidRPr="61A25811" w:rsidR="00377F58">
        <w:rPr>
          <w:rFonts w:cs="Arial"/>
          <w:sz w:val="20"/>
          <w:szCs w:val="20"/>
          <w:rPrChange w:author="Ayanda Monageng | Auto Fund" w:date="2026-03-02T16:03:00Z" w16du:dateUtc="2026-03-02T14:03:00Z" w:id="1192965770">
            <w:rPr>
              <w:rFonts w:cs="Arial"/>
            </w:rPr>
          </w:rPrChange>
        </w:rPr>
        <w:t xml:space="preserve">Every amount payable by the Borrower to the Lender shall be paid by way of electronic funds transfer to the credit of such bank account as the Lender or </w:t>
      </w:r>
      <w:r w:rsidRPr="61A25811" w:rsidR="113B6BD3">
        <w:rPr>
          <w:rFonts w:cs="Arial"/>
          <w:sz w:val="20"/>
          <w:szCs w:val="20"/>
        </w:rPr>
        <w:t>[COMPANY NAME]</w:t>
      </w:r>
      <w:r w:rsidRPr="61A25811" w:rsidR="00377F58">
        <w:rPr>
          <w:rFonts w:cs="Arial"/>
          <w:sz w:val="20"/>
          <w:szCs w:val="20"/>
          <w:rPrChange w:author="Ayanda Monageng | Auto Fund" w:date="2026-03-02T16:03:00Z" w16du:dateUtc="2026-03-02T14:03:00Z" w:id="2100637092">
            <w:rPr>
              <w:rFonts w:cs="Arial"/>
            </w:rPr>
          </w:rPrChange>
        </w:rPr>
        <w:t xml:space="preserve"> may from time to time notify the Borrower in writing.</w:t>
      </w:r>
      <w:bookmarkEnd w:id="1092"/>
    </w:p>
    <w:p w:rsidRPr="00940D9B" w:rsidR="00583AE7" w:rsidRDefault="00583AE7" w14:paraId="7B21510E" w14:textId="4E618941">
      <w:pPr>
        <w:pStyle w:val="BowLevel3HeadingAltZ"/>
        <w:numPr>
          <w:ilvl w:val="1"/>
          <w:numId w:val="51"/>
        </w:numPr>
        <w:suppressAutoHyphens w:val="0"/>
        <w:spacing w:after="240"/>
        <w:ind w:left="1418" w:hanging="851"/>
        <w:jc w:val="both"/>
        <w:rPr>
          <w:rFonts w:cs="Arial"/>
          <w:bCs/>
        </w:rPr>
        <w:pPrChange w:author="Ayanda Monageng | Auto Fund" w:date="2026-03-02T16:03:00Z" w16du:dateUtc="2026-03-02T14:03:00Z" w:id="1095">
          <w:pPr>
            <w:pStyle w:val="Clause2Sub"/>
            <w:numPr>
              <w:ilvl w:val="1"/>
              <w:numId w:val="51"/>
            </w:numPr>
            <w:spacing w:line="240" w:lineRule="auto"/>
            <w:ind w:left="720" w:hanging="720"/>
          </w:pPr>
        </w:pPrChange>
      </w:pPr>
      <w:r w:rsidRPr="00E976FF">
        <w:rPr>
          <w:rFonts w:cs="Arial"/>
          <w:bCs/>
          <w:sz w:val="20"/>
          <w:szCs w:val="20"/>
          <w:rPrChange w:author="Ayanda Monageng | Auto Fund" w:date="2026-03-02T16:03:00Z" w16du:dateUtc="2026-03-02T14:03:00Z" w:id="1096">
            <w:rPr>
              <w:rFonts w:cs="Arial"/>
            </w:rPr>
          </w:rPrChange>
        </w:rPr>
        <w:t>All payments made by the Borrower hereunder shall be applied</w:t>
      </w:r>
      <w:r w:rsidRPr="00E976FF" w:rsidR="00372146">
        <w:rPr>
          <w:rFonts w:cs="Arial"/>
          <w:bCs/>
          <w:sz w:val="20"/>
          <w:szCs w:val="20"/>
          <w:rPrChange w:author="Ayanda Monageng | Auto Fund" w:date="2026-03-02T16:03:00Z" w16du:dateUtc="2026-03-02T14:03:00Z" w:id="1097">
            <w:rPr>
              <w:rFonts w:cs="Arial"/>
            </w:rPr>
          </w:rPrChange>
        </w:rPr>
        <w:t> </w:t>
      </w:r>
      <w:r w:rsidRPr="00E976FF">
        <w:rPr>
          <w:rFonts w:cs="Arial"/>
          <w:bCs/>
          <w:sz w:val="20"/>
          <w:szCs w:val="20"/>
          <w:rPrChange w:author="Ayanda Monageng | Auto Fund" w:date="2026-03-02T16:03:00Z" w16du:dateUtc="2026-03-02T14:03:00Z" w:id="1098">
            <w:rPr>
              <w:rFonts w:cs="Arial"/>
            </w:rPr>
          </w:rPrChange>
        </w:rPr>
        <w:t>-</w:t>
      </w:r>
    </w:p>
    <w:p w:rsidRPr="00940D9B" w:rsidR="00583AE7" w:rsidRDefault="00583AE7" w14:paraId="482F8A2F" w14:textId="4861431C">
      <w:pPr>
        <w:pStyle w:val="BowLevel3HeadingAltZ"/>
        <w:numPr>
          <w:ilvl w:val="2"/>
          <w:numId w:val="51"/>
        </w:numPr>
        <w:suppressAutoHyphens w:val="0"/>
        <w:spacing w:after="240"/>
        <w:ind w:left="2268" w:hanging="850"/>
        <w:jc w:val="both"/>
        <w:rPr>
          <w:rFonts w:cs="Arial"/>
          <w:bCs/>
        </w:rPr>
        <w:pPrChange w:author="Ayanda Monageng | Auto Fund" w:date="2026-03-02T16:04:00Z" w16du:dateUtc="2026-03-02T14:04:00Z" w:id="1099">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4:00Z" w16du:dateUtc="2026-03-02T14:04:00Z" w:id="1100">
            <w:rPr>
              <w:rFonts w:cs="Arial"/>
            </w:rPr>
          </w:rPrChange>
        </w:rPr>
        <w:t xml:space="preserve">first to any unpaid fees, costs and expenses then due and payable under this Agreement or the other credit documents (including the </w:t>
      </w:r>
      <w:r w:rsidRPr="00E976FF" w:rsidR="004C2CE3">
        <w:rPr>
          <w:rFonts w:cs="Arial"/>
          <w:bCs/>
          <w:sz w:val="20"/>
          <w:szCs w:val="20"/>
          <w:rPrChange w:author="Ayanda Monageng | Auto Fund" w:date="2026-03-02T16:04:00Z" w16du:dateUtc="2026-03-02T14:04:00Z" w:id="1101">
            <w:rPr>
              <w:rFonts w:cs="Arial"/>
            </w:rPr>
          </w:rPrChange>
        </w:rPr>
        <w:t>Funding Documents</w:t>
      </w:r>
      <w:r w:rsidRPr="00E976FF">
        <w:rPr>
          <w:rFonts w:cs="Arial"/>
          <w:bCs/>
          <w:sz w:val="20"/>
          <w:szCs w:val="20"/>
          <w:rPrChange w:author="Ayanda Monageng | Auto Fund" w:date="2026-03-02T16:04:00Z" w16du:dateUtc="2026-03-02T14:04:00Z" w:id="1102">
            <w:rPr>
              <w:rFonts w:cs="Arial"/>
            </w:rPr>
          </w:rPrChange>
        </w:rPr>
        <w:t>), if any; and</w:t>
      </w:r>
    </w:p>
    <w:p w:rsidRPr="00940D9B" w:rsidR="00583AE7" w:rsidRDefault="00583AE7" w14:paraId="62D50FE7" w14:textId="16F5461C">
      <w:pPr>
        <w:pStyle w:val="BowLevel3HeadingAltZ"/>
        <w:numPr>
          <w:ilvl w:val="2"/>
          <w:numId w:val="51"/>
        </w:numPr>
        <w:suppressAutoHyphens w:val="0"/>
        <w:spacing w:after="240"/>
        <w:ind w:left="2268" w:hanging="850"/>
        <w:jc w:val="both"/>
        <w:rPr>
          <w:rFonts w:cs="Arial"/>
          <w:bCs/>
        </w:rPr>
        <w:pPrChange w:author="Ayanda Monageng | Auto Fund" w:date="2026-03-02T16:04:00Z" w16du:dateUtc="2026-03-02T14:04:00Z" w:id="1103">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4:00Z" w16du:dateUtc="2026-03-02T14:04:00Z" w:id="1104">
            <w:rPr>
              <w:rFonts w:cs="Arial"/>
            </w:rPr>
          </w:rPrChange>
        </w:rPr>
        <w:t xml:space="preserve">second to accrued Interest then due and payable under this Agreement or the other credit documents (including the </w:t>
      </w:r>
      <w:r w:rsidRPr="00E976FF" w:rsidR="004C2CE3">
        <w:rPr>
          <w:rFonts w:cs="Arial"/>
          <w:bCs/>
          <w:sz w:val="20"/>
          <w:szCs w:val="20"/>
          <w:rPrChange w:author="Ayanda Monageng | Auto Fund" w:date="2026-03-02T16:04:00Z" w16du:dateUtc="2026-03-02T14:04:00Z" w:id="1105">
            <w:rPr>
              <w:rFonts w:cs="Arial"/>
            </w:rPr>
          </w:rPrChange>
        </w:rPr>
        <w:t>Funding Documents</w:t>
      </w:r>
      <w:r w:rsidRPr="00E976FF">
        <w:rPr>
          <w:rFonts w:cs="Arial"/>
          <w:bCs/>
          <w:sz w:val="20"/>
          <w:szCs w:val="20"/>
          <w:rPrChange w:author="Ayanda Monageng | Auto Fund" w:date="2026-03-02T16:04:00Z" w16du:dateUtc="2026-03-02T14:04:00Z" w:id="1106">
            <w:rPr>
              <w:rFonts w:cs="Arial"/>
            </w:rPr>
          </w:rPrChange>
        </w:rPr>
        <w:t>), if any, and finally to reduce the principal amount of the outstanding Loan Amount.</w:t>
      </w:r>
    </w:p>
    <w:bookmarkEnd w:id="1093"/>
    <w:p w:rsidRPr="00940D9B" w:rsidR="00377F58" w:rsidRDefault="00377F58" w14:paraId="6E6C91AC" w14:textId="676DF474">
      <w:pPr>
        <w:pStyle w:val="BowLevel3HeadingAltZ"/>
        <w:numPr>
          <w:ilvl w:val="1"/>
          <w:numId w:val="51"/>
        </w:numPr>
        <w:suppressAutoHyphens w:val="0"/>
        <w:spacing w:after="240"/>
        <w:ind w:left="1418" w:hanging="851"/>
        <w:jc w:val="both"/>
        <w:rPr>
          <w:rFonts w:cs="Arial"/>
          <w:bCs/>
        </w:rPr>
        <w:pPrChange w:author="Ayanda Monageng | Auto Fund" w:date="2026-03-02T16:04:00Z" w16du:dateUtc="2026-03-02T14:04:00Z" w:id="1107">
          <w:pPr>
            <w:pStyle w:val="Clause2Sub"/>
            <w:numPr>
              <w:ilvl w:val="1"/>
              <w:numId w:val="51"/>
            </w:numPr>
            <w:spacing w:line="240" w:lineRule="auto"/>
            <w:ind w:left="720" w:hanging="720"/>
          </w:pPr>
        </w:pPrChange>
      </w:pPr>
      <w:r w:rsidRPr="00E976FF">
        <w:rPr>
          <w:rFonts w:cs="Arial"/>
          <w:bCs/>
          <w:sz w:val="20"/>
          <w:szCs w:val="20"/>
          <w:rPrChange w:author="Ayanda Monageng | Auto Fund" w:date="2026-03-02T16:04:00Z" w16du:dateUtc="2026-03-02T14:04:00Z" w:id="1108">
            <w:rPr>
              <w:rFonts w:cs="Arial"/>
            </w:rPr>
          </w:rPrChange>
        </w:rPr>
        <w:t>All payments to be made by the Borrower to the Lender in terms of this Agreement shall be made free of any set-off, deductions or withholdings of whatsoever nature (including, without limitation, any Taxes) and without demand into the account referred to in clause </w:t>
      </w:r>
      <w:r w:rsidRPr="00E976FF" w:rsidR="00830951">
        <w:rPr>
          <w:rFonts w:cs="Arial"/>
          <w:bCs/>
          <w:sz w:val="20"/>
          <w:szCs w:val="20"/>
          <w:rPrChange w:author="Ayanda Monageng | Auto Fund" w:date="2026-03-02T16:04:00Z" w16du:dateUtc="2026-03-02T14:04:00Z" w:id="1109">
            <w:rPr>
              <w:rFonts w:cs="Arial"/>
            </w:rPr>
          </w:rPrChange>
        </w:rPr>
        <w:fldChar w:fldCharType="begin"/>
      </w:r>
      <w:r w:rsidRPr="00E976FF" w:rsidR="00830951">
        <w:rPr>
          <w:rFonts w:cs="Arial"/>
          <w:bCs/>
          <w:sz w:val="20"/>
          <w:szCs w:val="20"/>
          <w:rPrChange w:author="Ayanda Monageng | Auto Fund" w:date="2026-03-02T16:04:00Z" w16du:dateUtc="2026-03-02T14:04:00Z" w:id="1110">
            <w:rPr>
              <w:rFonts w:cs="Arial"/>
            </w:rPr>
          </w:rPrChange>
        </w:rPr>
        <w:instrText xml:space="preserve"> REF _Ref288408772 \r \h </w:instrText>
      </w:r>
      <w:r w:rsidRPr="00E976FF" w:rsidR="004544A1">
        <w:rPr>
          <w:rFonts w:cs="Arial"/>
          <w:bCs/>
          <w:sz w:val="20"/>
          <w:szCs w:val="20"/>
          <w:rPrChange w:author="Ayanda Monageng | Auto Fund" w:date="2026-03-02T16:04:00Z" w16du:dateUtc="2026-03-02T14:04:00Z" w:id="1111">
            <w:rPr>
              <w:rFonts w:cs="Arial"/>
            </w:rPr>
          </w:rPrChange>
        </w:rPr>
        <w:instrText xml:space="preserve"> \* MERGEFORMAT </w:instrText>
      </w:r>
      <w:r w:rsidRPr="00C52154" w:rsidR="00830951">
        <w:rPr>
          <w:rFonts w:cs="Arial"/>
          <w:bCs/>
          <w:sz w:val="20"/>
          <w:szCs w:val="20"/>
        </w:rPr>
      </w:r>
      <w:r w:rsidRPr="00E976FF" w:rsidR="00830951">
        <w:rPr>
          <w:rFonts w:cs="Arial"/>
          <w:bCs/>
          <w:sz w:val="20"/>
          <w:szCs w:val="20"/>
          <w:rPrChange w:author="Ayanda Monageng | Auto Fund" w:date="2026-03-02T16:04:00Z" w16du:dateUtc="2026-03-02T14:04:00Z" w:id="1112">
            <w:rPr>
              <w:rFonts w:cs="Arial"/>
            </w:rPr>
          </w:rPrChange>
        </w:rPr>
        <w:fldChar w:fldCharType="separate"/>
      </w:r>
      <w:r w:rsidRPr="00E976FF" w:rsidR="003C08A9">
        <w:rPr>
          <w:rFonts w:cs="Arial"/>
          <w:bCs/>
          <w:sz w:val="20"/>
          <w:szCs w:val="20"/>
          <w:rPrChange w:author="Ayanda Monageng | Auto Fund" w:date="2026-03-02T16:04:00Z" w16du:dateUtc="2026-03-02T14:04:00Z" w:id="1113">
            <w:rPr>
              <w:rFonts w:cs="Arial"/>
            </w:rPr>
          </w:rPrChange>
        </w:rPr>
        <w:t>7.1</w:t>
      </w:r>
      <w:r w:rsidRPr="00E976FF" w:rsidR="00830951">
        <w:rPr>
          <w:rFonts w:cs="Arial"/>
          <w:bCs/>
          <w:sz w:val="20"/>
          <w:szCs w:val="20"/>
          <w:rPrChange w:author="Ayanda Monageng | Auto Fund" w:date="2026-03-02T16:04:00Z" w16du:dateUtc="2026-03-02T14:04:00Z" w:id="1114">
            <w:rPr>
              <w:rFonts w:cs="Arial"/>
            </w:rPr>
          </w:rPrChange>
        </w:rPr>
        <w:fldChar w:fldCharType="end"/>
      </w:r>
      <w:r w:rsidRPr="00E976FF" w:rsidR="00830951">
        <w:rPr>
          <w:rFonts w:cs="Arial"/>
          <w:bCs/>
          <w:sz w:val="20"/>
          <w:szCs w:val="20"/>
          <w:rPrChange w:author="Ayanda Monageng | Auto Fund" w:date="2026-03-02T16:04:00Z" w16du:dateUtc="2026-03-02T14:04:00Z" w:id="1115">
            <w:rPr>
              <w:rFonts w:cs="Arial"/>
            </w:rPr>
          </w:rPrChange>
        </w:rPr>
        <w:t xml:space="preserve"> above</w:t>
      </w:r>
      <w:r w:rsidRPr="00E976FF">
        <w:rPr>
          <w:rFonts w:cs="Arial"/>
          <w:bCs/>
          <w:sz w:val="20"/>
          <w:szCs w:val="20"/>
          <w:rPrChange w:author="Ayanda Monageng | Auto Fund" w:date="2026-03-02T16:04:00Z" w16du:dateUtc="2026-03-02T14:04:00Z" w:id="1116">
            <w:rPr>
              <w:rFonts w:cs="Arial"/>
            </w:rPr>
          </w:rPrChange>
        </w:rPr>
        <w:t>.</w:t>
      </w:r>
    </w:p>
    <w:p w:rsidRPr="00E976FF" w:rsidR="0029043A" w:rsidRDefault="0029043A" w14:paraId="18F66A87" w14:textId="77777777">
      <w:pPr>
        <w:pStyle w:val="BowLevel3HeadingAltZ"/>
        <w:numPr>
          <w:ilvl w:val="1"/>
          <w:numId w:val="51"/>
        </w:numPr>
        <w:suppressAutoHyphens w:val="0"/>
        <w:spacing w:after="240"/>
        <w:ind w:left="1418" w:hanging="851"/>
        <w:jc w:val="both"/>
        <w:rPr>
          <w:rFonts w:cs="Arial"/>
          <w:bCs/>
          <w:sz w:val="20"/>
          <w:szCs w:val="20"/>
          <w:rPrChange w:author="Ayanda Monageng | Auto Fund" w:date="2026-03-02T16:04:00Z" w16du:dateUtc="2026-03-02T14:04:00Z" w:id="1117">
            <w:rPr>
              <w:rFonts w:cs="Arial"/>
              <w:sz w:val="20"/>
              <w:szCs w:val="20"/>
              <w:lang w:val="en-GB"/>
            </w:rPr>
          </w:rPrChange>
        </w:rPr>
        <w:pPrChange w:author="Ayanda Monageng | Auto Fund" w:date="2026-03-02T16:04:00Z" w16du:dateUtc="2026-03-02T14:04:00Z" w:id="1118">
          <w:pPr>
            <w:pStyle w:val="ListParagraph"/>
            <w:numPr>
              <w:ilvl w:val="1"/>
              <w:numId w:val="51"/>
            </w:numPr>
            <w:spacing w:after="240"/>
            <w:ind w:hanging="720"/>
            <w:contextualSpacing w:val="0"/>
            <w:jc w:val="both"/>
          </w:pPr>
        </w:pPrChange>
      </w:pPr>
      <w:r w:rsidRPr="00E976FF">
        <w:rPr>
          <w:rFonts w:cs="Arial"/>
          <w:bCs/>
          <w:sz w:val="20"/>
          <w:szCs w:val="20"/>
          <w:rPrChange w:author="Ayanda Monageng | Auto Fund" w:date="2026-03-02T16:04:00Z" w16du:dateUtc="2026-03-02T14:04:00Z" w:id="1119">
            <w:rPr>
              <w:rFonts w:cs="Arial"/>
              <w:sz w:val="20"/>
              <w:szCs w:val="20"/>
              <w:lang w:val="en-GB"/>
            </w:rPr>
          </w:rPrChange>
        </w:rPr>
        <w:t>Save as expressly provided herein, if any date on which a payment is due under this Agreement is not a Business Day, the relevant payment shall be made on the next succeeding Business Day.</w:t>
      </w:r>
    </w:p>
    <w:p w:rsidRPr="00E976FF" w:rsidR="004544A1" w:rsidRDefault="004544A1" w14:paraId="64BDFEE8" w14:textId="2532CBD1">
      <w:pPr>
        <w:pStyle w:val="BowLevel3HeadingAltZ"/>
        <w:numPr>
          <w:ilvl w:val="1"/>
          <w:numId w:val="51"/>
        </w:numPr>
        <w:suppressAutoHyphens w:val="0"/>
        <w:spacing w:after="240"/>
        <w:ind w:left="1418" w:hanging="851"/>
        <w:jc w:val="both"/>
        <w:rPr>
          <w:rFonts w:cs="Arial"/>
          <w:bCs/>
          <w:sz w:val="20"/>
          <w:szCs w:val="20"/>
          <w:rPrChange w:author="Ayanda Monageng | Auto Fund" w:date="2026-03-02T16:04:00Z" w16du:dateUtc="2026-03-02T14:04:00Z" w:id="1120">
            <w:rPr>
              <w:rFonts w:cs="Arial"/>
              <w:sz w:val="20"/>
              <w:szCs w:val="20"/>
              <w:lang w:val="en-GB"/>
            </w:rPr>
          </w:rPrChange>
        </w:rPr>
        <w:pPrChange w:author="Ayanda Monageng | Auto Fund" w:date="2026-03-02T16:04:00Z" w16du:dateUtc="2026-03-02T14:04:00Z" w:id="1121">
          <w:pPr>
            <w:pStyle w:val="ListParagraph"/>
            <w:numPr>
              <w:ilvl w:val="1"/>
              <w:numId w:val="51"/>
            </w:numPr>
            <w:spacing w:after="240"/>
            <w:ind w:hanging="720"/>
            <w:contextualSpacing w:val="0"/>
            <w:jc w:val="both"/>
          </w:pPr>
        </w:pPrChange>
      </w:pPr>
      <w:r w:rsidRPr="00E976FF">
        <w:rPr>
          <w:rFonts w:cs="Arial"/>
          <w:bCs/>
          <w:sz w:val="20"/>
          <w:szCs w:val="20"/>
          <w:rPrChange w:author="Ayanda Monageng | Auto Fund" w:date="2026-03-02T16:04:00Z" w16du:dateUtc="2026-03-02T14:04:00Z" w:id="1122">
            <w:rPr>
              <w:rFonts w:cs="Arial"/>
              <w:sz w:val="20"/>
              <w:szCs w:val="20"/>
              <w:lang w:val="en-GB"/>
            </w:rPr>
          </w:rPrChange>
        </w:rPr>
        <w:t xml:space="preserve">The Borrower shall have no right to defer, withhold or adjust any payment due to the Lender arising out of this Agreement, to obtain the deferment of any judgment for any such payment or part thereof, nor to obtain deferment of execution of any judgment, whether by reason of any set-off or counterclaim of whatsoever nature and howsoever arising, or otherwise. The subject matter of any such counterclaim shall be required to form the subject matter of separate legal proceedings against the Lender. </w:t>
      </w:r>
    </w:p>
    <w:p w:rsidRPr="00E976FF" w:rsidR="008B2323" w:rsidRDefault="008B2323" w14:paraId="328EEAE1" w14:textId="77777777">
      <w:pPr>
        <w:pStyle w:val="BowLevel3HeadingAltZ"/>
        <w:numPr>
          <w:ilvl w:val="1"/>
          <w:numId w:val="51"/>
        </w:numPr>
        <w:suppressAutoHyphens w:val="0"/>
        <w:spacing w:after="240"/>
        <w:ind w:left="1418" w:hanging="851"/>
        <w:jc w:val="both"/>
        <w:rPr>
          <w:rFonts w:cs="Arial"/>
          <w:bCs/>
          <w:sz w:val="20"/>
          <w:szCs w:val="20"/>
          <w:rPrChange w:author="Ayanda Monageng | Auto Fund" w:date="2026-03-02T16:04:00Z" w16du:dateUtc="2026-03-02T14:04:00Z" w:id="1123">
            <w:rPr>
              <w:rFonts w:cs="Arial"/>
              <w:sz w:val="20"/>
              <w:szCs w:val="20"/>
              <w:lang w:val="en-GB"/>
            </w:rPr>
          </w:rPrChange>
        </w:rPr>
        <w:pPrChange w:author="Ayanda Monageng | Auto Fund" w:date="2026-03-02T16:04:00Z" w16du:dateUtc="2026-03-02T14:04:00Z" w:id="1124">
          <w:pPr>
            <w:pStyle w:val="ListParagraph"/>
            <w:numPr>
              <w:ilvl w:val="1"/>
              <w:numId w:val="51"/>
            </w:numPr>
            <w:spacing w:after="240"/>
            <w:ind w:hanging="720"/>
            <w:contextualSpacing w:val="0"/>
            <w:jc w:val="both"/>
          </w:pPr>
        </w:pPrChange>
      </w:pPr>
      <w:r w:rsidRPr="00E976FF">
        <w:rPr>
          <w:rFonts w:cs="Arial"/>
          <w:bCs/>
          <w:sz w:val="20"/>
          <w:szCs w:val="20"/>
          <w:rPrChange w:author="Ayanda Monageng | Auto Fund" w:date="2026-03-02T16:04:00Z" w16du:dateUtc="2026-03-02T14:04:00Z" w:id="1125">
            <w:rPr>
              <w:rFonts w:cs="Arial"/>
              <w:sz w:val="20"/>
              <w:szCs w:val="20"/>
              <w:lang w:val="en-GB"/>
            </w:rPr>
          </w:rPrChange>
        </w:rPr>
        <w:t>The Borrower shall:</w:t>
      </w:r>
    </w:p>
    <w:p w:rsidRPr="00940D9B" w:rsidR="00716F5B" w:rsidRDefault="008B2323" w14:paraId="1638F46D" w14:textId="27778A12">
      <w:pPr>
        <w:pStyle w:val="BowLevel3HeadingAltZ"/>
        <w:numPr>
          <w:ilvl w:val="2"/>
          <w:numId w:val="51"/>
        </w:numPr>
        <w:suppressAutoHyphens w:val="0"/>
        <w:spacing w:after="240"/>
        <w:ind w:left="2268" w:hanging="850"/>
        <w:jc w:val="both"/>
        <w:rPr>
          <w:rFonts w:cs="Arial"/>
          <w:bCs/>
        </w:rPr>
        <w:pPrChange w:author="Ayanda Monageng | Auto Fund" w:date="2026-03-02T16:04:00Z" w16du:dateUtc="2026-03-02T14:04:00Z" w:id="1126">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4:00Z" w16du:dateUtc="2026-03-02T14:04:00Z" w:id="1127">
            <w:rPr>
              <w:rFonts w:cs="Arial"/>
            </w:rPr>
          </w:rPrChange>
        </w:rPr>
        <w:t>pay when due, all Taxes required by Applicable Law to be deducted or withheld by it from any amounts paid or payable under this Agreement; and</w:t>
      </w:r>
    </w:p>
    <w:p w:rsidRPr="00940D9B" w:rsidR="008B2323" w:rsidRDefault="008B2323" w14:paraId="28C1E705" w14:textId="08BCB950">
      <w:pPr>
        <w:pStyle w:val="BowLevel3HeadingAltZ"/>
        <w:numPr>
          <w:ilvl w:val="2"/>
          <w:numId w:val="51"/>
        </w:numPr>
        <w:suppressAutoHyphens w:val="0"/>
        <w:spacing w:after="240"/>
        <w:ind w:left="2268" w:hanging="850"/>
        <w:jc w:val="both"/>
        <w:rPr>
          <w:rFonts w:cs="Arial"/>
          <w:bCs/>
        </w:rPr>
        <w:pPrChange w:author="Ayanda Monageng | Auto Fund" w:date="2026-03-02T16:04:00Z" w16du:dateUtc="2026-03-02T14:04:00Z" w:id="1128">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4:00Z" w16du:dateUtc="2026-03-02T14:04:00Z" w:id="1129">
            <w:rPr>
              <w:rFonts w:cs="Arial"/>
            </w:rPr>
          </w:rPrChange>
        </w:rPr>
        <w:t>within 15 (fifteen) business days of the payment being made, deliver to the Lender evidence satisfactory to the Lender (including all relevant Tax receipts) that the payment has been duly remitted to the appropriate authority.</w:t>
      </w:r>
    </w:p>
    <w:p w:rsidRPr="00940D9B" w:rsidR="00EA0A5E" w:rsidRDefault="00EA0A5E" w14:paraId="2E22F57F" w14:textId="77777777">
      <w:pPr>
        <w:pStyle w:val="BowLevel3HeadingAltZ"/>
        <w:numPr>
          <w:ilvl w:val="1"/>
          <w:numId w:val="51"/>
        </w:numPr>
        <w:suppressAutoHyphens w:val="0"/>
        <w:spacing w:after="240"/>
        <w:ind w:left="1418" w:hanging="851"/>
        <w:jc w:val="both"/>
        <w:rPr>
          <w:rFonts w:cs="Arial"/>
          <w:bCs/>
        </w:rPr>
        <w:pPrChange w:author="Ayanda Monageng | Auto Fund" w:date="2026-03-02T16:04:00Z" w16du:dateUtc="2026-03-02T14:04:00Z" w:id="1130">
          <w:pPr>
            <w:pStyle w:val="Clause2Sub"/>
            <w:numPr>
              <w:ilvl w:val="1"/>
              <w:numId w:val="51"/>
            </w:numPr>
            <w:spacing w:line="240" w:lineRule="auto"/>
            <w:ind w:left="720" w:hanging="720"/>
          </w:pPr>
        </w:pPrChange>
      </w:pPr>
      <w:r w:rsidRPr="00E976FF">
        <w:rPr>
          <w:rFonts w:cs="Arial"/>
          <w:bCs/>
          <w:sz w:val="20"/>
          <w:szCs w:val="20"/>
          <w:rPrChange w:author="Ayanda Monageng | Auto Fund" w:date="2026-03-02T16:04:00Z" w16du:dateUtc="2026-03-02T14:04:00Z" w:id="1131">
            <w:rPr>
              <w:rFonts w:cs="Arial"/>
            </w:rPr>
          </w:rPrChange>
        </w:rPr>
        <w:t>The Borrower irrevocably undertakes to the Lender that until all amounts owing by the Borrower in terms of this Agreement have been paid in full, it shall -</w:t>
      </w:r>
    </w:p>
    <w:p w:rsidRPr="00940D9B" w:rsidR="00EA0A5E" w:rsidRDefault="00EA0A5E" w14:paraId="0E30E11B" w14:textId="77777777">
      <w:pPr>
        <w:pStyle w:val="BowLevel3HeadingAltZ"/>
        <w:numPr>
          <w:ilvl w:val="2"/>
          <w:numId w:val="51"/>
        </w:numPr>
        <w:suppressAutoHyphens w:val="0"/>
        <w:spacing w:after="240"/>
        <w:ind w:left="2268" w:hanging="850"/>
        <w:jc w:val="both"/>
        <w:rPr>
          <w:rFonts w:cs="Arial"/>
          <w:bCs/>
        </w:rPr>
        <w:pPrChange w:author="Ayanda Monageng | Auto Fund" w:date="2026-03-02T16:04:00Z" w16du:dateUtc="2026-03-02T14:04:00Z" w:id="1132">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4:00Z" w16du:dateUtc="2026-03-02T14:04:00Z" w:id="1133">
            <w:rPr>
              <w:rFonts w:cs="Arial"/>
            </w:rPr>
          </w:rPrChange>
        </w:rPr>
        <w:t xml:space="preserve">inform the Lender promptly of the occurrence or likely occurrence of any Potential Event of Default or Event of Default and provide the Lender with full details of any steps which the Borrower is taking or proposes to take </w:t>
      </w:r>
      <w:proofErr w:type="gramStart"/>
      <w:r w:rsidRPr="00E976FF">
        <w:rPr>
          <w:rFonts w:cs="Arial"/>
          <w:bCs/>
          <w:sz w:val="20"/>
          <w:szCs w:val="20"/>
          <w:rPrChange w:author="Ayanda Monageng | Auto Fund" w:date="2026-03-02T16:04:00Z" w16du:dateUtc="2026-03-02T14:04:00Z" w:id="1134">
            <w:rPr>
              <w:rFonts w:cs="Arial"/>
            </w:rPr>
          </w:rPrChange>
        </w:rPr>
        <w:t>in order to</w:t>
      </w:r>
      <w:proofErr w:type="gramEnd"/>
      <w:r w:rsidRPr="00E976FF">
        <w:rPr>
          <w:rFonts w:cs="Arial"/>
          <w:bCs/>
          <w:sz w:val="20"/>
          <w:szCs w:val="20"/>
          <w:rPrChange w:author="Ayanda Monageng | Auto Fund" w:date="2026-03-02T16:04:00Z" w16du:dateUtc="2026-03-02T14:04:00Z" w:id="1135">
            <w:rPr>
              <w:rFonts w:cs="Arial"/>
            </w:rPr>
          </w:rPrChange>
        </w:rPr>
        <w:t xml:space="preserve"> prevent, remedy or mitigate the effect of the Potential Event of Default or Event of Default;</w:t>
      </w:r>
    </w:p>
    <w:p w:rsidRPr="00940D9B" w:rsidR="00EA0A5E" w:rsidRDefault="00EA0A5E" w14:paraId="043885BB" w14:textId="77777777">
      <w:pPr>
        <w:pStyle w:val="BowLevel3HeadingAltZ"/>
        <w:numPr>
          <w:ilvl w:val="2"/>
          <w:numId w:val="51"/>
        </w:numPr>
        <w:suppressAutoHyphens w:val="0"/>
        <w:spacing w:after="240"/>
        <w:ind w:left="2268" w:hanging="850"/>
        <w:jc w:val="both"/>
        <w:rPr>
          <w:rFonts w:cs="Arial"/>
          <w:bCs/>
        </w:rPr>
        <w:pPrChange w:author="Ayanda Monageng | Auto Fund" w:date="2026-03-02T16:04:00Z" w16du:dateUtc="2026-03-02T14:04:00Z" w:id="1136">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4:00Z" w16du:dateUtc="2026-03-02T14:04:00Z" w:id="1137">
            <w:rPr>
              <w:rFonts w:cs="Arial"/>
            </w:rPr>
          </w:rPrChange>
        </w:rPr>
        <w:t>as soon as they becomes aware of the need for the same, obtain and promptly renew from time to time, and promptly furnish certified copies to the Lender of, all authorisations, approvals, consents, licences and exemptions, if any, as may be required under any Applicable Law to enable the Borrower to conduct its business and all authorisations, approvals, consents, licences and exemptions, if any, as may be required under any Applicable Law to enable it to perform its obligations under this Agreement;</w:t>
      </w:r>
    </w:p>
    <w:p w:rsidRPr="00940D9B" w:rsidR="00EA0A5E" w:rsidRDefault="00EA0A5E" w14:paraId="076EFDE6" w14:textId="77777777">
      <w:pPr>
        <w:pStyle w:val="BowLevel3HeadingAltZ"/>
        <w:numPr>
          <w:ilvl w:val="2"/>
          <w:numId w:val="51"/>
        </w:numPr>
        <w:suppressAutoHyphens w:val="0"/>
        <w:spacing w:after="240"/>
        <w:ind w:left="2268" w:hanging="850"/>
        <w:jc w:val="both"/>
        <w:rPr>
          <w:rFonts w:cs="Arial"/>
          <w:bCs/>
        </w:rPr>
        <w:pPrChange w:author="Ayanda Monageng | Auto Fund" w:date="2026-03-02T16:04:00Z" w16du:dateUtc="2026-03-02T14:04:00Z" w:id="1138">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4:00Z" w16du:dateUtc="2026-03-02T14:04:00Z" w:id="1139">
            <w:rPr>
              <w:rFonts w:cs="Arial"/>
            </w:rPr>
          </w:rPrChange>
        </w:rPr>
        <w:t>promptly inform the Lender of any event or any circumstance whatsoever which may result in a Material Adverse Event or affect the accuracy of or modify any representation, warranty or covenant of or by the Borrower in terms of this Agreement.</w:t>
      </w:r>
    </w:p>
    <w:p w:rsidRPr="00EB288F" w:rsidR="0041474B" w:rsidP="00EB288F" w:rsidRDefault="0041474B" w14:paraId="71688AF8" w14:textId="77777777">
      <w:pPr>
        <w:pStyle w:val="ListParagraph"/>
        <w:numPr>
          <w:ilvl w:val="0"/>
          <w:numId w:val="51"/>
        </w:numPr>
        <w:suppressAutoHyphens w:val="0"/>
        <w:spacing w:after="240"/>
        <w:ind w:left="567" w:hanging="567"/>
        <w:contextualSpacing w:val="0"/>
        <w:jc w:val="both"/>
        <w:rPr>
          <w:rFonts w:cs="Arial"/>
          <w:b/>
          <w:sz w:val="20"/>
          <w:szCs w:val="20"/>
        </w:rPr>
      </w:pPr>
      <w:bookmarkStart w:name="_Ref316409118" w:id="1140"/>
      <w:bookmarkStart w:name="_Toc361248949" w:id="1141"/>
      <w:r w:rsidRPr="00EB288F">
        <w:rPr>
          <w:rFonts w:cs="Arial"/>
          <w:b/>
          <w:sz w:val="20"/>
          <w:szCs w:val="20"/>
        </w:rPr>
        <w:t>SECURITY</w:t>
      </w:r>
      <w:bookmarkEnd w:id="1140"/>
      <w:bookmarkEnd w:id="1141"/>
    </w:p>
    <w:p w:rsidRPr="00940D9B" w:rsidR="0041474B" w:rsidRDefault="0041474B" w14:paraId="52A84CBF" w14:textId="77777777">
      <w:pPr>
        <w:pStyle w:val="BowLevel3HeadingAltZ"/>
        <w:numPr>
          <w:ilvl w:val="1"/>
          <w:numId w:val="51"/>
        </w:numPr>
        <w:suppressAutoHyphens w:val="0"/>
        <w:spacing w:after="240"/>
        <w:ind w:left="1418" w:hanging="851"/>
        <w:jc w:val="both"/>
        <w:rPr>
          <w:rFonts w:cs="Arial"/>
          <w:bCs/>
        </w:rPr>
        <w:pPrChange w:author="Ayanda Monageng | Auto Fund" w:date="2026-03-02T16:05:00Z" w16du:dateUtc="2026-03-02T14:05:00Z" w:id="1142">
          <w:pPr>
            <w:pStyle w:val="Clause2Sub"/>
            <w:numPr>
              <w:ilvl w:val="1"/>
              <w:numId w:val="51"/>
            </w:numPr>
            <w:spacing w:line="240" w:lineRule="auto"/>
            <w:ind w:left="720" w:hanging="720"/>
          </w:pPr>
        </w:pPrChange>
      </w:pPr>
      <w:r w:rsidRPr="00E976FF">
        <w:rPr>
          <w:rFonts w:cs="Arial"/>
          <w:bCs/>
          <w:sz w:val="20"/>
          <w:szCs w:val="20"/>
          <w:rPrChange w:author="Ayanda Monageng | Auto Fund" w:date="2026-03-02T16:05:00Z" w16du:dateUtc="2026-03-02T14:05:00Z" w:id="1143">
            <w:rPr>
              <w:rFonts w:cs="Arial"/>
            </w:rPr>
          </w:rPrChange>
        </w:rPr>
        <w:t>As collateral security for the liabilities and obligations of the Borrower to the Lender</w:t>
      </w:r>
      <w:r w:rsidRPr="00E976FF" w:rsidDel="00CF33F0">
        <w:rPr>
          <w:rFonts w:cs="Arial"/>
          <w:bCs/>
          <w:sz w:val="20"/>
          <w:szCs w:val="20"/>
          <w:rPrChange w:author="Ayanda Monageng | Auto Fund" w:date="2026-03-02T16:05:00Z" w16du:dateUtc="2026-03-02T14:05:00Z" w:id="1144">
            <w:rPr>
              <w:rFonts w:cs="Arial"/>
            </w:rPr>
          </w:rPrChange>
        </w:rPr>
        <w:t xml:space="preserve"> </w:t>
      </w:r>
      <w:r w:rsidRPr="00E976FF">
        <w:rPr>
          <w:rFonts w:cs="Arial"/>
          <w:bCs/>
          <w:sz w:val="20"/>
          <w:szCs w:val="20"/>
          <w:rPrChange w:author="Ayanda Monageng | Auto Fund" w:date="2026-03-02T16:05:00Z" w16du:dateUtc="2026-03-02T14:05:00Z" w:id="1145">
            <w:rPr>
              <w:rFonts w:cs="Arial"/>
            </w:rPr>
          </w:rPrChange>
        </w:rPr>
        <w:t>under this Agreement together with any interest accrued thereon from time to time, the Borrower –</w:t>
      </w:r>
    </w:p>
    <w:p w:rsidRPr="00940D9B" w:rsidR="0041474B" w:rsidRDefault="0041474B" w14:paraId="7AA9EBC2" w14:textId="3B2F586E">
      <w:pPr>
        <w:pStyle w:val="BowLevel3HeadingAltZ"/>
        <w:numPr>
          <w:ilvl w:val="2"/>
          <w:numId w:val="51"/>
        </w:numPr>
        <w:suppressAutoHyphens w:val="0"/>
        <w:spacing w:after="240"/>
        <w:ind w:left="2268" w:hanging="850"/>
        <w:jc w:val="both"/>
        <w:rPr>
          <w:rFonts w:cs="Arial"/>
          <w:bCs/>
        </w:rPr>
        <w:pPrChange w:author="Ayanda Monageng | Auto Fund" w:date="2026-03-02T16:05:00Z" w16du:dateUtc="2026-03-02T14:05:00Z" w:id="1146">
          <w:pPr>
            <w:pStyle w:val="Clause3Sub"/>
            <w:numPr>
              <w:ilvl w:val="2"/>
              <w:numId w:val="51"/>
            </w:numPr>
            <w:spacing w:line="240" w:lineRule="auto"/>
            <w:ind w:left="1134" w:hanging="1134"/>
          </w:pPr>
        </w:pPrChange>
      </w:pPr>
      <w:bookmarkStart w:name="_Ref74226175" w:id="1147"/>
      <w:r w:rsidRPr="00E976FF">
        <w:rPr>
          <w:rFonts w:cs="Arial"/>
          <w:bCs/>
          <w:sz w:val="20"/>
          <w:szCs w:val="20"/>
          <w:rPrChange w:author="Ayanda Monageng | Auto Fund" w:date="2026-03-02T16:05:00Z" w16du:dateUtc="2026-03-02T14:05:00Z" w:id="1148">
            <w:rPr>
              <w:rFonts w:cs="Arial"/>
            </w:rPr>
          </w:rPrChange>
        </w:rPr>
        <w:t xml:space="preserve">shall execute on </w:t>
      </w:r>
      <w:r w:rsidRPr="00E976FF" w:rsidR="005411A0">
        <w:rPr>
          <w:rFonts w:cs="Arial"/>
          <w:bCs/>
          <w:sz w:val="20"/>
          <w:szCs w:val="20"/>
          <w:rPrChange w:author="Ayanda Monageng | Auto Fund" w:date="2026-03-02T16:05:00Z" w16du:dateUtc="2026-03-02T14:05:00Z" w:id="1149">
            <w:rPr>
              <w:rFonts w:cs="Arial"/>
            </w:rPr>
          </w:rPrChange>
        </w:rPr>
        <w:t>or before the Fulfilment</w:t>
      </w:r>
      <w:r w:rsidRPr="00E976FF">
        <w:rPr>
          <w:rFonts w:cs="Arial"/>
          <w:bCs/>
          <w:sz w:val="20"/>
          <w:szCs w:val="20"/>
          <w:rPrChange w:author="Ayanda Monageng | Auto Fund" w:date="2026-03-02T16:05:00Z" w16du:dateUtc="2026-03-02T14:05:00Z" w:id="1150">
            <w:rPr>
              <w:rFonts w:cs="Arial"/>
            </w:rPr>
          </w:rPrChange>
        </w:rPr>
        <w:t xml:space="preserve"> Date, the Deed of Cession</w:t>
      </w:r>
      <w:r w:rsidRPr="00E976FF" w:rsidR="00F42878">
        <w:rPr>
          <w:rFonts w:cs="Arial"/>
          <w:bCs/>
          <w:sz w:val="20"/>
          <w:szCs w:val="20"/>
          <w:rPrChange w:author="Ayanda Monageng | Auto Fund" w:date="2026-03-02T16:05:00Z" w16du:dateUtc="2026-03-02T14:05:00Z" w:id="1151">
            <w:rPr>
              <w:rFonts w:cs="Arial"/>
            </w:rPr>
          </w:rPrChange>
        </w:rPr>
        <w:t xml:space="preserve"> of Book Debts</w:t>
      </w:r>
      <w:r w:rsidRPr="00E976FF">
        <w:rPr>
          <w:rFonts w:cs="Arial"/>
          <w:bCs/>
          <w:sz w:val="20"/>
          <w:szCs w:val="20"/>
          <w:rPrChange w:author="Ayanda Monageng | Auto Fund" w:date="2026-03-02T16:05:00Z" w16du:dateUtc="2026-03-02T14:05:00Z" w:id="1152">
            <w:rPr>
              <w:rFonts w:cs="Arial"/>
            </w:rPr>
          </w:rPrChange>
        </w:rPr>
        <w:t>;</w:t>
      </w:r>
      <w:bookmarkEnd w:id="1147"/>
    </w:p>
    <w:p w:rsidRPr="00940D9B" w:rsidR="00EA35C3" w:rsidRDefault="00EA35C3" w14:paraId="22603E4B" w14:textId="0CE86828">
      <w:pPr>
        <w:pStyle w:val="BowLevel3HeadingAltZ"/>
        <w:numPr>
          <w:ilvl w:val="2"/>
          <w:numId w:val="51"/>
        </w:numPr>
        <w:suppressAutoHyphens w:val="0"/>
        <w:spacing w:after="240"/>
        <w:ind w:left="2268" w:hanging="850"/>
        <w:jc w:val="both"/>
        <w:rPr>
          <w:rFonts w:cs="Arial"/>
          <w:bCs/>
        </w:rPr>
        <w:pPrChange w:author="Ayanda Monageng | Auto Fund" w:date="2026-03-02T16:05:00Z" w16du:dateUtc="2026-03-02T14:05:00Z" w:id="1153">
          <w:pPr>
            <w:pStyle w:val="Clause3Sub"/>
            <w:numPr>
              <w:ilvl w:val="2"/>
              <w:numId w:val="51"/>
            </w:numPr>
            <w:spacing w:line="240" w:lineRule="auto"/>
            <w:ind w:left="1134" w:hanging="1134"/>
          </w:pPr>
        </w:pPrChange>
      </w:pPr>
      <w:bookmarkStart w:name="_Ref82165975" w:id="1154"/>
      <w:r w:rsidRPr="00E976FF">
        <w:rPr>
          <w:rFonts w:cs="Arial"/>
          <w:bCs/>
          <w:sz w:val="20"/>
          <w:szCs w:val="20"/>
          <w:rPrChange w:author="Ayanda Monageng | Auto Fund" w:date="2026-03-02T16:05:00Z" w16du:dateUtc="2026-03-02T14:05:00Z" w:id="1155">
            <w:rPr>
              <w:rFonts w:cs="Arial"/>
            </w:rPr>
          </w:rPrChange>
        </w:rPr>
        <w:t>shall execute on or before the Fulfilment Date, the Deed of Pledge;</w:t>
      </w:r>
      <w:bookmarkEnd w:id="1154"/>
    </w:p>
    <w:p w:rsidRPr="00940D9B" w:rsidR="00616E2D" w:rsidRDefault="00616E2D" w14:paraId="389CAC11" w14:textId="76FABA7A">
      <w:pPr>
        <w:pStyle w:val="BowLevel3HeadingAltZ"/>
        <w:numPr>
          <w:ilvl w:val="2"/>
          <w:numId w:val="51"/>
        </w:numPr>
        <w:suppressAutoHyphens w:val="0"/>
        <w:spacing w:after="240"/>
        <w:ind w:left="2268" w:hanging="850"/>
        <w:jc w:val="both"/>
        <w:rPr>
          <w:rFonts w:cs="Arial"/>
          <w:bCs/>
        </w:rPr>
        <w:pPrChange w:author="Ayanda Monageng | Auto Fund" w:date="2026-03-02T16:05:00Z" w16du:dateUtc="2026-03-02T14:05:00Z" w:id="1156">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5:00Z" w16du:dateUtc="2026-03-02T14:05:00Z" w:id="1157">
            <w:rPr>
              <w:rFonts w:cs="Arial"/>
            </w:rPr>
          </w:rPrChange>
        </w:rPr>
        <w:t>shall execute on or before the Fulfilment Date, the Suretyship; and</w:t>
      </w:r>
    </w:p>
    <w:p w:rsidRPr="00940D9B" w:rsidR="0041474B" w:rsidRDefault="78E5F367" w14:paraId="63C66431" w14:textId="23482A1C">
      <w:pPr>
        <w:pStyle w:val="BowLevel3HeadingAltZ"/>
        <w:numPr>
          <w:ilvl w:val="2"/>
          <w:numId w:val="51"/>
        </w:numPr>
        <w:suppressAutoHyphens w:val="0"/>
        <w:spacing w:after="240"/>
        <w:ind w:left="2268" w:hanging="850"/>
        <w:jc w:val="both"/>
        <w:rPr>
          <w:rFonts w:cs="Arial"/>
          <w:bCs/>
        </w:rPr>
        <w:pPrChange w:author="Ayanda Monageng | Auto Fund" w:date="2026-03-02T16:05:00Z" w16du:dateUtc="2026-03-02T14:05:00Z" w:id="1158">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5:00Z" w16du:dateUtc="2026-03-02T14:05:00Z" w:id="1159">
            <w:rPr>
              <w:rFonts w:cs="Arial"/>
            </w:rPr>
          </w:rPrChange>
        </w:rPr>
        <w:t xml:space="preserve">hereby consents to the registration at the Borrower’s cost and as expeditiously as possible after the Fulfilment Date, of the General Notarial Bond by the Attorneys.  </w:t>
      </w:r>
      <w:r w:rsidRPr="00E976FF" w:rsidR="00F26CAF">
        <w:rPr>
          <w:rFonts w:cs="Arial"/>
          <w:bCs/>
          <w:sz w:val="20"/>
          <w:szCs w:val="20"/>
          <w:rPrChange w:author="Ayanda Monageng | Auto Fund" w:date="2026-03-02T16:05:00Z" w16du:dateUtc="2026-03-02T14:05:00Z" w:id="1160">
            <w:rPr>
              <w:rFonts w:cs="Arial"/>
            </w:rPr>
          </w:rPrChange>
        </w:rPr>
        <w:t>Notwithstanding</w:t>
      </w:r>
      <w:r w:rsidRPr="00E976FF" w:rsidR="00871284">
        <w:rPr>
          <w:rFonts w:cs="Arial"/>
          <w:bCs/>
          <w:sz w:val="20"/>
          <w:szCs w:val="20"/>
          <w:rPrChange w:author="Ayanda Monageng | Auto Fund" w:date="2026-03-02T16:05:00Z" w16du:dateUtc="2026-03-02T14:05:00Z" w:id="1161">
            <w:rPr>
              <w:rFonts w:cs="Arial"/>
            </w:rPr>
          </w:rPrChange>
        </w:rPr>
        <w:t xml:space="preserve"> the foregoing</w:t>
      </w:r>
      <w:r w:rsidRPr="00E976FF" w:rsidR="00F26CAF">
        <w:rPr>
          <w:rFonts w:cs="Arial"/>
          <w:bCs/>
          <w:sz w:val="20"/>
          <w:szCs w:val="20"/>
          <w:rPrChange w:author="Ayanda Monageng | Auto Fund" w:date="2026-03-02T16:05:00Z" w16du:dateUtc="2026-03-02T14:05:00Z" w:id="1162">
            <w:rPr>
              <w:rFonts w:cs="Arial"/>
            </w:rPr>
          </w:rPrChange>
        </w:rPr>
        <w:t xml:space="preserve"> and owing to the need to register the General Notarial Bond </w:t>
      </w:r>
      <w:r w:rsidRPr="00E976FF" w:rsidR="00136A1D">
        <w:rPr>
          <w:rFonts w:cs="Arial"/>
          <w:bCs/>
          <w:sz w:val="20"/>
          <w:szCs w:val="20"/>
          <w:rPrChange w:author="Ayanda Monageng | Auto Fund" w:date="2026-03-02T16:05:00Z" w16du:dateUtc="2026-03-02T14:05:00Z" w:id="1163">
            <w:rPr>
              <w:rFonts w:cs="Arial"/>
            </w:rPr>
          </w:rPrChange>
        </w:rPr>
        <w:t>timeously</w:t>
      </w:r>
      <w:r w:rsidRPr="00E976FF" w:rsidR="00871284">
        <w:rPr>
          <w:rFonts w:cs="Arial"/>
          <w:bCs/>
          <w:sz w:val="20"/>
          <w:szCs w:val="20"/>
          <w:rPrChange w:author="Ayanda Monageng | Auto Fund" w:date="2026-03-02T16:05:00Z" w16du:dateUtc="2026-03-02T14:05:00Z" w:id="1164">
            <w:rPr>
              <w:rFonts w:cs="Arial"/>
            </w:rPr>
          </w:rPrChange>
        </w:rPr>
        <w:t xml:space="preserve">, the Borrower hereby agrees and authorises the Lender to </w:t>
      </w:r>
      <w:r w:rsidRPr="00E976FF" w:rsidR="00F26CAF">
        <w:rPr>
          <w:rFonts w:cs="Arial"/>
          <w:bCs/>
          <w:sz w:val="20"/>
          <w:szCs w:val="20"/>
          <w:rPrChange w:author="Ayanda Monageng | Auto Fund" w:date="2026-03-02T16:05:00Z" w16du:dateUtc="2026-03-02T14:05:00Z" w:id="1165">
            <w:rPr>
              <w:rFonts w:cs="Arial"/>
            </w:rPr>
          </w:rPrChange>
        </w:rPr>
        <w:t xml:space="preserve">settle </w:t>
      </w:r>
      <w:r w:rsidRPr="00E976FF" w:rsidR="000B76D1">
        <w:rPr>
          <w:rFonts w:cs="Arial"/>
          <w:bCs/>
          <w:sz w:val="20"/>
          <w:szCs w:val="20"/>
          <w:rPrChange w:author="Ayanda Monageng | Auto Fund" w:date="2026-03-02T16:05:00Z" w16du:dateUtc="2026-03-02T14:05:00Z" w:id="1166">
            <w:rPr>
              <w:rFonts w:cs="Arial"/>
            </w:rPr>
          </w:rPrChange>
        </w:rPr>
        <w:t>the costs of registering the General Notarial Bond</w:t>
      </w:r>
      <w:r w:rsidRPr="00E976FF" w:rsidR="00FC6786">
        <w:rPr>
          <w:rFonts w:cs="Arial"/>
          <w:bCs/>
          <w:sz w:val="20"/>
          <w:szCs w:val="20"/>
          <w:rPrChange w:author="Ayanda Monageng | Auto Fund" w:date="2026-03-02T16:05:00Z" w16du:dateUtc="2026-03-02T14:05:00Z" w:id="1167">
            <w:rPr>
              <w:rFonts w:cs="Arial"/>
            </w:rPr>
          </w:rPrChange>
        </w:rPr>
        <w:t xml:space="preserve"> and to </w:t>
      </w:r>
      <w:r w:rsidRPr="00E976FF" w:rsidR="00207931">
        <w:rPr>
          <w:rFonts w:cs="Arial"/>
          <w:bCs/>
          <w:sz w:val="20"/>
          <w:szCs w:val="20"/>
          <w:rPrChange w:author="Ayanda Monageng | Auto Fund" w:date="2026-03-02T16:05:00Z" w16du:dateUtc="2026-03-02T14:05:00Z" w:id="1168">
            <w:rPr>
              <w:rFonts w:cs="Arial"/>
            </w:rPr>
          </w:rPrChange>
        </w:rPr>
        <w:t xml:space="preserve">(i) </w:t>
      </w:r>
      <w:r w:rsidRPr="00E976FF" w:rsidR="00FC6786">
        <w:rPr>
          <w:rFonts w:cs="Arial"/>
          <w:bCs/>
          <w:sz w:val="20"/>
          <w:szCs w:val="20"/>
          <w:rPrChange w:author="Ayanda Monageng | Auto Fund" w:date="2026-03-02T16:05:00Z" w16du:dateUtc="2026-03-02T14:05:00Z" w:id="1169">
            <w:rPr>
              <w:rFonts w:cs="Arial"/>
            </w:rPr>
          </w:rPrChange>
        </w:rPr>
        <w:t xml:space="preserve">claim such costs from </w:t>
      </w:r>
      <w:r w:rsidRPr="00E976FF" w:rsidR="00AC6A6C">
        <w:rPr>
          <w:rFonts w:cs="Arial"/>
          <w:bCs/>
          <w:sz w:val="20"/>
          <w:szCs w:val="20"/>
          <w:rPrChange w:author="Ayanda Monageng | Auto Fund" w:date="2026-03-02T16:05:00Z" w16du:dateUtc="2026-03-02T14:05:00Z" w:id="1170">
            <w:rPr>
              <w:rFonts w:cs="Arial"/>
            </w:rPr>
          </w:rPrChange>
        </w:rPr>
        <w:t xml:space="preserve">the Borrower </w:t>
      </w:r>
      <w:r w:rsidRPr="00E976FF" w:rsidR="00FC6786">
        <w:rPr>
          <w:rFonts w:cs="Arial"/>
          <w:bCs/>
          <w:sz w:val="20"/>
          <w:szCs w:val="20"/>
          <w:rPrChange w:author="Ayanda Monageng | Auto Fund" w:date="2026-03-02T16:05:00Z" w16du:dateUtc="2026-03-02T14:05:00Z" w:id="1171">
            <w:rPr>
              <w:rFonts w:cs="Arial"/>
            </w:rPr>
          </w:rPrChange>
        </w:rPr>
        <w:t xml:space="preserve">or </w:t>
      </w:r>
      <w:r w:rsidRPr="00E976FF" w:rsidR="00207931">
        <w:rPr>
          <w:rFonts w:cs="Arial"/>
          <w:bCs/>
          <w:sz w:val="20"/>
          <w:szCs w:val="20"/>
          <w:rPrChange w:author="Ayanda Monageng | Auto Fund" w:date="2026-03-02T16:05:00Z" w16du:dateUtc="2026-03-02T14:05:00Z" w:id="1172">
            <w:rPr>
              <w:rFonts w:cs="Arial"/>
            </w:rPr>
          </w:rPrChange>
        </w:rPr>
        <w:t xml:space="preserve">(ii) </w:t>
      </w:r>
      <w:r w:rsidRPr="00E976FF" w:rsidR="00FC6786">
        <w:rPr>
          <w:rFonts w:cs="Arial"/>
          <w:bCs/>
          <w:sz w:val="20"/>
          <w:szCs w:val="20"/>
          <w:rPrChange w:author="Ayanda Monageng | Auto Fund" w:date="2026-03-02T16:05:00Z" w16du:dateUtc="2026-03-02T14:05:00Z" w:id="1173">
            <w:rPr>
              <w:rFonts w:cs="Arial"/>
            </w:rPr>
          </w:rPrChange>
        </w:rPr>
        <w:t>capitalise such</w:t>
      </w:r>
      <w:r w:rsidRPr="00E976FF" w:rsidR="00AC6A6C">
        <w:rPr>
          <w:rFonts w:cs="Arial"/>
          <w:bCs/>
          <w:sz w:val="20"/>
          <w:szCs w:val="20"/>
          <w:rPrChange w:author="Ayanda Monageng | Auto Fund" w:date="2026-03-02T16:05:00Z" w16du:dateUtc="2026-03-02T14:05:00Z" w:id="1174">
            <w:rPr>
              <w:rFonts w:cs="Arial"/>
            </w:rPr>
          </w:rPrChange>
        </w:rPr>
        <w:t xml:space="preserve"> costs </w:t>
      </w:r>
      <w:r w:rsidRPr="00E976FF" w:rsidR="00376403">
        <w:rPr>
          <w:rFonts w:cs="Arial"/>
          <w:bCs/>
          <w:sz w:val="20"/>
          <w:szCs w:val="20"/>
          <w:rPrChange w:author="Ayanda Monageng | Auto Fund" w:date="2026-03-02T16:05:00Z" w16du:dateUtc="2026-03-02T14:05:00Z" w:id="1175">
            <w:rPr>
              <w:rFonts w:cs="Arial"/>
            </w:rPr>
          </w:rPrChange>
        </w:rPr>
        <w:t>as</w:t>
      </w:r>
      <w:r w:rsidRPr="00E976FF" w:rsidR="008F6F64">
        <w:rPr>
          <w:rFonts w:cs="Arial"/>
          <w:bCs/>
          <w:sz w:val="20"/>
          <w:szCs w:val="20"/>
          <w:rPrChange w:author="Ayanda Monageng | Auto Fund" w:date="2026-03-02T16:05:00Z" w16du:dateUtc="2026-03-02T14:05:00Z" w:id="1176">
            <w:rPr>
              <w:rFonts w:cs="Arial"/>
            </w:rPr>
          </w:rPrChange>
        </w:rPr>
        <w:t xml:space="preserve"> part of</w:t>
      </w:r>
      <w:r w:rsidRPr="00E976FF" w:rsidR="00AC6A6C">
        <w:rPr>
          <w:rFonts w:cs="Arial"/>
          <w:bCs/>
          <w:sz w:val="20"/>
          <w:szCs w:val="20"/>
          <w:rPrChange w:author="Ayanda Monageng | Auto Fund" w:date="2026-03-02T16:05:00Z" w16du:dateUtc="2026-03-02T14:05:00Z" w:id="1177">
            <w:rPr>
              <w:rFonts w:cs="Arial"/>
            </w:rPr>
          </w:rPrChange>
        </w:rPr>
        <w:t xml:space="preserve"> the Loan Amount. </w:t>
      </w:r>
      <w:r w:rsidRPr="00E976FF" w:rsidR="00FC6786">
        <w:rPr>
          <w:rFonts w:cs="Arial"/>
          <w:bCs/>
          <w:sz w:val="20"/>
          <w:szCs w:val="20"/>
          <w:rPrChange w:author="Ayanda Monageng | Auto Fund" w:date="2026-03-02T16:05:00Z" w16du:dateUtc="2026-03-02T14:05:00Z" w:id="1178">
            <w:rPr>
              <w:rFonts w:cs="Arial"/>
            </w:rPr>
          </w:rPrChange>
        </w:rPr>
        <w:t xml:space="preserve"> </w:t>
      </w:r>
    </w:p>
    <w:p w:rsidRPr="00940D9B" w:rsidR="0041474B" w:rsidRDefault="0041474B" w14:paraId="4CFE893C" w14:textId="7FC35277">
      <w:pPr>
        <w:pStyle w:val="BowLevel3HeadingAltZ"/>
        <w:numPr>
          <w:ilvl w:val="1"/>
          <w:numId w:val="51"/>
        </w:numPr>
        <w:suppressAutoHyphens w:val="0"/>
        <w:spacing w:after="240"/>
        <w:ind w:left="1418" w:hanging="851"/>
        <w:jc w:val="both"/>
        <w:rPr>
          <w:rFonts w:cs="Arial"/>
          <w:bCs/>
        </w:rPr>
        <w:pPrChange w:author="Ayanda Monageng | Auto Fund" w:date="2026-03-02T16:05:00Z" w16du:dateUtc="2026-03-02T14:05:00Z" w:id="1179">
          <w:pPr>
            <w:pStyle w:val="Clause2Sub"/>
            <w:numPr>
              <w:ilvl w:val="1"/>
              <w:numId w:val="51"/>
            </w:numPr>
            <w:spacing w:line="240" w:lineRule="auto"/>
            <w:ind w:left="720" w:hanging="720"/>
          </w:pPr>
        </w:pPrChange>
      </w:pPr>
      <w:proofErr w:type="gramStart"/>
      <w:r w:rsidRPr="00E976FF">
        <w:rPr>
          <w:rFonts w:cs="Arial"/>
          <w:bCs/>
          <w:sz w:val="20"/>
          <w:szCs w:val="20"/>
          <w:rPrChange w:author="Ayanda Monageng | Auto Fund" w:date="2026-03-02T16:05:00Z" w16du:dateUtc="2026-03-02T14:05:00Z" w:id="1180">
            <w:rPr>
              <w:rFonts w:cs="Arial"/>
            </w:rPr>
          </w:rPrChange>
        </w:rPr>
        <w:t>In order to</w:t>
      </w:r>
      <w:proofErr w:type="gramEnd"/>
      <w:r w:rsidRPr="00E976FF">
        <w:rPr>
          <w:rFonts w:cs="Arial"/>
          <w:bCs/>
          <w:sz w:val="20"/>
          <w:szCs w:val="20"/>
          <w:rPrChange w:author="Ayanda Monageng | Auto Fund" w:date="2026-03-02T16:05:00Z" w16du:dateUtc="2026-03-02T14:05:00Z" w:id="1181">
            <w:rPr>
              <w:rFonts w:cs="Arial"/>
            </w:rPr>
          </w:rPrChange>
        </w:rPr>
        <w:t xml:space="preserve"> facilitate the registration of the General Notarial Bond, the Borrower hereby undertakes to sign promptly on </w:t>
      </w:r>
      <w:r w:rsidRPr="00E976FF" w:rsidR="0030020B">
        <w:rPr>
          <w:rFonts w:cs="Arial"/>
          <w:bCs/>
          <w:sz w:val="20"/>
          <w:szCs w:val="20"/>
          <w:rPrChange w:author="Ayanda Monageng | Auto Fund" w:date="2026-03-02T16:05:00Z" w16du:dateUtc="2026-03-02T14:05:00Z" w:id="1182">
            <w:rPr>
              <w:rFonts w:cs="Arial"/>
            </w:rPr>
          </w:rPrChange>
        </w:rPr>
        <w:t xml:space="preserve">or before </w:t>
      </w:r>
      <w:r w:rsidRPr="00E976FF">
        <w:rPr>
          <w:rFonts w:cs="Arial"/>
          <w:bCs/>
          <w:sz w:val="20"/>
          <w:szCs w:val="20"/>
          <w:rPrChange w:author="Ayanda Monageng | Auto Fund" w:date="2026-03-02T16:05:00Z" w16du:dateUtc="2026-03-02T14:05:00Z" w:id="1183">
            <w:rPr>
              <w:rFonts w:cs="Arial"/>
            </w:rPr>
          </w:rPrChange>
        </w:rPr>
        <w:t xml:space="preserve">the </w:t>
      </w:r>
      <w:r w:rsidRPr="00E976FF" w:rsidR="0030020B">
        <w:rPr>
          <w:rFonts w:cs="Arial"/>
          <w:bCs/>
          <w:sz w:val="20"/>
          <w:szCs w:val="20"/>
          <w:rPrChange w:author="Ayanda Monageng | Auto Fund" w:date="2026-03-02T16:05:00Z" w16du:dateUtc="2026-03-02T14:05:00Z" w:id="1184">
            <w:rPr>
              <w:rFonts w:cs="Arial"/>
            </w:rPr>
          </w:rPrChange>
        </w:rPr>
        <w:t>Fulfilment</w:t>
      </w:r>
      <w:r w:rsidRPr="00E976FF">
        <w:rPr>
          <w:rFonts w:cs="Arial"/>
          <w:bCs/>
          <w:sz w:val="20"/>
          <w:szCs w:val="20"/>
          <w:rPrChange w:author="Ayanda Monageng | Auto Fund" w:date="2026-03-02T16:05:00Z" w16du:dateUtc="2026-03-02T14:05:00Z" w:id="1185">
            <w:rPr>
              <w:rFonts w:cs="Arial"/>
            </w:rPr>
          </w:rPrChange>
        </w:rPr>
        <w:t xml:space="preserve"> Date, the Power of Attorney</w:t>
      </w:r>
      <w:r w:rsidRPr="00E976FF" w:rsidR="00860220">
        <w:rPr>
          <w:rFonts w:cs="Arial"/>
          <w:bCs/>
          <w:sz w:val="20"/>
          <w:szCs w:val="20"/>
          <w:rPrChange w:author="Ayanda Monageng | Auto Fund" w:date="2026-03-02T16:05:00Z" w16du:dateUtc="2026-03-02T14:05:00Z" w:id="1186">
            <w:rPr>
              <w:rFonts w:cs="Arial"/>
            </w:rPr>
          </w:rPrChange>
        </w:rPr>
        <w:t xml:space="preserve"> and/or </w:t>
      </w:r>
      <w:r w:rsidRPr="00E976FF" w:rsidR="00A25760">
        <w:rPr>
          <w:rFonts w:cs="Arial"/>
          <w:bCs/>
          <w:sz w:val="20"/>
          <w:szCs w:val="20"/>
          <w:rPrChange w:author="Ayanda Monageng | Auto Fund" w:date="2026-03-02T16:05:00Z" w16du:dateUtc="2026-03-02T14:05:00Z" w:id="1187">
            <w:rPr>
              <w:rFonts w:cs="Arial"/>
            </w:rPr>
          </w:rPrChange>
        </w:rPr>
        <w:t xml:space="preserve">to </w:t>
      </w:r>
      <w:r w:rsidRPr="00E976FF" w:rsidR="00860220">
        <w:rPr>
          <w:rFonts w:cs="Arial"/>
          <w:bCs/>
          <w:sz w:val="20"/>
          <w:szCs w:val="20"/>
          <w:rPrChange w:author="Ayanda Monageng | Auto Fund" w:date="2026-03-02T16:05:00Z" w16du:dateUtc="2026-03-02T14:05:00Z" w:id="1188">
            <w:rPr>
              <w:rFonts w:cs="Arial"/>
            </w:rPr>
          </w:rPrChange>
        </w:rPr>
        <w:t xml:space="preserve">do all such </w:t>
      </w:r>
      <w:r w:rsidRPr="00E976FF" w:rsidR="00A25760">
        <w:rPr>
          <w:rFonts w:cs="Arial"/>
          <w:bCs/>
          <w:sz w:val="20"/>
          <w:szCs w:val="20"/>
          <w:rPrChange w:author="Ayanda Monageng | Auto Fund" w:date="2026-03-02T16:05:00Z" w16du:dateUtc="2026-03-02T14:05:00Z" w:id="1189">
            <w:rPr>
              <w:rFonts w:cs="Arial"/>
            </w:rPr>
          </w:rPrChange>
        </w:rPr>
        <w:t xml:space="preserve">other </w:t>
      </w:r>
      <w:r w:rsidRPr="00E976FF" w:rsidR="00480F3E">
        <w:rPr>
          <w:rFonts w:cs="Arial"/>
          <w:bCs/>
          <w:sz w:val="20"/>
          <w:szCs w:val="20"/>
          <w:rPrChange w:author="Ayanda Monageng | Auto Fund" w:date="2026-03-02T16:05:00Z" w16du:dateUtc="2026-03-02T14:05:00Z" w:id="1190">
            <w:rPr>
              <w:rFonts w:cs="Arial"/>
            </w:rPr>
          </w:rPrChange>
        </w:rPr>
        <w:t xml:space="preserve">things as are necessary </w:t>
      </w:r>
      <w:proofErr w:type="gramStart"/>
      <w:r w:rsidRPr="00E976FF" w:rsidR="00A25760">
        <w:rPr>
          <w:rFonts w:cs="Arial"/>
          <w:bCs/>
          <w:sz w:val="20"/>
          <w:szCs w:val="20"/>
          <w:rPrChange w:author="Ayanda Monageng | Auto Fund" w:date="2026-03-02T16:05:00Z" w16du:dateUtc="2026-03-02T14:05:00Z" w:id="1191">
            <w:rPr>
              <w:rFonts w:cs="Arial"/>
            </w:rPr>
          </w:rPrChange>
        </w:rPr>
        <w:t xml:space="preserve">in order </w:t>
      </w:r>
      <w:r w:rsidRPr="00E976FF" w:rsidR="00480F3E">
        <w:rPr>
          <w:rFonts w:cs="Arial"/>
          <w:bCs/>
          <w:sz w:val="20"/>
          <w:szCs w:val="20"/>
          <w:rPrChange w:author="Ayanda Monageng | Auto Fund" w:date="2026-03-02T16:05:00Z" w16du:dateUtc="2026-03-02T14:05:00Z" w:id="1192">
            <w:rPr>
              <w:rFonts w:cs="Arial"/>
            </w:rPr>
          </w:rPrChange>
        </w:rPr>
        <w:t>to</w:t>
      </w:r>
      <w:proofErr w:type="gramEnd"/>
      <w:r w:rsidRPr="00E976FF" w:rsidR="00480F3E">
        <w:rPr>
          <w:rFonts w:cs="Arial"/>
          <w:bCs/>
          <w:sz w:val="20"/>
          <w:szCs w:val="20"/>
          <w:rPrChange w:author="Ayanda Monageng | Auto Fund" w:date="2026-03-02T16:05:00Z" w16du:dateUtc="2026-03-02T14:05:00Z" w:id="1193">
            <w:rPr>
              <w:rFonts w:cs="Arial"/>
            </w:rPr>
          </w:rPrChange>
        </w:rPr>
        <w:t xml:space="preserve"> ensure the </w:t>
      </w:r>
      <w:r w:rsidRPr="00E976FF" w:rsidR="00A25760">
        <w:rPr>
          <w:rFonts w:cs="Arial"/>
          <w:bCs/>
          <w:sz w:val="20"/>
          <w:szCs w:val="20"/>
          <w:rPrChange w:author="Ayanda Monageng | Auto Fund" w:date="2026-03-02T16:05:00Z" w16du:dateUtc="2026-03-02T14:05:00Z" w:id="1194">
            <w:rPr>
              <w:rFonts w:cs="Arial"/>
            </w:rPr>
          </w:rPrChange>
        </w:rPr>
        <w:t xml:space="preserve">proper and </w:t>
      </w:r>
      <w:r w:rsidRPr="00E976FF" w:rsidR="00480F3E">
        <w:rPr>
          <w:rFonts w:cs="Arial"/>
          <w:bCs/>
          <w:sz w:val="20"/>
          <w:szCs w:val="20"/>
          <w:rPrChange w:author="Ayanda Monageng | Auto Fund" w:date="2026-03-02T16:05:00Z" w16du:dateUtc="2026-03-02T14:05:00Z" w:id="1195">
            <w:rPr>
              <w:rFonts w:cs="Arial"/>
            </w:rPr>
          </w:rPrChange>
        </w:rPr>
        <w:t xml:space="preserve">timeous </w:t>
      </w:r>
      <w:r w:rsidRPr="00E976FF" w:rsidR="00A25760">
        <w:rPr>
          <w:rFonts w:cs="Arial"/>
          <w:bCs/>
          <w:sz w:val="20"/>
          <w:szCs w:val="20"/>
          <w:rPrChange w:author="Ayanda Monageng | Auto Fund" w:date="2026-03-02T16:05:00Z" w16du:dateUtc="2026-03-02T14:05:00Z" w:id="1196">
            <w:rPr>
              <w:rFonts w:cs="Arial"/>
            </w:rPr>
          </w:rPrChange>
        </w:rPr>
        <w:t>registration</w:t>
      </w:r>
      <w:r w:rsidRPr="00E976FF" w:rsidR="00480F3E">
        <w:rPr>
          <w:rFonts w:cs="Arial"/>
          <w:bCs/>
          <w:sz w:val="20"/>
          <w:szCs w:val="20"/>
          <w:rPrChange w:author="Ayanda Monageng | Auto Fund" w:date="2026-03-02T16:05:00Z" w16du:dateUtc="2026-03-02T14:05:00Z" w:id="1197">
            <w:rPr>
              <w:rFonts w:cs="Arial"/>
            </w:rPr>
          </w:rPrChange>
        </w:rPr>
        <w:t xml:space="preserve"> of the </w:t>
      </w:r>
      <w:r w:rsidRPr="00E976FF" w:rsidR="00A25760">
        <w:rPr>
          <w:rFonts w:cs="Arial"/>
          <w:bCs/>
          <w:sz w:val="20"/>
          <w:szCs w:val="20"/>
          <w:rPrChange w:author="Ayanda Monageng | Auto Fund" w:date="2026-03-02T16:05:00Z" w16du:dateUtc="2026-03-02T14:05:00Z" w:id="1198">
            <w:rPr>
              <w:rFonts w:cs="Arial"/>
            </w:rPr>
          </w:rPrChange>
        </w:rPr>
        <w:t>General Notarial Bond</w:t>
      </w:r>
      <w:r w:rsidRPr="00E976FF" w:rsidR="00955577">
        <w:rPr>
          <w:rFonts w:cs="Arial"/>
          <w:bCs/>
          <w:sz w:val="20"/>
          <w:szCs w:val="20"/>
          <w:rPrChange w:author="Ayanda Monageng | Auto Fund" w:date="2026-03-02T16:05:00Z" w16du:dateUtc="2026-03-02T14:05:00Z" w:id="1199">
            <w:rPr>
              <w:rFonts w:cs="Arial"/>
            </w:rPr>
          </w:rPrChange>
        </w:rPr>
        <w:t xml:space="preserve"> by the Attorneys</w:t>
      </w:r>
      <w:r w:rsidRPr="00E976FF">
        <w:rPr>
          <w:rFonts w:cs="Arial"/>
          <w:bCs/>
          <w:sz w:val="20"/>
          <w:szCs w:val="20"/>
          <w:rPrChange w:author="Ayanda Monageng | Auto Fund" w:date="2026-03-02T16:05:00Z" w16du:dateUtc="2026-03-02T14:05:00Z" w:id="1200">
            <w:rPr>
              <w:rFonts w:cs="Arial"/>
            </w:rPr>
          </w:rPrChange>
        </w:rPr>
        <w:t>.</w:t>
      </w:r>
    </w:p>
    <w:p w:rsidRPr="00940D9B" w:rsidR="0041474B" w:rsidRDefault="0041474B" w14:paraId="5BE3B00A" w14:textId="63CC8ACC">
      <w:pPr>
        <w:pStyle w:val="BowLevel3HeadingAltZ"/>
        <w:numPr>
          <w:ilvl w:val="1"/>
          <w:numId w:val="51"/>
        </w:numPr>
        <w:suppressAutoHyphens w:val="0"/>
        <w:spacing w:after="240"/>
        <w:ind w:left="1418" w:hanging="851"/>
        <w:jc w:val="both"/>
        <w:rPr>
          <w:rFonts w:cs="Arial"/>
          <w:bCs/>
        </w:rPr>
        <w:pPrChange w:author="Ayanda Monageng | Auto Fund" w:date="2026-03-02T16:05:00Z" w16du:dateUtc="2026-03-02T14:05:00Z" w:id="1201">
          <w:pPr>
            <w:pStyle w:val="Clause2Sub"/>
            <w:numPr>
              <w:ilvl w:val="1"/>
              <w:numId w:val="51"/>
            </w:numPr>
            <w:spacing w:line="240" w:lineRule="auto"/>
            <w:ind w:left="720" w:hanging="720"/>
          </w:pPr>
        </w:pPrChange>
      </w:pPr>
      <w:r w:rsidRPr="00E976FF">
        <w:rPr>
          <w:rFonts w:cs="Arial"/>
          <w:bCs/>
          <w:sz w:val="20"/>
          <w:szCs w:val="20"/>
          <w:rPrChange w:author="Ayanda Monageng | Auto Fund" w:date="2026-03-02T16:05:00Z" w16du:dateUtc="2026-03-02T14:05:00Z" w:id="1202">
            <w:rPr>
              <w:rFonts w:cs="Arial"/>
            </w:rPr>
          </w:rPrChange>
        </w:rPr>
        <w:t>Notwithstanding anything contained in this Agreement to the contrary, the provisions of this clause</w:t>
      </w:r>
      <w:r w:rsidRPr="00E976FF" w:rsidR="006C5DB9">
        <w:rPr>
          <w:rFonts w:cs="Arial"/>
          <w:bCs/>
          <w:sz w:val="20"/>
          <w:szCs w:val="20"/>
          <w:rPrChange w:author="Ayanda Monageng | Auto Fund" w:date="2026-03-02T16:05:00Z" w16du:dateUtc="2026-03-02T14:05:00Z" w:id="1203">
            <w:rPr>
              <w:rFonts w:cs="Arial"/>
            </w:rPr>
          </w:rPrChange>
        </w:rPr>
        <w:t xml:space="preserve"> </w:t>
      </w:r>
      <w:r w:rsidRPr="00E976FF" w:rsidR="006C5DB9">
        <w:rPr>
          <w:rFonts w:cs="Arial"/>
          <w:bCs/>
          <w:sz w:val="20"/>
          <w:szCs w:val="20"/>
          <w:rPrChange w:author="Ayanda Monageng | Auto Fund" w:date="2026-03-02T16:05:00Z" w16du:dateUtc="2026-03-02T14:05:00Z" w:id="1204">
            <w:rPr>
              <w:rFonts w:cs="Arial"/>
            </w:rPr>
          </w:rPrChange>
        </w:rPr>
        <w:fldChar w:fldCharType="begin"/>
      </w:r>
      <w:r w:rsidRPr="00E976FF" w:rsidR="006C5DB9">
        <w:rPr>
          <w:rFonts w:cs="Arial"/>
          <w:bCs/>
          <w:sz w:val="20"/>
          <w:szCs w:val="20"/>
          <w:rPrChange w:author="Ayanda Monageng | Auto Fund" w:date="2026-03-02T16:05:00Z" w16du:dateUtc="2026-03-02T14:05:00Z" w:id="1205">
            <w:rPr>
              <w:rFonts w:cs="Arial"/>
            </w:rPr>
          </w:rPrChange>
        </w:rPr>
        <w:instrText xml:space="preserve"> REF _Ref316409118 \r \h </w:instrText>
      </w:r>
      <w:r w:rsidRPr="00E976FF" w:rsidR="006C4192">
        <w:rPr>
          <w:rFonts w:cs="Arial"/>
          <w:bCs/>
          <w:sz w:val="20"/>
          <w:szCs w:val="20"/>
          <w:rPrChange w:author="Ayanda Monageng | Auto Fund" w:date="2026-03-02T16:05:00Z" w16du:dateUtc="2026-03-02T14:05:00Z" w:id="1206">
            <w:rPr>
              <w:rFonts w:cs="Arial"/>
            </w:rPr>
          </w:rPrChange>
        </w:rPr>
        <w:instrText xml:space="preserve"> \* MERGEFORMAT </w:instrText>
      </w:r>
      <w:r w:rsidRPr="00C52154" w:rsidR="006C5DB9">
        <w:rPr>
          <w:rFonts w:cs="Arial"/>
          <w:bCs/>
          <w:sz w:val="20"/>
          <w:szCs w:val="20"/>
        </w:rPr>
      </w:r>
      <w:r w:rsidRPr="00E976FF" w:rsidR="006C5DB9">
        <w:rPr>
          <w:rFonts w:cs="Arial"/>
          <w:bCs/>
          <w:sz w:val="20"/>
          <w:szCs w:val="20"/>
          <w:rPrChange w:author="Ayanda Monageng | Auto Fund" w:date="2026-03-02T16:05:00Z" w16du:dateUtc="2026-03-02T14:05:00Z" w:id="1207">
            <w:rPr>
              <w:rFonts w:cs="Arial"/>
            </w:rPr>
          </w:rPrChange>
        </w:rPr>
        <w:fldChar w:fldCharType="separate"/>
      </w:r>
      <w:r w:rsidRPr="00E976FF" w:rsidR="003C08A9">
        <w:rPr>
          <w:rFonts w:cs="Arial"/>
          <w:bCs/>
          <w:sz w:val="20"/>
          <w:szCs w:val="20"/>
          <w:rPrChange w:author="Ayanda Monageng | Auto Fund" w:date="2026-03-02T16:05:00Z" w16du:dateUtc="2026-03-02T14:05:00Z" w:id="1208">
            <w:rPr>
              <w:rFonts w:cs="Arial"/>
            </w:rPr>
          </w:rPrChange>
        </w:rPr>
        <w:t>8</w:t>
      </w:r>
      <w:r w:rsidRPr="00E976FF" w:rsidR="006C5DB9">
        <w:rPr>
          <w:rFonts w:cs="Arial"/>
          <w:bCs/>
          <w:sz w:val="20"/>
          <w:szCs w:val="20"/>
          <w:rPrChange w:author="Ayanda Monageng | Auto Fund" w:date="2026-03-02T16:05:00Z" w16du:dateUtc="2026-03-02T14:05:00Z" w:id="1209">
            <w:rPr>
              <w:rFonts w:cs="Arial"/>
            </w:rPr>
          </w:rPrChange>
        </w:rPr>
        <w:fldChar w:fldCharType="end"/>
      </w:r>
      <w:r w:rsidRPr="00E976FF">
        <w:rPr>
          <w:rFonts w:cs="Arial"/>
          <w:bCs/>
          <w:sz w:val="20"/>
          <w:szCs w:val="20"/>
          <w:rPrChange w:author="Ayanda Monageng | Auto Fund" w:date="2026-03-02T16:05:00Z" w16du:dateUtc="2026-03-02T14:05:00Z" w:id="1210">
            <w:rPr>
              <w:rFonts w:cs="Arial"/>
            </w:rPr>
          </w:rPrChange>
        </w:rPr>
        <w:t xml:space="preserve"> shall survive any termination of the Agreement for so long as any amount of the Loan </w:t>
      </w:r>
      <w:r w:rsidRPr="00E976FF" w:rsidR="006C5DB9">
        <w:rPr>
          <w:rFonts w:cs="Arial"/>
          <w:bCs/>
          <w:sz w:val="20"/>
          <w:szCs w:val="20"/>
          <w:rPrChange w:author="Ayanda Monageng | Auto Fund" w:date="2026-03-02T16:05:00Z" w16du:dateUtc="2026-03-02T14:05:00Z" w:id="1211">
            <w:rPr>
              <w:rFonts w:cs="Arial"/>
            </w:rPr>
          </w:rPrChange>
        </w:rPr>
        <w:t xml:space="preserve">Amount </w:t>
      </w:r>
      <w:r w:rsidRPr="00E976FF">
        <w:rPr>
          <w:rFonts w:cs="Arial"/>
          <w:bCs/>
          <w:sz w:val="20"/>
          <w:szCs w:val="20"/>
          <w:rPrChange w:author="Ayanda Monageng | Auto Fund" w:date="2026-03-02T16:05:00Z" w16du:dateUtc="2026-03-02T14:05:00Z" w:id="1212">
            <w:rPr>
              <w:rFonts w:cs="Arial"/>
            </w:rPr>
          </w:rPrChange>
        </w:rPr>
        <w:t xml:space="preserve">and/or any </w:t>
      </w:r>
      <w:r w:rsidRPr="00E976FF" w:rsidR="006C5DB9">
        <w:rPr>
          <w:rFonts w:cs="Arial"/>
          <w:bCs/>
          <w:sz w:val="20"/>
          <w:szCs w:val="20"/>
          <w:rPrChange w:author="Ayanda Monageng | Auto Fund" w:date="2026-03-02T16:05:00Z" w16du:dateUtc="2026-03-02T14:05:00Z" w:id="1213">
            <w:rPr>
              <w:rFonts w:cs="Arial"/>
            </w:rPr>
          </w:rPrChange>
        </w:rPr>
        <w:t>I</w:t>
      </w:r>
      <w:r w:rsidRPr="00E976FF">
        <w:rPr>
          <w:rFonts w:cs="Arial"/>
          <w:bCs/>
          <w:sz w:val="20"/>
          <w:szCs w:val="20"/>
          <w:rPrChange w:author="Ayanda Monageng | Auto Fund" w:date="2026-03-02T16:05:00Z" w16du:dateUtc="2026-03-02T14:05:00Z" w:id="1214">
            <w:rPr>
              <w:rFonts w:cs="Arial"/>
            </w:rPr>
          </w:rPrChange>
        </w:rPr>
        <w:t>nterest and costs has not been repaid.</w:t>
      </w:r>
    </w:p>
    <w:p w:rsidRPr="00EB288F" w:rsidR="00EC2CD2" w:rsidP="0087105E" w:rsidRDefault="00EC2CD2" w14:paraId="1F8C35FB" w14:textId="77777777">
      <w:pPr>
        <w:pStyle w:val="ListParagraph"/>
        <w:keepNext/>
        <w:numPr>
          <w:ilvl w:val="0"/>
          <w:numId w:val="51"/>
        </w:numPr>
        <w:suppressAutoHyphens w:val="0"/>
        <w:spacing w:after="240"/>
        <w:ind w:left="567" w:hanging="567"/>
        <w:contextualSpacing w:val="0"/>
        <w:jc w:val="both"/>
        <w:rPr>
          <w:rFonts w:cs="Arial"/>
          <w:b/>
          <w:sz w:val="20"/>
          <w:szCs w:val="20"/>
        </w:rPr>
      </w:pPr>
      <w:bookmarkStart w:name="_Toc361248950" w:id="1215"/>
      <w:r w:rsidRPr="00EB288F">
        <w:rPr>
          <w:rFonts w:cs="Arial"/>
          <w:b/>
          <w:sz w:val="20"/>
          <w:szCs w:val="20"/>
        </w:rPr>
        <w:t>PROOF OF INDEBTEDNESS</w:t>
      </w:r>
      <w:bookmarkEnd w:id="1215"/>
    </w:p>
    <w:p w:rsidRPr="00EB288F" w:rsidR="00EC2CD2" w:rsidP="0087105E" w:rsidRDefault="00EC2CD2" w14:paraId="60FFA0A5" w14:textId="3748D182">
      <w:pPr>
        <w:pStyle w:val="Clause2Sub"/>
        <w:keepNext/>
        <w:spacing w:line="240" w:lineRule="auto"/>
        <w:ind w:left="426"/>
        <w:rPr>
          <w:rFonts w:cs="Arial"/>
        </w:rPr>
      </w:pPr>
      <w:r w:rsidRPr="00EB288F">
        <w:rPr>
          <w:rFonts w:cs="Arial"/>
        </w:rPr>
        <w:t>A certificate signed by the Lender or its auditors (whose appointment as such it shall not be necessary to prove) setting forth</w:t>
      </w:r>
      <w:r w:rsidRPr="00EB288F" w:rsidR="00F313AD">
        <w:rPr>
          <w:rFonts w:cs="Arial"/>
        </w:rPr>
        <w:t> </w:t>
      </w:r>
      <w:r w:rsidRPr="00EB288F">
        <w:rPr>
          <w:rFonts w:cs="Arial"/>
        </w:rPr>
        <w:t>-</w:t>
      </w:r>
    </w:p>
    <w:p w:rsidRPr="00940D9B" w:rsidR="00EC2CD2" w:rsidRDefault="00EC2CD2" w14:paraId="49C2B833" w14:textId="60094F53">
      <w:pPr>
        <w:pStyle w:val="BowLevel3HeadingAltZ"/>
        <w:numPr>
          <w:ilvl w:val="1"/>
          <w:numId w:val="51"/>
        </w:numPr>
        <w:suppressAutoHyphens w:val="0"/>
        <w:spacing w:after="240"/>
        <w:ind w:left="1418" w:hanging="851"/>
        <w:jc w:val="both"/>
        <w:rPr>
          <w:rFonts w:cs="Arial"/>
          <w:bCs/>
        </w:rPr>
        <w:pPrChange w:author="Ayanda Monageng | Auto Fund" w:date="2026-03-02T16:05:00Z" w16du:dateUtc="2026-03-02T14:05:00Z" w:id="1216">
          <w:pPr>
            <w:pStyle w:val="Clause2Sub"/>
            <w:numPr>
              <w:ilvl w:val="1"/>
              <w:numId w:val="51"/>
            </w:numPr>
            <w:spacing w:line="240" w:lineRule="auto"/>
            <w:ind w:left="720" w:hanging="720"/>
          </w:pPr>
        </w:pPrChange>
      </w:pPr>
      <w:r w:rsidRPr="00E976FF">
        <w:rPr>
          <w:rFonts w:cs="Arial"/>
          <w:bCs/>
          <w:sz w:val="20"/>
          <w:szCs w:val="20"/>
          <w:rPrChange w:author="Ayanda Monageng | Auto Fund" w:date="2026-03-02T16:05:00Z" w16du:dateUtc="2026-03-02T14:05:00Z" w:id="1217">
            <w:rPr>
              <w:rFonts w:cs="Arial"/>
            </w:rPr>
          </w:rPrChange>
        </w:rPr>
        <w:t>the amount of the Loan</w:t>
      </w:r>
      <w:r w:rsidRPr="00E976FF" w:rsidR="00F313AD">
        <w:rPr>
          <w:rFonts w:cs="Arial"/>
          <w:bCs/>
          <w:sz w:val="20"/>
          <w:szCs w:val="20"/>
          <w:rPrChange w:author="Ayanda Monageng | Auto Fund" w:date="2026-03-02T16:05:00Z" w16du:dateUtc="2026-03-02T14:05:00Z" w:id="1218">
            <w:rPr>
              <w:rFonts w:cs="Arial"/>
            </w:rPr>
          </w:rPrChange>
        </w:rPr>
        <w:t xml:space="preserve"> Amount</w:t>
      </w:r>
      <w:r w:rsidRPr="00E976FF">
        <w:rPr>
          <w:rFonts w:cs="Arial"/>
          <w:bCs/>
          <w:sz w:val="20"/>
          <w:szCs w:val="20"/>
          <w:rPrChange w:author="Ayanda Monageng | Auto Fund" w:date="2026-03-02T16:05:00Z" w16du:dateUtc="2026-03-02T14:05:00Z" w:id="1219">
            <w:rPr>
              <w:rFonts w:cs="Arial"/>
            </w:rPr>
          </w:rPrChange>
        </w:rPr>
        <w:t>;</w:t>
      </w:r>
    </w:p>
    <w:p w:rsidRPr="00940D9B" w:rsidR="00EC2CD2" w:rsidRDefault="00EC2CD2" w14:paraId="4E2169B3" w14:textId="66FF8DFF">
      <w:pPr>
        <w:pStyle w:val="BowLevel3HeadingAltZ"/>
        <w:numPr>
          <w:ilvl w:val="1"/>
          <w:numId w:val="51"/>
        </w:numPr>
        <w:suppressAutoHyphens w:val="0"/>
        <w:spacing w:after="240"/>
        <w:ind w:left="1418" w:hanging="851"/>
        <w:jc w:val="both"/>
        <w:rPr>
          <w:rFonts w:cs="Arial"/>
          <w:bCs/>
        </w:rPr>
        <w:pPrChange w:author="Ayanda Monageng | Auto Fund" w:date="2026-03-02T16:05:00Z" w16du:dateUtc="2026-03-02T14:05:00Z" w:id="1220">
          <w:pPr>
            <w:pStyle w:val="Clause2Sub"/>
            <w:numPr>
              <w:ilvl w:val="1"/>
              <w:numId w:val="51"/>
            </w:numPr>
            <w:spacing w:line="240" w:lineRule="auto"/>
            <w:ind w:left="720" w:hanging="720"/>
          </w:pPr>
        </w:pPrChange>
      </w:pPr>
      <w:r w:rsidRPr="00E976FF">
        <w:rPr>
          <w:rFonts w:cs="Arial"/>
          <w:bCs/>
          <w:sz w:val="20"/>
          <w:szCs w:val="20"/>
          <w:rPrChange w:author="Ayanda Monageng | Auto Fund" w:date="2026-03-02T16:05:00Z" w16du:dateUtc="2026-03-02T14:05:00Z" w:id="1221">
            <w:rPr>
              <w:rFonts w:cs="Arial"/>
            </w:rPr>
          </w:rPrChange>
        </w:rPr>
        <w:t>that the Loan</w:t>
      </w:r>
      <w:r w:rsidRPr="00E976FF" w:rsidR="00F313AD">
        <w:rPr>
          <w:rFonts w:cs="Arial"/>
          <w:bCs/>
          <w:sz w:val="20"/>
          <w:szCs w:val="20"/>
          <w:rPrChange w:author="Ayanda Monageng | Auto Fund" w:date="2026-03-02T16:05:00Z" w16du:dateUtc="2026-03-02T14:05:00Z" w:id="1222">
            <w:rPr>
              <w:rFonts w:cs="Arial"/>
            </w:rPr>
          </w:rPrChange>
        </w:rPr>
        <w:t xml:space="preserve"> Amount</w:t>
      </w:r>
      <w:r w:rsidRPr="00E976FF">
        <w:rPr>
          <w:rFonts w:cs="Arial"/>
          <w:bCs/>
          <w:sz w:val="20"/>
          <w:szCs w:val="20"/>
          <w:rPrChange w:author="Ayanda Monageng | Auto Fund" w:date="2026-03-02T16:05:00Z" w16du:dateUtc="2026-03-02T14:05:00Z" w:id="1223">
            <w:rPr>
              <w:rFonts w:cs="Arial"/>
            </w:rPr>
          </w:rPrChange>
        </w:rPr>
        <w:t xml:space="preserve"> is then due and payable;</w:t>
      </w:r>
    </w:p>
    <w:p w:rsidRPr="00940D9B" w:rsidR="00EC2CD2" w:rsidRDefault="00EC2CD2" w14:paraId="72E0C474" w14:textId="3486B891">
      <w:pPr>
        <w:pStyle w:val="BowLevel3HeadingAltZ"/>
        <w:numPr>
          <w:ilvl w:val="1"/>
          <w:numId w:val="51"/>
        </w:numPr>
        <w:suppressAutoHyphens w:val="0"/>
        <w:spacing w:after="240"/>
        <w:ind w:left="1418" w:hanging="851"/>
        <w:jc w:val="both"/>
        <w:rPr>
          <w:rFonts w:cs="Arial"/>
          <w:bCs/>
        </w:rPr>
        <w:pPrChange w:author="Ayanda Monageng | Auto Fund" w:date="2026-03-02T16:05:00Z" w16du:dateUtc="2026-03-02T14:05:00Z" w:id="1224">
          <w:pPr>
            <w:pStyle w:val="Clause2Sub"/>
            <w:numPr>
              <w:ilvl w:val="1"/>
              <w:numId w:val="51"/>
            </w:numPr>
            <w:spacing w:line="240" w:lineRule="auto"/>
            <w:ind w:left="720" w:hanging="720"/>
          </w:pPr>
        </w:pPrChange>
      </w:pPr>
      <w:r w:rsidRPr="00E976FF">
        <w:rPr>
          <w:rFonts w:cs="Arial"/>
          <w:bCs/>
          <w:sz w:val="20"/>
          <w:szCs w:val="20"/>
          <w:rPrChange w:author="Ayanda Monageng | Auto Fund" w:date="2026-03-02T16:05:00Z" w16du:dateUtc="2026-03-02T14:05:00Z" w:id="1225">
            <w:rPr>
              <w:rFonts w:cs="Arial"/>
            </w:rPr>
          </w:rPrChange>
        </w:rPr>
        <w:t xml:space="preserve">the </w:t>
      </w:r>
      <w:r w:rsidRPr="00E976FF" w:rsidR="00F313AD">
        <w:rPr>
          <w:rFonts w:cs="Arial"/>
          <w:bCs/>
          <w:sz w:val="20"/>
          <w:szCs w:val="20"/>
          <w:rPrChange w:author="Ayanda Monageng | Auto Fund" w:date="2026-03-02T16:05:00Z" w16du:dateUtc="2026-03-02T14:05:00Z" w:id="1226">
            <w:rPr>
              <w:rFonts w:cs="Arial"/>
            </w:rPr>
          </w:rPrChange>
        </w:rPr>
        <w:t>I</w:t>
      </w:r>
      <w:r w:rsidRPr="00E976FF">
        <w:rPr>
          <w:rFonts w:cs="Arial"/>
          <w:bCs/>
          <w:sz w:val="20"/>
          <w:szCs w:val="20"/>
          <w:rPrChange w:author="Ayanda Monageng | Auto Fund" w:date="2026-03-02T16:05:00Z" w16du:dateUtc="2026-03-02T14:05:00Z" w:id="1227">
            <w:rPr>
              <w:rFonts w:cs="Arial"/>
            </w:rPr>
          </w:rPrChange>
        </w:rPr>
        <w:t xml:space="preserve">nterest payable on the </w:t>
      </w:r>
      <w:r w:rsidRPr="00E976FF" w:rsidR="00F313AD">
        <w:rPr>
          <w:rFonts w:cs="Arial"/>
          <w:bCs/>
          <w:sz w:val="20"/>
          <w:szCs w:val="20"/>
          <w:rPrChange w:author="Ayanda Monageng | Auto Fund" w:date="2026-03-02T16:05:00Z" w16du:dateUtc="2026-03-02T14:05:00Z" w:id="1228">
            <w:rPr>
              <w:rFonts w:cs="Arial"/>
            </w:rPr>
          </w:rPrChange>
        </w:rPr>
        <w:t xml:space="preserve">Loan Amount </w:t>
      </w:r>
      <w:r w:rsidRPr="00E976FF">
        <w:rPr>
          <w:rFonts w:cs="Arial"/>
          <w:bCs/>
          <w:sz w:val="20"/>
          <w:szCs w:val="20"/>
          <w:rPrChange w:author="Ayanda Monageng | Auto Fund" w:date="2026-03-02T16:05:00Z" w16du:dateUtc="2026-03-02T14:05:00Z" w:id="1229">
            <w:rPr>
              <w:rFonts w:cs="Arial"/>
            </w:rPr>
          </w:rPrChange>
        </w:rPr>
        <w:t xml:space="preserve">and the date from which such </w:t>
      </w:r>
      <w:r w:rsidRPr="00E976FF" w:rsidR="00F313AD">
        <w:rPr>
          <w:rFonts w:cs="Arial"/>
          <w:bCs/>
          <w:sz w:val="20"/>
          <w:szCs w:val="20"/>
          <w:rPrChange w:author="Ayanda Monageng | Auto Fund" w:date="2026-03-02T16:05:00Z" w16du:dateUtc="2026-03-02T14:05:00Z" w:id="1230">
            <w:rPr>
              <w:rFonts w:cs="Arial"/>
            </w:rPr>
          </w:rPrChange>
        </w:rPr>
        <w:t>I</w:t>
      </w:r>
      <w:r w:rsidRPr="00E976FF">
        <w:rPr>
          <w:rFonts w:cs="Arial"/>
          <w:bCs/>
          <w:sz w:val="20"/>
          <w:szCs w:val="20"/>
          <w:rPrChange w:author="Ayanda Monageng | Auto Fund" w:date="2026-03-02T16:05:00Z" w16du:dateUtc="2026-03-02T14:05:00Z" w:id="1231">
            <w:rPr>
              <w:rFonts w:cs="Arial"/>
            </w:rPr>
          </w:rPrChange>
        </w:rPr>
        <w:t>nterest is reckoned,</w:t>
      </w:r>
    </w:p>
    <w:p w:rsidRPr="00EB288F" w:rsidR="00EC2CD2" w:rsidP="00EB288F" w:rsidRDefault="00EC2CD2" w14:paraId="05D034F4" w14:textId="2E90D21C">
      <w:pPr>
        <w:pStyle w:val="ListParagraph"/>
        <w:suppressAutoHyphens w:val="0"/>
        <w:spacing w:after="240"/>
        <w:ind w:left="360"/>
        <w:contextualSpacing w:val="0"/>
        <w:jc w:val="both"/>
        <w:rPr>
          <w:rFonts w:cs="Arial"/>
          <w:b/>
          <w:sz w:val="20"/>
          <w:szCs w:val="20"/>
        </w:rPr>
      </w:pPr>
      <w:r w:rsidRPr="00EB288F">
        <w:rPr>
          <w:rFonts w:cs="Arial"/>
          <w:sz w:val="20"/>
          <w:szCs w:val="20"/>
        </w:rPr>
        <w:t xml:space="preserve">shall constitute </w:t>
      </w:r>
      <w:r w:rsidRPr="00EB288F">
        <w:rPr>
          <w:rFonts w:cs="Arial"/>
          <w:i/>
          <w:iCs/>
          <w:sz w:val="20"/>
          <w:szCs w:val="20"/>
        </w:rPr>
        <w:t>prima facie</w:t>
      </w:r>
      <w:r w:rsidRPr="00EB288F">
        <w:rPr>
          <w:rFonts w:cs="Arial"/>
          <w:sz w:val="20"/>
          <w:szCs w:val="20"/>
        </w:rPr>
        <w:t xml:space="preserve"> proof of the facts therein stated and shall be binding on the Borrower for all purposes, including, without derogating from the generality of the aforegoing, the granting of provisional sentence, summary judgment, default judgment or any other remedy</w:t>
      </w:r>
      <w:r w:rsidRPr="00EB288F" w:rsidR="00D93DE8">
        <w:rPr>
          <w:rFonts w:cs="Arial"/>
          <w:sz w:val="20"/>
          <w:szCs w:val="20"/>
        </w:rPr>
        <w:t>.</w:t>
      </w:r>
    </w:p>
    <w:p w:rsidRPr="00EB288F" w:rsidR="007857AA" w:rsidP="00EB288F" w:rsidRDefault="007857AA" w14:paraId="693CA6EF" w14:textId="77777777">
      <w:pPr>
        <w:pStyle w:val="ListParagraph"/>
        <w:keepNext/>
        <w:numPr>
          <w:ilvl w:val="0"/>
          <w:numId w:val="51"/>
        </w:numPr>
        <w:suppressAutoHyphens w:val="0"/>
        <w:spacing w:after="240"/>
        <w:ind w:left="567" w:hanging="567"/>
        <w:contextualSpacing w:val="0"/>
        <w:jc w:val="both"/>
        <w:rPr>
          <w:rFonts w:cs="Arial"/>
          <w:b/>
          <w:sz w:val="20"/>
          <w:szCs w:val="20"/>
        </w:rPr>
      </w:pPr>
      <w:bookmarkStart w:name="_Ref356805588" w:id="1232"/>
      <w:bookmarkStart w:name="_Toc356809943" w:id="1233"/>
      <w:r w:rsidRPr="00EB288F">
        <w:rPr>
          <w:rFonts w:cs="Arial"/>
          <w:b/>
          <w:sz w:val="20"/>
          <w:szCs w:val="20"/>
        </w:rPr>
        <w:t>PRIORITY OF LOAN</w:t>
      </w:r>
      <w:bookmarkEnd w:id="1232"/>
      <w:bookmarkEnd w:id="1233"/>
    </w:p>
    <w:p w:rsidRPr="00940D9B" w:rsidR="007857AA" w:rsidRDefault="007857AA" w14:paraId="56DD1BA7" w14:textId="1A79F33A">
      <w:pPr>
        <w:pStyle w:val="BowLevel3HeadingAltZ"/>
        <w:numPr>
          <w:ilvl w:val="1"/>
          <w:numId w:val="51"/>
        </w:numPr>
        <w:suppressAutoHyphens w:val="0"/>
        <w:spacing w:after="240"/>
        <w:ind w:left="1418" w:hanging="851"/>
        <w:jc w:val="both"/>
        <w:rPr>
          <w:rFonts w:cs="Arial"/>
          <w:bCs/>
        </w:rPr>
        <w:pPrChange w:author="Ayanda Monageng | Auto Fund" w:date="2026-03-02T16:07:00Z" w16du:dateUtc="2026-03-02T14:07:00Z" w:id="1234">
          <w:pPr>
            <w:pStyle w:val="Clause2Sub"/>
            <w:keepNext/>
            <w:numPr>
              <w:ilvl w:val="1"/>
              <w:numId w:val="51"/>
            </w:numPr>
            <w:spacing w:line="240" w:lineRule="auto"/>
            <w:ind w:left="720" w:hanging="720"/>
          </w:pPr>
        </w:pPrChange>
      </w:pPr>
      <w:r w:rsidRPr="00E976FF">
        <w:rPr>
          <w:rFonts w:cs="Arial"/>
          <w:bCs/>
          <w:sz w:val="20"/>
          <w:szCs w:val="20"/>
          <w:rPrChange w:author="Ayanda Monageng | Auto Fund" w:date="2026-03-02T16:07:00Z" w16du:dateUtc="2026-03-02T14:07:00Z" w:id="1235">
            <w:rPr>
              <w:rFonts w:cs="Arial"/>
            </w:rPr>
          </w:rPrChange>
        </w:rPr>
        <w:t>Notwithstanding the fact that the Loan is secured</w:t>
      </w:r>
      <w:r w:rsidRPr="00E976FF" w:rsidR="000D6983">
        <w:rPr>
          <w:rFonts w:cs="Arial"/>
          <w:bCs/>
          <w:sz w:val="20"/>
          <w:szCs w:val="20"/>
          <w:rPrChange w:author="Ayanda Monageng | Auto Fund" w:date="2026-03-02T16:07:00Z" w16du:dateUtc="2026-03-02T14:07:00Z" w:id="1236">
            <w:rPr>
              <w:rFonts w:cs="Arial"/>
            </w:rPr>
          </w:rPrChange>
        </w:rPr>
        <w:t xml:space="preserve"> and to the extent legally permissible</w:t>
      </w:r>
      <w:r w:rsidRPr="00E976FF">
        <w:rPr>
          <w:rFonts w:cs="Arial"/>
          <w:bCs/>
          <w:sz w:val="20"/>
          <w:szCs w:val="20"/>
          <w:rPrChange w:author="Ayanda Monageng | Auto Fund" w:date="2026-03-02T16:07:00Z" w16du:dateUtc="2026-03-02T14:07:00Z" w:id="1237">
            <w:rPr>
              <w:rFonts w:cs="Arial"/>
            </w:rPr>
          </w:rPrChange>
        </w:rPr>
        <w:t xml:space="preserve">, the obligation of the Borrower to repay the </w:t>
      </w:r>
      <w:r w:rsidRPr="00E976FF" w:rsidR="006634E4">
        <w:rPr>
          <w:rFonts w:cs="Arial"/>
          <w:bCs/>
          <w:sz w:val="20"/>
          <w:szCs w:val="20"/>
          <w:rPrChange w:author="Ayanda Monageng | Auto Fund" w:date="2026-03-02T16:07:00Z" w16du:dateUtc="2026-03-02T14:07:00Z" w:id="1238">
            <w:rPr>
              <w:rFonts w:cs="Arial"/>
            </w:rPr>
          </w:rPrChange>
        </w:rPr>
        <w:t>Loan</w:t>
      </w:r>
      <w:r w:rsidRPr="00E976FF">
        <w:rPr>
          <w:rFonts w:cs="Arial"/>
          <w:bCs/>
          <w:sz w:val="20"/>
          <w:szCs w:val="20"/>
          <w:rPrChange w:author="Ayanda Monageng | Auto Fund" w:date="2026-03-02T16:07:00Z" w16du:dateUtc="2026-03-02T14:07:00Z" w:id="1239">
            <w:rPr>
              <w:rFonts w:cs="Arial"/>
            </w:rPr>
          </w:rPrChange>
        </w:rPr>
        <w:t xml:space="preserve"> Sum and </w:t>
      </w:r>
      <w:r w:rsidRPr="00E976FF" w:rsidR="006634E4">
        <w:rPr>
          <w:rFonts w:cs="Arial"/>
          <w:bCs/>
          <w:sz w:val="20"/>
          <w:szCs w:val="20"/>
          <w:rPrChange w:author="Ayanda Monageng | Auto Fund" w:date="2026-03-02T16:07:00Z" w16du:dateUtc="2026-03-02T14:07:00Z" w:id="1240">
            <w:rPr>
              <w:rFonts w:cs="Arial"/>
            </w:rPr>
          </w:rPrChange>
        </w:rPr>
        <w:t>I</w:t>
      </w:r>
      <w:r w:rsidRPr="00E976FF">
        <w:rPr>
          <w:rFonts w:cs="Arial"/>
          <w:bCs/>
          <w:sz w:val="20"/>
          <w:szCs w:val="20"/>
          <w:rPrChange w:author="Ayanda Monageng | Auto Fund" w:date="2026-03-02T16:07:00Z" w16du:dateUtc="2026-03-02T14:07:00Z" w:id="1241">
            <w:rPr>
              <w:rFonts w:cs="Arial"/>
            </w:rPr>
          </w:rPrChange>
        </w:rPr>
        <w:t xml:space="preserve">nterest which accrues thereon shall rank in priority as the most senior ranking liability of the Borrower in the event of the liquidation of the Borrower.  </w:t>
      </w:r>
    </w:p>
    <w:p w:rsidRPr="00940D9B" w:rsidR="007857AA" w:rsidRDefault="007857AA" w14:paraId="7B7AC708" w14:textId="29963501">
      <w:pPr>
        <w:pStyle w:val="BowLevel3HeadingAltZ"/>
        <w:numPr>
          <w:ilvl w:val="1"/>
          <w:numId w:val="51"/>
        </w:numPr>
        <w:suppressAutoHyphens w:val="0"/>
        <w:spacing w:after="240"/>
        <w:ind w:left="1418" w:hanging="851"/>
        <w:jc w:val="both"/>
        <w:rPr>
          <w:rFonts w:cs="Arial"/>
          <w:bCs/>
        </w:rPr>
        <w:pPrChange w:author="Ayanda Monageng | Auto Fund" w:date="2026-03-02T16:07:00Z" w16du:dateUtc="2026-03-02T14:07:00Z" w:id="1242">
          <w:pPr>
            <w:pStyle w:val="Clause2Sub"/>
            <w:numPr>
              <w:ilvl w:val="1"/>
              <w:numId w:val="51"/>
            </w:numPr>
            <w:spacing w:line="240" w:lineRule="auto"/>
            <w:ind w:left="720" w:hanging="720"/>
          </w:pPr>
        </w:pPrChange>
      </w:pPr>
      <w:proofErr w:type="gramStart"/>
      <w:r w:rsidRPr="00E976FF">
        <w:rPr>
          <w:rFonts w:cs="Arial"/>
          <w:bCs/>
          <w:sz w:val="20"/>
          <w:szCs w:val="20"/>
          <w:rPrChange w:author="Ayanda Monageng | Auto Fund" w:date="2026-03-02T16:07:00Z" w16du:dateUtc="2026-03-02T14:07:00Z" w:id="1243">
            <w:rPr>
              <w:rFonts w:cs="Arial"/>
            </w:rPr>
          </w:rPrChange>
        </w:rPr>
        <w:t>As a consequence of</w:t>
      </w:r>
      <w:proofErr w:type="gramEnd"/>
      <w:r w:rsidRPr="00E976FF">
        <w:rPr>
          <w:rFonts w:cs="Arial"/>
          <w:bCs/>
          <w:sz w:val="20"/>
          <w:szCs w:val="20"/>
          <w:rPrChange w:author="Ayanda Monageng | Auto Fund" w:date="2026-03-02T16:07:00Z" w16du:dateUtc="2026-03-02T14:07:00Z" w:id="1244">
            <w:rPr>
              <w:rFonts w:cs="Arial"/>
            </w:rPr>
          </w:rPrChange>
        </w:rPr>
        <w:t xml:space="preserve"> the aforegoing, the Borrower warrants and undertakes in favour of the Lender as follows</w:t>
      </w:r>
      <w:r w:rsidRPr="00E976FF" w:rsidR="00D218A8">
        <w:rPr>
          <w:rFonts w:cs="Arial"/>
          <w:bCs/>
          <w:sz w:val="20"/>
          <w:szCs w:val="20"/>
          <w:rPrChange w:author="Ayanda Monageng | Auto Fund" w:date="2026-03-02T16:07:00Z" w16du:dateUtc="2026-03-02T14:07:00Z" w:id="1245">
            <w:rPr>
              <w:rFonts w:cs="Arial"/>
            </w:rPr>
          </w:rPrChange>
        </w:rPr>
        <w:t> </w:t>
      </w:r>
      <w:r w:rsidRPr="00E976FF">
        <w:rPr>
          <w:rFonts w:cs="Arial"/>
          <w:bCs/>
          <w:sz w:val="20"/>
          <w:szCs w:val="20"/>
          <w:rPrChange w:author="Ayanda Monageng | Auto Fund" w:date="2026-03-02T16:07:00Z" w16du:dateUtc="2026-03-02T14:07:00Z" w:id="1246">
            <w:rPr>
              <w:rFonts w:cs="Arial"/>
            </w:rPr>
          </w:rPrChange>
        </w:rPr>
        <w:t>–</w:t>
      </w:r>
    </w:p>
    <w:p w:rsidRPr="00940D9B" w:rsidR="007857AA" w:rsidRDefault="007857AA" w14:paraId="3032774B" w14:textId="3871E2F4">
      <w:pPr>
        <w:pStyle w:val="BowLevel3HeadingAltZ"/>
        <w:numPr>
          <w:ilvl w:val="1"/>
          <w:numId w:val="51"/>
        </w:numPr>
        <w:suppressAutoHyphens w:val="0"/>
        <w:spacing w:after="240"/>
        <w:ind w:left="1418" w:hanging="851"/>
        <w:jc w:val="both"/>
        <w:rPr>
          <w:rFonts w:cs="Arial"/>
          <w:bCs/>
        </w:rPr>
        <w:pPrChange w:author="Ayanda Monageng | Auto Fund" w:date="2026-03-02T16:06:00Z" w16du:dateUtc="2026-03-02T14:06:00Z" w:id="1247">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6:00Z" w16du:dateUtc="2026-03-02T14:06:00Z" w:id="1248">
            <w:rPr>
              <w:rFonts w:cs="Arial"/>
            </w:rPr>
          </w:rPrChange>
        </w:rPr>
        <w:t xml:space="preserve">all other existing liabilities of the Borrower to its creditors are; </w:t>
      </w:r>
    </w:p>
    <w:p w:rsidRPr="00940D9B" w:rsidR="00847741" w:rsidRDefault="00847741" w14:paraId="041C8648" w14:textId="5EB71161">
      <w:pPr>
        <w:pStyle w:val="BowLevel3HeadingAltZ"/>
        <w:numPr>
          <w:ilvl w:val="1"/>
          <w:numId w:val="51"/>
        </w:numPr>
        <w:suppressAutoHyphens w:val="0"/>
        <w:spacing w:after="240"/>
        <w:ind w:left="1418" w:hanging="851"/>
        <w:jc w:val="both"/>
        <w:rPr>
          <w:rFonts w:cs="Arial"/>
          <w:bCs/>
        </w:rPr>
        <w:pPrChange w:author="Ayanda Monageng | Auto Fund" w:date="2026-03-02T16:06:00Z" w16du:dateUtc="2026-03-02T14:06:00Z" w:id="1249">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6:00Z" w16du:dateUtc="2026-03-02T14:06:00Z" w:id="1250">
            <w:rPr>
              <w:rFonts w:cs="Arial"/>
            </w:rPr>
          </w:rPrChange>
        </w:rPr>
        <w:t xml:space="preserve">all </w:t>
      </w:r>
      <w:r w:rsidRPr="00E976FF" w:rsidR="008C6D9D">
        <w:rPr>
          <w:rFonts w:cs="Arial"/>
          <w:bCs/>
          <w:sz w:val="20"/>
          <w:szCs w:val="20"/>
          <w:rPrChange w:author="Ayanda Monageng | Auto Fund" w:date="2026-03-02T16:06:00Z" w16du:dateUtc="2026-03-02T14:06:00Z" w:id="1251">
            <w:rPr>
              <w:rFonts w:cs="Arial"/>
            </w:rPr>
          </w:rPrChange>
        </w:rPr>
        <w:t xml:space="preserve">its existing </w:t>
      </w:r>
      <w:r w:rsidRPr="00E976FF">
        <w:rPr>
          <w:rFonts w:cs="Arial"/>
          <w:bCs/>
          <w:sz w:val="20"/>
          <w:szCs w:val="20"/>
          <w:rPrChange w:author="Ayanda Monageng | Auto Fund" w:date="2026-03-02T16:06:00Z" w16du:dateUtc="2026-03-02T14:06:00Z" w:id="1252">
            <w:rPr>
              <w:rFonts w:cs="Arial"/>
            </w:rPr>
          </w:rPrChange>
        </w:rPr>
        <w:t>shareholders</w:t>
      </w:r>
      <w:r w:rsidRPr="00E976FF" w:rsidR="008C6D9D">
        <w:rPr>
          <w:rFonts w:cs="Arial"/>
          <w:bCs/>
          <w:sz w:val="20"/>
          <w:szCs w:val="20"/>
          <w:rPrChange w:author="Ayanda Monageng | Auto Fund" w:date="2026-03-02T16:06:00Z" w16du:dateUtc="2026-03-02T14:06:00Z" w:id="1253">
            <w:rPr>
              <w:rFonts w:cs="Arial"/>
            </w:rPr>
          </w:rPrChange>
        </w:rPr>
        <w:t>’</w:t>
      </w:r>
      <w:r w:rsidRPr="00E976FF">
        <w:rPr>
          <w:rFonts w:cs="Arial"/>
          <w:bCs/>
          <w:sz w:val="20"/>
          <w:szCs w:val="20"/>
          <w:rPrChange w:author="Ayanda Monageng | Auto Fund" w:date="2026-03-02T16:06:00Z" w16du:dateUtc="2026-03-02T14:06:00Z" w:id="1254">
            <w:rPr>
              <w:rFonts w:cs="Arial"/>
            </w:rPr>
          </w:rPrChange>
        </w:rPr>
        <w:t xml:space="preserve"> loans and/or inter-</w:t>
      </w:r>
      <w:r w:rsidRPr="00E976FF" w:rsidR="008C6D9D">
        <w:rPr>
          <w:rFonts w:cs="Arial"/>
          <w:bCs/>
          <w:sz w:val="20"/>
          <w:szCs w:val="20"/>
          <w:rPrChange w:author="Ayanda Monageng | Auto Fund" w:date="2026-03-02T16:06:00Z" w16du:dateUtc="2026-03-02T14:06:00Z" w:id="1255">
            <w:rPr>
              <w:rFonts w:cs="Arial"/>
            </w:rPr>
          </w:rPrChange>
        </w:rPr>
        <w:t>company</w:t>
      </w:r>
      <w:r w:rsidRPr="00E976FF">
        <w:rPr>
          <w:rFonts w:cs="Arial"/>
          <w:bCs/>
          <w:sz w:val="20"/>
          <w:szCs w:val="20"/>
          <w:rPrChange w:author="Ayanda Monageng | Auto Fund" w:date="2026-03-02T16:06:00Z" w16du:dateUtc="2026-03-02T14:06:00Z" w:id="1256">
            <w:rPr>
              <w:rFonts w:cs="Arial"/>
            </w:rPr>
          </w:rPrChange>
        </w:rPr>
        <w:t xml:space="preserve"> loans</w:t>
      </w:r>
      <w:r w:rsidRPr="00E976FF" w:rsidR="00BB7FC9">
        <w:rPr>
          <w:rFonts w:cs="Arial"/>
          <w:bCs/>
          <w:sz w:val="20"/>
          <w:szCs w:val="20"/>
          <w:rPrChange w:author="Ayanda Monageng | Auto Fund" w:date="2026-03-02T16:06:00Z" w16du:dateUtc="2026-03-02T14:06:00Z" w:id="1257">
            <w:rPr>
              <w:rFonts w:cs="Arial"/>
            </w:rPr>
          </w:rPrChange>
        </w:rPr>
        <w:t xml:space="preserve"> are;</w:t>
      </w:r>
    </w:p>
    <w:p w:rsidRPr="00940D9B" w:rsidR="007857AA" w:rsidRDefault="007857AA" w14:paraId="1B17359D" w14:textId="77777777">
      <w:pPr>
        <w:pStyle w:val="BowLevel3HeadingAltZ"/>
        <w:numPr>
          <w:ilvl w:val="1"/>
          <w:numId w:val="51"/>
        </w:numPr>
        <w:suppressAutoHyphens w:val="0"/>
        <w:spacing w:after="240"/>
        <w:ind w:left="1418" w:hanging="851"/>
        <w:jc w:val="both"/>
        <w:rPr>
          <w:rFonts w:cs="Arial"/>
          <w:bCs/>
        </w:rPr>
        <w:pPrChange w:author="Ayanda Monageng | Auto Fund" w:date="2026-03-02T16:06:00Z" w16du:dateUtc="2026-03-02T14:06:00Z" w:id="1258">
          <w:pPr>
            <w:pStyle w:val="Clause3Sub"/>
            <w:numPr>
              <w:ilvl w:val="2"/>
              <w:numId w:val="51"/>
            </w:numPr>
            <w:spacing w:line="240" w:lineRule="auto"/>
            <w:ind w:left="1134" w:hanging="1134"/>
          </w:pPr>
        </w:pPrChange>
      </w:pPr>
      <w:r w:rsidRPr="00E976FF">
        <w:rPr>
          <w:rFonts w:cs="Arial"/>
          <w:bCs/>
          <w:sz w:val="20"/>
          <w:szCs w:val="20"/>
          <w:rPrChange w:author="Ayanda Monageng | Auto Fund" w:date="2026-03-02T16:06:00Z" w16du:dateUtc="2026-03-02T14:06:00Z" w:id="1259">
            <w:rPr>
              <w:rFonts w:cs="Arial"/>
            </w:rPr>
          </w:rPrChange>
        </w:rPr>
        <w:t>it will procure that all future liabilities of the Borrower to its creditors will be,</w:t>
      </w:r>
    </w:p>
    <w:p w:rsidRPr="00940D9B" w:rsidR="007857AA" w:rsidRDefault="007857AA" w14:paraId="647098CE" w14:textId="77777777">
      <w:pPr>
        <w:pStyle w:val="BowLevel3HeadingAltZ"/>
        <w:numPr>
          <w:ilvl w:val="1"/>
          <w:numId w:val="51"/>
        </w:numPr>
        <w:suppressAutoHyphens w:val="0"/>
        <w:spacing w:after="240"/>
        <w:ind w:left="1418" w:hanging="851"/>
        <w:jc w:val="both"/>
        <w:rPr>
          <w:rFonts w:cs="Arial"/>
          <w:bCs/>
        </w:rPr>
        <w:pPrChange w:author="Ayanda Monageng | Auto Fund" w:date="2026-03-02T16:06:00Z" w16du:dateUtc="2026-03-02T14:06:00Z" w:id="1260">
          <w:pPr>
            <w:pStyle w:val="Clause2Sub"/>
            <w:spacing w:line="240" w:lineRule="auto"/>
            <w:ind w:left="709"/>
          </w:pPr>
        </w:pPrChange>
      </w:pPr>
      <w:r w:rsidRPr="00E976FF">
        <w:rPr>
          <w:rFonts w:cs="Arial"/>
          <w:bCs/>
          <w:sz w:val="20"/>
          <w:szCs w:val="20"/>
          <w:rPrChange w:author="Ayanda Monageng | Auto Fund" w:date="2026-03-02T16:06:00Z" w16du:dateUtc="2026-03-02T14:06:00Z" w:id="1261">
            <w:rPr>
              <w:rFonts w:cs="Arial"/>
            </w:rPr>
          </w:rPrChange>
        </w:rPr>
        <w:t xml:space="preserve">subordinated to the obligations of the Borrower to repay the Capital Sum and interest which accrues thereon, in the event of the liquidation of the Borrower as contemplated above.  </w:t>
      </w:r>
    </w:p>
    <w:p w:rsidRPr="00EB288F" w:rsidR="00395BD3" w:rsidP="00EB288F" w:rsidRDefault="00395BD3" w14:paraId="6CEE3341" w14:textId="77777777">
      <w:pPr>
        <w:pStyle w:val="ListParagraph"/>
        <w:numPr>
          <w:ilvl w:val="0"/>
          <w:numId w:val="51"/>
        </w:numPr>
        <w:suppressAutoHyphens w:val="0"/>
        <w:spacing w:after="240"/>
        <w:ind w:left="567" w:hanging="567"/>
        <w:contextualSpacing w:val="0"/>
        <w:jc w:val="both"/>
        <w:rPr>
          <w:rFonts w:cs="Arial"/>
          <w:b/>
          <w:sz w:val="20"/>
          <w:szCs w:val="20"/>
        </w:rPr>
      </w:pPr>
      <w:bookmarkStart w:name="_Ref243467938" w:id="1262"/>
      <w:bookmarkStart w:name="_Toc356809945" w:id="1263"/>
      <w:r w:rsidRPr="00EB288F">
        <w:rPr>
          <w:rFonts w:cs="Arial"/>
          <w:b/>
          <w:sz w:val="20"/>
          <w:szCs w:val="20"/>
        </w:rPr>
        <w:t>RESTRICTIONS ON THE BORROWER</w:t>
      </w:r>
      <w:bookmarkEnd w:id="1262"/>
      <w:bookmarkEnd w:id="1263"/>
    </w:p>
    <w:p w:rsidRPr="00940D9B" w:rsidR="00395BD3" w:rsidRDefault="00395BD3" w14:paraId="09313E4D" w14:textId="43F39BE2">
      <w:pPr>
        <w:pStyle w:val="BowLevel3HeadingAltZ"/>
        <w:numPr>
          <w:ilvl w:val="1"/>
          <w:numId w:val="51"/>
        </w:numPr>
        <w:suppressAutoHyphens w:val="0"/>
        <w:spacing w:after="240"/>
        <w:ind w:left="1418" w:hanging="851"/>
        <w:jc w:val="both"/>
        <w:rPr>
          <w:rFonts w:cs="Arial"/>
          <w:bCs/>
        </w:rPr>
        <w:pPrChange w:author="Ayanda Monageng | Auto Fund" w:date="2026-03-02T16:08:00Z" w16du:dateUtc="2026-03-02T14:08:00Z" w:id="1264">
          <w:pPr>
            <w:pStyle w:val="Clause2Sub"/>
            <w:numPr>
              <w:ilvl w:val="1"/>
              <w:numId w:val="51"/>
            </w:numPr>
            <w:spacing w:line="240" w:lineRule="auto"/>
            <w:ind w:left="720" w:hanging="720"/>
          </w:pPr>
        </w:pPrChange>
      </w:pPr>
      <w:r w:rsidRPr="00007C41">
        <w:rPr>
          <w:rFonts w:cs="Arial"/>
          <w:bCs/>
          <w:sz w:val="20"/>
          <w:szCs w:val="20"/>
          <w:rPrChange w:author="Ayanda Monageng | Auto Fund" w:date="2026-03-02T16:08:00Z" w16du:dateUtc="2026-03-02T14:08:00Z" w:id="1265">
            <w:rPr>
              <w:rFonts w:cs="Arial"/>
            </w:rPr>
          </w:rPrChange>
        </w:rPr>
        <w:t xml:space="preserve">For so long as any part of the </w:t>
      </w:r>
      <w:r w:rsidRPr="00007C41" w:rsidR="00AF6F53">
        <w:rPr>
          <w:rFonts w:cs="Arial"/>
          <w:bCs/>
          <w:sz w:val="20"/>
          <w:szCs w:val="20"/>
          <w:rPrChange w:author="Ayanda Monageng | Auto Fund" w:date="2026-03-02T16:08:00Z" w16du:dateUtc="2026-03-02T14:08:00Z" w:id="1266">
            <w:rPr>
              <w:rFonts w:cs="Arial"/>
            </w:rPr>
          </w:rPrChange>
        </w:rPr>
        <w:t>Loan Amount</w:t>
      </w:r>
      <w:r w:rsidRPr="00007C41">
        <w:rPr>
          <w:rFonts w:cs="Arial"/>
          <w:bCs/>
          <w:sz w:val="20"/>
          <w:szCs w:val="20"/>
          <w:rPrChange w:author="Ayanda Monageng | Auto Fund" w:date="2026-03-02T16:08:00Z" w16du:dateUtc="2026-03-02T14:08:00Z" w:id="1267">
            <w:rPr>
              <w:rFonts w:cs="Arial"/>
            </w:rPr>
          </w:rPrChange>
        </w:rPr>
        <w:t xml:space="preserve"> including </w:t>
      </w:r>
      <w:r w:rsidRPr="00007C41" w:rsidR="00AF6F53">
        <w:rPr>
          <w:rFonts w:cs="Arial"/>
          <w:bCs/>
          <w:sz w:val="20"/>
          <w:szCs w:val="20"/>
          <w:rPrChange w:author="Ayanda Monageng | Auto Fund" w:date="2026-03-02T16:08:00Z" w16du:dateUtc="2026-03-02T14:08:00Z" w:id="1268">
            <w:rPr>
              <w:rFonts w:cs="Arial"/>
            </w:rPr>
          </w:rPrChange>
        </w:rPr>
        <w:t>I</w:t>
      </w:r>
      <w:r w:rsidRPr="00007C41">
        <w:rPr>
          <w:rFonts w:cs="Arial"/>
          <w:bCs/>
          <w:sz w:val="20"/>
          <w:szCs w:val="20"/>
          <w:rPrChange w:author="Ayanda Monageng | Auto Fund" w:date="2026-03-02T16:08:00Z" w16du:dateUtc="2026-03-02T14:08:00Z" w:id="1269">
            <w:rPr>
              <w:rFonts w:cs="Arial"/>
            </w:rPr>
          </w:rPrChange>
        </w:rPr>
        <w:t xml:space="preserve">nterest remains outstanding for the duration of the Term, the Borrower agrees that it will not, without the Lender’s prior written consent - </w:t>
      </w:r>
    </w:p>
    <w:p w:rsidRPr="00940D9B" w:rsidR="00395BD3" w:rsidRDefault="00395BD3" w14:paraId="412FC2D9" w14:textId="7B230104">
      <w:pPr>
        <w:pStyle w:val="BowLevel3HeadingAltZ"/>
        <w:numPr>
          <w:ilvl w:val="2"/>
          <w:numId w:val="51"/>
        </w:numPr>
        <w:suppressAutoHyphens w:val="0"/>
        <w:spacing w:after="240"/>
        <w:ind w:left="2268" w:hanging="850"/>
        <w:jc w:val="both"/>
        <w:rPr>
          <w:rFonts w:cs="Arial"/>
          <w:bCs/>
        </w:rPr>
        <w:pPrChange w:author="Ayanda Monageng | Auto Fund" w:date="2026-03-02T16:11:00Z" w16du:dateUtc="2026-03-02T14:11:00Z" w:id="1270">
          <w:pPr>
            <w:pStyle w:val="Clause2Sub"/>
            <w:numPr>
              <w:ilvl w:val="2"/>
              <w:numId w:val="51"/>
            </w:numPr>
            <w:spacing w:line="240" w:lineRule="auto"/>
            <w:ind w:left="993" w:hanging="993"/>
          </w:pPr>
        </w:pPrChange>
      </w:pPr>
      <w:r w:rsidRPr="00B429E6">
        <w:rPr>
          <w:rFonts w:cs="Arial"/>
          <w:bCs/>
          <w:sz w:val="20"/>
          <w:szCs w:val="20"/>
          <w:rPrChange w:author="Ayanda Monageng | Auto Fund" w:date="2026-03-02T16:11:00Z" w16du:dateUtc="2026-03-02T14:11:00Z" w:id="1271">
            <w:rPr>
              <w:rFonts w:cs="Arial"/>
            </w:rPr>
          </w:rPrChange>
        </w:rPr>
        <w:t>sell or otherwise dispose of any of its assets other than in the ordinary course of business;</w:t>
      </w:r>
    </w:p>
    <w:p w:rsidRPr="00940D9B" w:rsidR="004E5050" w:rsidRDefault="004E5050" w14:paraId="3F4F14F9" w14:textId="2C39CF63">
      <w:pPr>
        <w:pStyle w:val="BowLevel3HeadingAltZ"/>
        <w:numPr>
          <w:ilvl w:val="2"/>
          <w:numId w:val="51"/>
        </w:numPr>
        <w:suppressAutoHyphens w:val="0"/>
        <w:spacing w:after="240"/>
        <w:ind w:left="2268" w:hanging="850"/>
        <w:jc w:val="both"/>
        <w:rPr>
          <w:rFonts w:cs="Arial"/>
          <w:bCs/>
        </w:rPr>
        <w:pPrChange w:author="Ayanda Monageng | Auto Fund" w:date="2026-03-02T16:11:00Z" w16du:dateUtc="2026-03-02T14:11:00Z" w:id="1272">
          <w:pPr>
            <w:pStyle w:val="Clause2Sub"/>
            <w:numPr>
              <w:ilvl w:val="2"/>
              <w:numId w:val="51"/>
            </w:numPr>
            <w:spacing w:line="240" w:lineRule="auto"/>
            <w:ind w:left="993" w:hanging="993"/>
          </w:pPr>
        </w:pPrChange>
      </w:pPr>
      <w:r w:rsidRPr="00B429E6">
        <w:rPr>
          <w:rFonts w:cs="Arial"/>
          <w:bCs/>
          <w:sz w:val="20"/>
          <w:szCs w:val="20"/>
          <w:rPrChange w:author="Ayanda Monageng | Auto Fund" w:date="2026-03-02T16:11:00Z" w16du:dateUtc="2026-03-02T14:11:00Z" w:id="1273">
            <w:rPr>
              <w:rFonts w:cs="Arial"/>
            </w:rPr>
          </w:rPrChange>
        </w:rPr>
        <w:t xml:space="preserve">encumber, sell, transfer, exchange or otherwise </w:t>
      </w:r>
      <w:r w:rsidRPr="00B429E6" w:rsidR="00947CBC">
        <w:rPr>
          <w:rFonts w:cs="Arial"/>
          <w:bCs/>
          <w:sz w:val="20"/>
          <w:szCs w:val="20"/>
          <w:rPrChange w:author="Ayanda Monageng | Auto Fund" w:date="2026-03-02T16:11:00Z" w16du:dateUtc="2026-03-02T14:11:00Z" w:id="1274">
            <w:rPr>
              <w:rFonts w:cs="Arial"/>
            </w:rPr>
          </w:rPrChange>
        </w:rPr>
        <w:t>D</w:t>
      </w:r>
      <w:r w:rsidRPr="00B429E6">
        <w:rPr>
          <w:rFonts w:cs="Arial"/>
          <w:bCs/>
          <w:sz w:val="20"/>
          <w:szCs w:val="20"/>
          <w:rPrChange w:author="Ayanda Monageng | Auto Fund" w:date="2026-03-02T16:11:00Z" w16du:dateUtc="2026-03-02T14:11:00Z" w:id="1275">
            <w:rPr>
              <w:rFonts w:cs="Arial"/>
            </w:rPr>
          </w:rPrChange>
        </w:rPr>
        <w:t>ispose of the whole or greater part of the business or any assets that form part of the business, whether movable or immovable;</w:t>
      </w:r>
    </w:p>
    <w:p w:rsidRPr="00940D9B" w:rsidR="00395BD3" w:rsidRDefault="00395BD3" w14:paraId="6052E57B" w14:textId="77777777">
      <w:pPr>
        <w:pStyle w:val="BowLevel3HeadingAltZ"/>
        <w:numPr>
          <w:ilvl w:val="2"/>
          <w:numId w:val="51"/>
        </w:numPr>
        <w:suppressAutoHyphens w:val="0"/>
        <w:spacing w:after="240"/>
        <w:ind w:left="2268" w:hanging="850"/>
        <w:jc w:val="both"/>
        <w:rPr>
          <w:rFonts w:cs="Arial"/>
          <w:bCs/>
        </w:rPr>
        <w:pPrChange w:author="Ayanda Monageng | Auto Fund" w:date="2026-03-02T16:11:00Z" w16du:dateUtc="2026-03-02T14:11:00Z" w:id="1276">
          <w:pPr>
            <w:pStyle w:val="Clause2Sub"/>
            <w:numPr>
              <w:ilvl w:val="2"/>
              <w:numId w:val="51"/>
            </w:numPr>
            <w:spacing w:line="240" w:lineRule="auto"/>
            <w:ind w:left="993" w:hanging="993"/>
          </w:pPr>
        </w:pPrChange>
      </w:pPr>
      <w:r w:rsidRPr="00B429E6">
        <w:rPr>
          <w:rFonts w:cs="Arial"/>
          <w:bCs/>
          <w:sz w:val="20"/>
          <w:szCs w:val="20"/>
          <w:rPrChange w:author="Ayanda Monageng | Auto Fund" w:date="2026-03-02T16:11:00Z" w16du:dateUtc="2026-03-02T14:11:00Z" w:id="1277">
            <w:rPr>
              <w:rFonts w:cs="Arial"/>
            </w:rPr>
          </w:rPrChange>
        </w:rPr>
        <w:t>pledge the credit of the Lender;</w:t>
      </w:r>
    </w:p>
    <w:p w:rsidRPr="00940D9B" w:rsidR="008065A8" w:rsidRDefault="008065A8" w14:paraId="5C15BF26" w14:textId="77777777">
      <w:pPr>
        <w:pStyle w:val="BowLevel3HeadingAltZ"/>
        <w:numPr>
          <w:ilvl w:val="2"/>
          <w:numId w:val="51"/>
        </w:numPr>
        <w:suppressAutoHyphens w:val="0"/>
        <w:spacing w:after="240"/>
        <w:ind w:left="2268" w:hanging="850"/>
        <w:jc w:val="both"/>
        <w:rPr>
          <w:rFonts w:cs="Arial"/>
          <w:bCs/>
        </w:rPr>
        <w:pPrChange w:author="Ayanda Monageng | Auto Fund" w:date="2026-03-02T16:11:00Z" w16du:dateUtc="2026-03-02T14:11:00Z" w:id="1278">
          <w:pPr>
            <w:pStyle w:val="Clause2Sub"/>
            <w:numPr>
              <w:ilvl w:val="2"/>
              <w:numId w:val="51"/>
            </w:numPr>
            <w:spacing w:line="240" w:lineRule="auto"/>
            <w:ind w:left="993" w:hanging="993"/>
          </w:pPr>
        </w:pPrChange>
      </w:pPr>
      <w:r w:rsidRPr="00B429E6">
        <w:rPr>
          <w:rFonts w:cs="Arial"/>
          <w:bCs/>
          <w:sz w:val="20"/>
          <w:szCs w:val="20"/>
          <w:rPrChange w:author="Ayanda Monageng | Auto Fund" w:date="2026-03-02T16:11:00Z" w16du:dateUtc="2026-03-02T14:11:00Z" w:id="1279">
            <w:rPr>
              <w:rFonts w:cs="Arial"/>
            </w:rPr>
          </w:rPrChange>
        </w:rPr>
        <w:t xml:space="preserve">permit any material change </w:t>
      </w:r>
      <w:proofErr w:type="gramStart"/>
      <w:r w:rsidRPr="00B429E6">
        <w:rPr>
          <w:rFonts w:cs="Arial"/>
          <w:bCs/>
          <w:sz w:val="20"/>
          <w:szCs w:val="20"/>
          <w:rPrChange w:author="Ayanda Monageng | Auto Fund" w:date="2026-03-02T16:11:00Z" w16du:dateUtc="2026-03-02T14:11:00Z" w:id="1280">
            <w:rPr>
              <w:rFonts w:cs="Arial"/>
            </w:rPr>
          </w:rPrChange>
        </w:rPr>
        <w:t>in the nature of its</w:t>
      </w:r>
      <w:proofErr w:type="gramEnd"/>
      <w:r w:rsidRPr="00B429E6">
        <w:rPr>
          <w:rFonts w:cs="Arial"/>
          <w:bCs/>
          <w:sz w:val="20"/>
          <w:szCs w:val="20"/>
          <w:rPrChange w:author="Ayanda Monageng | Auto Fund" w:date="2026-03-02T16:11:00Z" w16du:dateUtc="2026-03-02T14:11:00Z" w:id="1281">
            <w:rPr>
              <w:rFonts w:cs="Arial"/>
            </w:rPr>
          </w:rPrChange>
        </w:rPr>
        <w:t xml:space="preserve"> business;</w:t>
      </w:r>
    </w:p>
    <w:p w:rsidRPr="00940D9B" w:rsidR="008065A8" w:rsidRDefault="008065A8" w14:paraId="4952F59D" w14:textId="77777777">
      <w:pPr>
        <w:pStyle w:val="BowLevel3HeadingAltZ"/>
        <w:numPr>
          <w:ilvl w:val="2"/>
          <w:numId w:val="51"/>
        </w:numPr>
        <w:suppressAutoHyphens w:val="0"/>
        <w:spacing w:after="240"/>
        <w:ind w:left="2268" w:hanging="850"/>
        <w:jc w:val="both"/>
        <w:rPr>
          <w:rFonts w:cs="Arial"/>
          <w:bCs/>
        </w:rPr>
        <w:pPrChange w:author="Ayanda Monageng | Auto Fund" w:date="2026-03-02T16:11:00Z" w16du:dateUtc="2026-03-02T14:11:00Z" w:id="1282">
          <w:pPr>
            <w:pStyle w:val="Clause2Sub"/>
            <w:numPr>
              <w:ilvl w:val="2"/>
              <w:numId w:val="51"/>
            </w:numPr>
            <w:spacing w:line="240" w:lineRule="auto"/>
            <w:ind w:left="993" w:hanging="993"/>
          </w:pPr>
        </w:pPrChange>
      </w:pPr>
      <w:bookmarkStart w:name="_Ref129059916" w:id="1283"/>
      <w:r w:rsidRPr="00B429E6">
        <w:rPr>
          <w:rFonts w:cs="Arial"/>
          <w:bCs/>
          <w:sz w:val="20"/>
          <w:szCs w:val="20"/>
          <w:rPrChange w:author="Ayanda Monageng | Auto Fund" w:date="2026-03-02T16:11:00Z" w16du:dateUtc="2026-03-02T14:11:00Z" w:id="1284">
            <w:rPr>
              <w:rFonts w:cs="Arial"/>
            </w:rPr>
          </w:rPrChange>
        </w:rPr>
        <w:t>cease carrying on business, materially change the nature of its business or materially change its accounting policies;</w:t>
      </w:r>
    </w:p>
    <w:bookmarkEnd w:id="1283"/>
    <w:p w:rsidRPr="00940D9B" w:rsidR="00AC3839" w:rsidRDefault="00AC3839" w14:paraId="493A8533" w14:textId="144D1A1C">
      <w:pPr>
        <w:pStyle w:val="BowLevel3HeadingAltZ"/>
        <w:numPr>
          <w:ilvl w:val="2"/>
          <w:numId w:val="51"/>
        </w:numPr>
        <w:suppressAutoHyphens w:val="0"/>
        <w:spacing w:after="240"/>
        <w:ind w:left="2268" w:hanging="850"/>
        <w:jc w:val="both"/>
        <w:rPr>
          <w:rFonts w:cs="Arial"/>
          <w:bCs/>
        </w:rPr>
        <w:pPrChange w:author="Ayanda Monageng | Auto Fund" w:date="2026-03-02T16:11:00Z" w16du:dateUtc="2026-03-02T14:11:00Z" w:id="1285">
          <w:pPr>
            <w:pStyle w:val="Clause2Sub"/>
            <w:numPr>
              <w:ilvl w:val="2"/>
              <w:numId w:val="51"/>
            </w:numPr>
            <w:spacing w:line="240" w:lineRule="auto"/>
            <w:ind w:left="993" w:hanging="993"/>
          </w:pPr>
        </w:pPrChange>
      </w:pPr>
      <w:proofErr w:type="gramStart"/>
      <w:r w:rsidRPr="00B429E6">
        <w:rPr>
          <w:rFonts w:cs="Arial"/>
          <w:bCs/>
          <w:sz w:val="20"/>
          <w:szCs w:val="20"/>
          <w:rPrChange w:author="Ayanda Monageng | Auto Fund" w:date="2026-03-02T16:11:00Z" w16du:dateUtc="2026-03-02T14:11:00Z" w:id="1286">
            <w:rPr>
              <w:rFonts w:cs="Arial"/>
            </w:rPr>
          </w:rPrChange>
        </w:rPr>
        <w:t>enter into</w:t>
      </w:r>
      <w:proofErr w:type="gramEnd"/>
      <w:r w:rsidRPr="00B429E6">
        <w:rPr>
          <w:rFonts w:cs="Arial"/>
          <w:bCs/>
          <w:sz w:val="20"/>
          <w:szCs w:val="20"/>
          <w:rPrChange w:author="Ayanda Monageng | Auto Fund" w:date="2026-03-02T16:11:00Z" w16du:dateUtc="2026-03-02T14:11:00Z" w:id="1287">
            <w:rPr>
              <w:rFonts w:cs="Arial"/>
            </w:rPr>
          </w:rPrChange>
        </w:rPr>
        <w:t xml:space="preserve"> any amalgamation, demerger, merger or corporate restructure;</w:t>
      </w:r>
      <w:r w:rsidRPr="00B429E6" w:rsidR="00217F5C">
        <w:rPr>
          <w:rFonts w:cs="Arial"/>
          <w:bCs/>
          <w:sz w:val="20"/>
          <w:szCs w:val="20"/>
          <w:rPrChange w:author="Ayanda Monageng | Auto Fund" w:date="2026-03-02T16:11:00Z" w16du:dateUtc="2026-03-02T14:11:00Z" w:id="1288">
            <w:rPr>
              <w:rFonts w:cs="Arial"/>
            </w:rPr>
          </w:rPrChange>
        </w:rPr>
        <w:t xml:space="preserve"> </w:t>
      </w:r>
    </w:p>
    <w:p w:rsidRPr="00940D9B" w:rsidR="00AC3839" w:rsidRDefault="00AC3839" w14:paraId="6514CDDE" w14:textId="77777777">
      <w:pPr>
        <w:pStyle w:val="BowLevel3HeadingAltZ"/>
        <w:numPr>
          <w:ilvl w:val="2"/>
          <w:numId w:val="51"/>
        </w:numPr>
        <w:suppressAutoHyphens w:val="0"/>
        <w:spacing w:after="240"/>
        <w:ind w:left="2268" w:hanging="850"/>
        <w:jc w:val="both"/>
        <w:rPr>
          <w:rFonts w:cs="Arial"/>
          <w:bCs/>
        </w:rPr>
        <w:pPrChange w:author="Ayanda Monageng | Auto Fund" w:date="2026-03-02T16:11:00Z" w16du:dateUtc="2026-03-02T14:11:00Z" w:id="1289">
          <w:pPr>
            <w:pStyle w:val="Clause2Sub"/>
            <w:numPr>
              <w:ilvl w:val="2"/>
              <w:numId w:val="51"/>
            </w:numPr>
            <w:spacing w:line="240" w:lineRule="auto"/>
            <w:ind w:left="993" w:hanging="993"/>
          </w:pPr>
        </w:pPrChange>
      </w:pPr>
      <w:r w:rsidRPr="00B429E6">
        <w:rPr>
          <w:rFonts w:cs="Arial"/>
          <w:bCs/>
          <w:sz w:val="20"/>
          <w:szCs w:val="20"/>
          <w:rPrChange w:author="Ayanda Monageng | Auto Fund" w:date="2026-03-02T16:11:00Z" w16du:dateUtc="2026-03-02T14:11:00Z" w:id="1290">
            <w:rPr>
              <w:rFonts w:cs="Arial"/>
            </w:rPr>
          </w:rPrChange>
        </w:rPr>
        <w:t>allow for any changes in its shareholding which results in it no longer being, at least 51% (fifty one percent), owned by Black Persons;</w:t>
      </w:r>
    </w:p>
    <w:p w:rsidRPr="00940D9B" w:rsidR="00AC3839" w:rsidRDefault="00AC3839" w14:paraId="6A2A9D68" w14:textId="04CB9F3E">
      <w:pPr>
        <w:pStyle w:val="BowLevel3HeadingAltZ"/>
        <w:numPr>
          <w:ilvl w:val="2"/>
          <w:numId w:val="51"/>
        </w:numPr>
        <w:suppressAutoHyphens w:val="0"/>
        <w:spacing w:after="240"/>
        <w:ind w:left="2268" w:hanging="850"/>
        <w:jc w:val="both"/>
        <w:rPr>
          <w:rFonts w:cs="Arial"/>
          <w:bCs/>
        </w:rPr>
        <w:pPrChange w:author="Ayanda Monageng | Auto Fund" w:date="2026-03-02T16:11:00Z" w16du:dateUtc="2026-03-02T14:11:00Z" w:id="1291">
          <w:pPr>
            <w:pStyle w:val="Clause2Sub"/>
            <w:numPr>
              <w:ilvl w:val="2"/>
              <w:numId w:val="51"/>
            </w:numPr>
            <w:spacing w:line="240" w:lineRule="auto"/>
            <w:ind w:left="993" w:hanging="993"/>
          </w:pPr>
        </w:pPrChange>
      </w:pPr>
      <w:r w:rsidRPr="00B429E6">
        <w:rPr>
          <w:rFonts w:cs="Arial"/>
          <w:bCs/>
          <w:sz w:val="20"/>
          <w:szCs w:val="20"/>
          <w:rPrChange w:author="Ayanda Monageng | Auto Fund" w:date="2026-03-02T16:11:00Z" w16du:dateUtc="2026-03-02T14:11:00Z" w:id="1292">
            <w:rPr>
              <w:rFonts w:cs="Arial"/>
            </w:rPr>
          </w:rPrChange>
        </w:rPr>
        <w:t xml:space="preserve">create or permit any encumbrance over all or any of its present or future assets, revenues, the business; </w:t>
      </w:r>
    </w:p>
    <w:p w:rsidRPr="00940D9B" w:rsidR="00900F9D" w:rsidRDefault="00AC3839" w14:paraId="61B5EF66" w14:textId="5E5B419B">
      <w:pPr>
        <w:pStyle w:val="BowLevel3HeadingAltZ"/>
        <w:numPr>
          <w:ilvl w:val="2"/>
          <w:numId w:val="51"/>
        </w:numPr>
        <w:suppressAutoHyphens w:val="0"/>
        <w:spacing w:after="240"/>
        <w:ind w:left="2268" w:hanging="850"/>
        <w:jc w:val="both"/>
        <w:rPr>
          <w:rFonts w:cs="Arial"/>
          <w:bCs/>
        </w:rPr>
        <w:pPrChange w:author="Ayanda Monageng | Auto Fund" w:date="2026-03-02T16:11:00Z" w16du:dateUtc="2026-03-02T14:11:00Z" w:id="1293">
          <w:pPr>
            <w:pStyle w:val="Clause2Sub"/>
            <w:numPr>
              <w:ilvl w:val="2"/>
              <w:numId w:val="51"/>
            </w:numPr>
            <w:spacing w:line="240" w:lineRule="auto"/>
            <w:ind w:left="993" w:hanging="993"/>
          </w:pPr>
        </w:pPrChange>
      </w:pPr>
      <w:r w:rsidRPr="00B429E6">
        <w:rPr>
          <w:rFonts w:cs="Arial"/>
          <w:bCs/>
          <w:sz w:val="20"/>
          <w:szCs w:val="20"/>
          <w:rPrChange w:author="Ayanda Monageng | Auto Fund" w:date="2026-03-02T16:11:00Z" w16du:dateUtc="2026-03-02T14:11:00Z" w:id="1294">
            <w:rPr>
              <w:rFonts w:cs="Arial"/>
            </w:rPr>
          </w:rPrChange>
        </w:rPr>
        <w:t>save for any indebtedness incurred in the ordinary course of business, give any guarantee, suretyship, bond or indemnity of whatsoever nature or otherwise assume liability or give any insurance against financial loss in respect of any other person;</w:t>
      </w:r>
      <w:r w:rsidRPr="00B429E6" w:rsidR="00900F9D">
        <w:rPr>
          <w:rFonts w:cs="Arial"/>
          <w:bCs/>
          <w:sz w:val="20"/>
          <w:szCs w:val="20"/>
          <w:rPrChange w:author="Ayanda Monageng | Auto Fund" w:date="2026-03-02T16:11:00Z" w16du:dateUtc="2026-03-02T14:11:00Z" w:id="1295">
            <w:rPr>
              <w:rFonts w:cs="Arial"/>
            </w:rPr>
          </w:rPrChange>
        </w:rPr>
        <w:t xml:space="preserve"> </w:t>
      </w:r>
    </w:p>
    <w:p w:rsidRPr="00940D9B" w:rsidR="00AC3839" w:rsidRDefault="00AC3839" w14:paraId="221A7462" w14:textId="77777777">
      <w:pPr>
        <w:pStyle w:val="BowLevel3HeadingAltZ"/>
        <w:numPr>
          <w:ilvl w:val="2"/>
          <w:numId w:val="51"/>
        </w:numPr>
        <w:suppressAutoHyphens w:val="0"/>
        <w:spacing w:after="240"/>
        <w:ind w:left="2268" w:hanging="850"/>
        <w:jc w:val="both"/>
        <w:rPr>
          <w:rFonts w:cs="Arial"/>
          <w:bCs/>
        </w:rPr>
        <w:pPrChange w:author="Ayanda Monageng | Auto Fund" w:date="2026-03-02T16:11:00Z" w16du:dateUtc="2026-03-02T14:11:00Z" w:id="1296">
          <w:pPr>
            <w:pStyle w:val="Clause2Sub"/>
            <w:numPr>
              <w:ilvl w:val="2"/>
              <w:numId w:val="51"/>
            </w:numPr>
            <w:spacing w:line="240" w:lineRule="auto"/>
            <w:ind w:left="993" w:hanging="993"/>
          </w:pPr>
        </w:pPrChange>
      </w:pPr>
      <w:r w:rsidRPr="00B429E6">
        <w:rPr>
          <w:rFonts w:cs="Arial"/>
          <w:bCs/>
          <w:sz w:val="20"/>
          <w:szCs w:val="20"/>
          <w:rPrChange w:author="Ayanda Monageng | Auto Fund" w:date="2026-03-02T16:11:00Z" w16du:dateUtc="2026-03-02T14:11:00Z" w:id="1297">
            <w:rPr>
              <w:rFonts w:cs="Arial"/>
            </w:rPr>
          </w:rPrChange>
        </w:rPr>
        <w:t>declare or pay any dividends or make any other Distribution or make any payment under any shareholder's loan to any holder of any of its issued securities or any other person;</w:t>
      </w:r>
    </w:p>
    <w:p w:rsidRPr="00EB288F" w:rsidR="00AC3839" w:rsidRDefault="00AC3839" w14:paraId="6BEF990F" w14:textId="4B5B6DF2">
      <w:pPr>
        <w:pStyle w:val="BowLevel3HeadingAltZ"/>
        <w:numPr>
          <w:ilvl w:val="2"/>
          <w:numId w:val="51"/>
        </w:numPr>
        <w:suppressAutoHyphens w:val="0"/>
        <w:spacing w:after="240"/>
        <w:ind w:left="2268" w:hanging="850"/>
        <w:jc w:val="both"/>
        <w:rPr>
          <w:rFonts w:cs="Arial"/>
        </w:rPr>
        <w:pPrChange w:author="Ayanda Monageng | Auto Fund" w:date="2026-03-02T16:11:00Z" w16du:dateUtc="2026-03-02T14:11:00Z" w:id="1298">
          <w:pPr>
            <w:pStyle w:val="Clause2Sub"/>
            <w:numPr>
              <w:ilvl w:val="2"/>
              <w:numId w:val="51"/>
            </w:numPr>
            <w:spacing w:line="240" w:lineRule="auto"/>
            <w:ind w:left="993" w:hanging="993"/>
          </w:pPr>
        </w:pPrChange>
      </w:pPr>
      <w:r w:rsidRPr="00B429E6">
        <w:rPr>
          <w:rFonts w:cs="Arial"/>
          <w:bCs/>
          <w:sz w:val="20"/>
          <w:szCs w:val="20"/>
          <w:rPrChange w:author="Ayanda Monageng | Auto Fund" w:date="2026-03-02T16:11:00Z" w16du:dateUtc="2026-03-02T14:11:00Z" w:id="1299">
            <w:rPr>
              <w:rFonts w:cs="Arial"/>
            </w:rPr>
          </w:rPrChange>
        </w:rPr>
        <w:t>acquire or subscribe for shares or other ownership interests in or securities of any company or other person, acquire any business or incorporate any company or other person</w:t>
      </w:r>
      <w:bookmarkStart w:name="_Ref142217188" w:id="1300"/>
      <w:r w:rsidRPr="00B429E6" w:rsidR="00C81B13">
        <w:rPr>
          <w:rFonts w:cs="Arial"/>
          <w:bCs/>
          <w:sz w:val="20"/>
          <w:szCs w:val="20"/>
          <w:rPrChange w:author="Ayanda Monageng | Auto Fund" w:date="2026-03-02T16:11:00Z" w16du:dateUtc="2026-03-02T14:11:00Z" w:id="1301">
            <w:rPr>
              <w:rFonts w:cs="Arial"/>
            </w:rPr>
          </w:rPrChange>
        </w:rPr>
        <w:t xml:space="preserve"> </w:t>
      </w:r>
      <w:r w:rsidRPr="00B429E6" w:rsidR="003B73A0">
        <w:rPr>
          <w:rFonts w:cs="Arial"/>
          <w:bCs/>
          <w:sz w:val="20"/>
          <w:szCs w:val="20"/>
          <w:rPrChange w:author="Ayanda Monageng | Auto Fund" w:date="2026-03-02T16:11:00Z" w16du:dateUtc="2026-03-02T14:11:00Z" w:id="1302">
            <w:rPr>
              <w:rFonts w:cs="Arial"/>
            </w:rPr>
          </w:rPrChange>
        </w:rPr>
        <w:t>or enter into or incur any liability in connection with any partnership or joint venture, or enter into any partnership, joint venture or other arrangement, agreement or understanding with any person for the joint development of any business or the sharing</w:t>
      </w:r>
      <w:r w:rsidRPr="00EB288F" w:rsidR="003B73A0">
        <w:rPr>
          <w:rFonts w:cs="Arial"/>
        </w:rPr>
        <w:t xml:space="preserve"> of any assets or revenues derived from any business</w:t>
      </w:r>
      <w:bookmarkEnd w:id="1300"/>
      <w:r w:rsidRPr="00EB288F" w:rsidR="003B73A0">
        <w:rPr>
          <w:rFonts w:cs="Arial"/>
        </w:rPr>
        <w:t xml:space="preserve">.  </w:t>
      </w:r>
      <w:r w:rsidRPr="00EB288F">
        <w:rPr>
          <w:rFonts w:cs="Arial"/>
        </w:rPr>
        <w:t>This restriction does not apply to:</w:t>
      </w:r>
    </w:p>
    <w:p w:rsidRPr="00EB288F" w:rsidR="00AC3839" w:rsidP="00EB288F" w:rsidRDefault="00AC3839" w14:paraId="61CFBCE6" w14:textId="77777777">
      <w:pPr>
        <w:pStyle w:val="Clause2Sub"/>
        <w:numPr>
          <w:ilvl w:val="3"/>
          <w:numId w:val="51"/>
        </w:numPr>
        <w:spacing w:line="240" w:lineRule="auto"/>
        <w:ind w:left="1418" w:hanging="1418"/>
        <w:rPr>
          <w:rFonts w:cs="Arial"/>
        </w:rPr>
      </w:pPr>
      <w:r w:rsidRPr="00EB288F">
        <w:rPr>
          <w:rFonts w:cs="Arial"/>
        </w:rPr>
        <w:t>acquisitions or investments made in the ordinary course of business or related to existing strategic investments or operations; or</w:t>
      </w:r>
    </w:p>
    <w:p w:rsidRPr="00EB288F" w:rsidR="00AC3839" w:rsidP="00EB288F" w:rsidRDefault="00AC3839" w14:paraId="798EA57C" w14:textId="77777777">
      <w:pPr>
        <w:pStyle w:val="Clause2Sub"/>
        <w:numPr>
          <w:ilvl w:val="3"/>
          <w:numId w:val="51"/>
        </w:numPr>
        <w:spacing w:line="240" w:lineRule="auto"/>
        <w:ind w:left="1418" w:hanging="1418"/>
        <w:rPr>
          <w:rFonts w:cs="Arial"/>
        </w:rPr>
      </w:pPr>
      <w:r w:rsidRPr="00EB288F">
        <w:rPr>
          <w:rFonts w:cs="Arial"/>
        </w:rPr>
        <w:t>any acquisition expressly permitted in writing by the Lender;</w:t>
      </w:r>
    </w:p>
    <w:p w:rsidRPr="00EB288F" w:rsidR="008065A8" w:rsidP="00EB288F" w:rsidRDefault="00AC3839" w14:paraId="01AA0203" w14:textId="706F6F65">
      <w:pPr>
        <w:pStyle w:val="Clause2Sub"/>
        <w:numPr>
          <w:ilvl w:val="2"/>
          <w:numId w:val="51"/>
        </w:numPr>
        <w:spacing w:line="240" w:lineRule="auto"/>
        <w:ind w:left="993" w:hanging="993"/>
        <w:rPr>
          <w:rFonts w:cs="Arial"/>
        </w:rPr>
      </w:pPr>
      <w:r w:rsidRPr="00EB288F">
        <w:rPr>
          <w:rFonts w:cs="Arial"/>
        </w:rPr>
        <w:t>save in respect of any changes required to be made in terms of any Applicable Law, the Borrower shall not amend its constitutional documents and/or its memorandum of incorporation without the prior written consent of the Lender where that change has or might reasonably be expected to have a Material Adverse Event;</w:t>
      </w:r>
    </w:p>
    <w:p w:rsidRPr="00EB288F" w:rsidR="00395BD3" w:rsidP="00EB288F" w:rsidRDefault="00395BD3" w14:paraId="4E346339" w14:textId="064F566A">
      <w:pPr>
        <w:pStyle w:val="Clause2Sub"/>
        <w:numPr>
          <w:ilvl w:val="2"/>
          <w:numId w:val="51"/>
        </w:numPr>
        <w:spacing w:line="240" w:lineRule="auto"/>
        <w:ind w:left="993" w:hanging="993"/>
        <w:rPr>
          <w:rFonts w:cs="Arial"/>
        </w:rPr>
      </w:pPr>
      <w:r w:rsidRPr="00EB288F">
        <w:rPr>
          <w:rFonts w:cs="Arial"/>
        </w:rPr>
        <w:t>agree to any amendment, variation or cancellation of this Agreement or any of the security provided by the Borrower</w:t>
      </w:r>
      <w:r w:rsidRPr="00EB288F" w:rsidR="00F16F43">
        <w:rPr>
          <w:rFonts w:cs="Arial"/>
        </w:rPr>
        <w:t xml:space="preserve"> </w:t>
      </w:r>
      <w:r w:rsidRPr="00EB288F">
        <w:rPr>
          <w:rFonts w:cs="Arial"/>
        </w:rPr>
        <w:t>to the Lender;</w:t>
      </w:r>
    </w:p>
    <w:p w:rsidRPr="00EB288F" w:rsidR="00395BD3" w:rsidP="00EB288F" w:rsidRDefault="00395BD3" w14:paraId="4ACF69A2" w14:textId="77777777">
      <w:pPr>
        <w:pStyle w:val="Clause2Sub"/>
        <w:numPr>
          <w:ilvl w:val="2"/>
          <w:numId w:val="51"/>
        </w:numPr>
        <w:spacing w:line="240" w:lineRule="auto"/>
        <w:ind w:left="993" w:hanging="993"/>
        <w:rPr>
          <w:rFonts w:cs="Arial"/>
        </w:rPr>
      </w:pPr>
      <w:r w:rsidRPr="00EB288F">
        <w:rPr>
          <w:rFonts w:cs="Arial"/>
        </w:rPr>
        <w:t>give any consent or approval requested or required under, or waive any of its rights under, or waive any, or consent to any, non-compliance with, any provision of any material agreement to which it is a party;</w:t>
      </w:r>
    </w:p>
    <w:p w:rsidRPr="00EB288F" w:rsidR="00395BD3" w:rsidP="00EB288F" w:rsidRDefault="00395BD3" w14:paraId="12144339" w14:textId="77777777">
      <w:pPr>
        <w:pStyle w:val="Clause2Sub"/>
        <w:numPr>
          <w:ilvl w:val="2"/>
          <w:numId w:val="51"/>
        </w:numPr>
        <w:spacing w:line="240" w:lineRule="auto"/>
        <w:ind w:left="993" w:hanging="993"/>
        <w:rPr>
          <w:rFonts w:cs="Arial"/>
        </w:rPr>
      </w:pPr>
      <w:r w:rsidRPr="00EB288F">
        <w:rPr>
          <w:rFonts w:cs="Arial"/>
        </w:rPr>
        <w:t>become party to any agreement or incur any liabilities whatsoever, other than in the conduct of the business in the normal, ordinary and regular course;</w:t>
      </w:r>
    </w:p>
    <w:p w:rsidRPr="00EB288F" w:rsidR="00395BD3" w:rsidP="00EB288F" w:rsidRDefault="00395BD3" w14:paraId="2E638D3E" w14:textId="77777777">
      <w:pPr>
        <w:pStyle w:val="Clause2Sub"/>
        <w:numPr>
          <w:ilvl w:val="2"/>
          <w:numId w:val="51"/>
        </w:numPr>
        <w:spacing w:line="240" w:lineRule="auto"/>
        <w:ind w:left="993" w:hanging="993"/>
        <w:rPr>
          <w:rFonts w:cs="Arial"/>
        </w:rPr>
      </w:pPr>
      <w:proofErr w:type="gramStart"/>
      <w:r w:rsidRPr="00EB288F">
        <w:rPr>
          <w:rFonts w:cs="Arial"/>
        </w:rPr>
        <w:t>in the event that</w:t>
      </w:r>
      <w:proofErr w:type="gramEnd"/>
      <w:r w:rsidRPr="00EB288F">
        <w:rPr>
          <w:rFonts w:cs="Arial"/>
        </w:rPr>
        <w:t xml:space="preserve"> business rescue proceedings have been commenced in accordance with the provisions of Chapter 6 of the Companies Act, vote to amend, approve or reject a proposed business rescue plan in relation to such business rescue proceedings in the manner contemplated in section 152 of the Companies Act;</w:t>
      </w:r>
    </w:p>
    <w:p w:rsidRPr="00EB288F" w:rsidR="00395BD3" w:rsidP="00EB288F" w:rsidRDefault="00395BD3" w14:paraId="3C2E4B75" w14:textId="77777777">
      <w:pPr>
        <w:pStyle w:val="Clause2Sub"/>
        <w:numPr>
          <w:ilvl w:val="2"/>
          <w:numId w:val="51"/>
        </w:numPr>
        <w:spacing w:line="240" w:lineRule="auto"/>
        <w:ind w:left="993" w:hanging="993"/>
        <w:rPr>
          <w:rFonts w:cs="Arial"/>
        </w:rPr>
      </w:pPr>
      <w:r w:rsidRPr="00EB288F">
        <w:rPr>
          <w:rFonts w:cs="Arial"/>
        </w:rPr>
        <w:t xml:space="preserve">propose the development of any business rescue plan as provided for or contemplated in section 153 of the Companies Act; </w:t>
      </w:r>
    </w:p>
    <w:p w:rsidRPr="00EB288F" w:rsidR="00395BD3" w:rsidP="00EB288F" w:rsidRDefault="00395BD3" w14:paraId="5711895D" w14:textId="77777777">
      <w:pPr>
        <w:pStyle w:val="Clause2Sub"/>
        <w:numPr>
          <w:ilvl w:val="2"/>
          <w:numId w:val="51"/>
        </w:numPr>
        <w:spacing w:line="240" w:lineRule="auto"/>
        <w:ind w:left="993" w:hanging="993"/>
        <w:rPr>
          <w:rFonts w:cs="Arial"/>
        </w:rPr>
      </w:pPr>
      <w:proofErr w:type="gramStart"/>
      <w:r w:rsidRPr="00EB288F">
        <w:rPr>
          <w:rFonts w:cs="Arial"/>
        </w:rPr>
        <w:t>in the event that</w:t>
      </w:r>
      <w:proofErr w:type="gramEnd"/>
      <w:r w:rsidRPr="00EB288F">
        <w:rPr>
          <w:rFonts w:cs="Arial"/>
        </w:rPr>
        <w:t xml:space="preserve"> a compromise is reached between the Borrower and the Borrower’s creditors in accordance with the provisions of section 155 of the Companies Act, vote to accept or reject a proposal in relation to such compromise, as provided for or contemplated in section 155 of the Companies Act;</w:t>
      </w:r>
    </w:p>
    <w:p w:rsidRPr="00EB288F" w:rsidR="00395BD3" w:rsidP="00EB288F" w:rsidRDefault="00395BD3" w14:paraId="776DD5F4" w14:textId="4AE17270">
      <w:pPr>
        <w:pStyle w:val="Clause2Sub"/>
        <w:numPr>
          <w:ilvl w:val="2"/>
          <w:numId w:val="51"/>
        </w:numPr>
        <w:spacing w:line="240" w:lineRule="auto"/>
        <w:ind w:left="993" w:hanging="993"/>
        <w:rPr>
          <w:rFonts w:cs="Arial"/>
        </w:rPr>
      </w:pPr>
      <w:r w:rsidRPr="00EB288F">
        <w:rPr>
          <w:rFonts w:cs="Arial"/>
        </w:rPr>
        <w:t xml:space="preserve">repudiate nor give written notice of an intention to repudiate any </w:t>
      </w:r>
      <w:r w:rsidRPr="00FC308D" w:rsidR="00FC308D">
        <w:rPr>
          <w:rFonts w:cs="Arial"/>
        </w:rPr>
        <w:t xml:space="preserve">(i) any </w:t>
      </w:r>
      <w:r w:rsidR="004C2CE3">
        <w:rPr>
          <w:rFonts w:cs="Arial"/>
        </w:rPr>
        <w:t>Funding Documents</w:t>
      </w:r>
      <w:r w:rsidRPr="00FC308D" w:rsidR="00FC308D">
        <w:rPr>
          <w:rFonts w:cs="Arial"/>
        </w:rPr>
        <w:t xml:space="preserve"> to which it is a party or (ii) the </w:t>
      </w:r>
      <w:r w:rsidRPr="00E943D0" w:rsidR="00E943D0">
        <w:rPr>
          <w:rFonts w:cs="Arial"/>
          <w:highlight w:val="yellow"/>
        </w:rPr>
        <w:t>Ford Commitment Letter</w:t>
      </w:r>
      <w:r w:rsidRPr="00E943D0" w:rsidR="00FC308D">
        <w:rPr>
          <w:rFonts w:cs="Arial"/>
          <w:highlight w:val="yellow"/>
        </w:rPr>
        <w:t xml:space="preserve"> </w:t>
      </w:r>
      <w:r w:rsidRPr="00E943D0" w:rsidR="00FC308D">
        <w:rPr>
          <w:rFonts w:cs="Arial"/>
          <w:b/>
          <w:bCs/>
          <w:highlight w:val="yellow"/>
        </w:rPr>
        <w:t xml:space="preserve">[Drafting </w:t>
      </w:r>
      <w:r w:rsidRPr="00FC308D" w:rsidR="00FC308D">
        <w:rPr>
          <w:rFonts w:cs="Arial"/>
          <w:b/>
          <w:bCs/>
          <w:highlight w:val="yellow"/>
        </w:rPr>
        <w:t>note: Adjust accordingly depending on the OEM name</w:t>
      </w:r>
      <w:r w:rsidR="00FC308D">
        <w:rPr>
          <w:rFonts w:cs="Arial"/>
        </w:rPr>
        <w:t>]</w:t>
      </w:r>
      <w:r w:rsidRPr="00FC308D" w:rsidR="00FC308D">
        <w:rPr>
          <w:rFonts w:cs="Arial"/>
        </w:rPr>
        <w:t>, or any of its obligations thereunder;</w:t>
      </w:r>
    </w:p>
    <w:p w:rsidRPr="00EB288F" w:rsidR="00395BD3" w:rsidP="00EB288F" w:rsidRDefault="00395BD3" w14:paraId="4BB5E16F" w14:textId="77777777">
      <w:pPr>
        <w:pStyle w:val="Clause2Sub"/>
        <w:numPr>
          <w:ilvl w:val="2"/>
          <w:numId w:val="51"/>
        </w:numPr>
        <w:spacing w:line="240" w:lineRule="auto"/>
        <w:ind w:left="993" w:hanging="993"/>
        <w:rPr>
          <w:rFonts w:cs="Arial"/>
        </w:rPr>
      </w:pPr>
      <w:r w:rsidRPr="00EB288F">
        <w:rPr>
          <w:rFonts w:cs="Arial"/>
        </w:rPr>
        <w:t>permit any Security Interest to subsist, arise or to be created or extended over any of its assets, undertakings, business or revenues;</w:t>
      </w:r>
    </w:p>
    <w:p w:rsidRPr="00EB288F" w:rsidR="00395BD3" w:rsidP="00EB288F" w:rsidRDefault="00395BD3" w14:paraId="1B963977" w14:textId="77777777">
      <w:pPr>
        <w:pStyle w:val="Clause2Sub"/>
        <w:numPr>
          <w:ilvl w:val="2"/>
          <w:numId w:val="51"/>
        </w:numPr>
        <w:spacing w:line="240" w:lineRule="auto"/>
        <w:ind w:left="993" w:hanging="993"/>
        <w:rPr>
          <w:rFonts w:cs="Arial"/>
        </w:rPr>
      </w:pPr>
      <w:r w:rsidRPr="00EB288F">
        <w:rPr>
          <w:rFonts w:cs="Arial"/>
        </w:rPr>
        <w:t>make any loan to any third party, other than in the conduct of the business in the normal, ordinary and regular course;</w:t>
      </w:r>
    </w:p>
    <w:p w:rsidRPr="00EB288F" w:rsidR="00395BD3" w:rsidP="00EB288F" w:rsidRDefault="00395BD3" w14:paraId="6D275169" w14:textId="77777777">
      <w:pPr>
        <w:pStyle w:val="Clause2Sub"/>
        <w:numPr>
          <w:ilvl w:val="2"/>
          <w:numId w:val="51"/>
        </w:numPr>
        <w:spacing w:line="240" w:lineRule="auto"/>
        <w:ind w:left="993" w:hanging="993"/>
        <w:rPr>
          <w:rFonts w:cs="Arial"/>
        </w:rPr>
      </w:pPr>
      <w:r w:rsidRPr="00EB288F">
        <w:rPr>
          <w:rFonts w:cs="Arial"/>
        </w:rPr>
        <w:t>subject itself to any voluntary proceedings under any law, regulation or procedure relating to insolvency, reconstruction or readjustment of debts or relief from creditors;</w:t>
      </w:r>
    </w:p>
    <w:p w:rsidRPr="00EB288F" w:rsidR="00395BD3" w:rsidP="00EB288F" w:rsidRDefault="00395BD3" w14:paraId="5BBF1D55" w14:textId="77777777">
      <w:pPr>
        <w:pStyle w:val="Clause2Sub"/>
        <w:numPr>
          <w:ilvl w:val="2"/>
          <w:numId w:val="51"/>
        </w:numPr>
        <w:spacing w:line="240" w:lineRule="auto"/>
        <w:ind w:left="993" w:hanging="993"/>
        <w:rPr>
          <w:rFonts w:cs="Arial"/>
        </w:rPr>
      </w:pPr>
      <w:bookmarkStart w:name="_Ref129149718" w:id="1303"/>
      <w:r w:rsidRPr="00EB288F">
        <w:rPr>
          <w:rFonts w:cs="Arial"/>
        </w:rPr>
        <w:t>redeem or purchase any of its shares or otherwise reduce its share capital in any manner and to any extent;</w:t>
      </w:r>
    </w:p>
    <w:bookmarkEnd w:id="1303"/>
    <w:p w:rsidRPr="00EB288F" w:rsidR="00395BD3" w:rsidP="00EB288F" w:rsidRDefault="00395BD3" w14:paraId="4DD52E67" w14:textId="44E5D202">
      <w:pPr>
        <w:pStyle w:val="Clause2Sub"/>
        <w:numPr>
          <w:ilvl w:val="2"/>
          <w:numId w:val="51"/>
        </w:numPr>
        <w:spacing w:line="240" w:lineRule="auto"/>
        <w:ind w:left="993" w:hanging="993"/>
        <w:rPr>
          <w:rFonts w:cs="Arial"/>
        </w:rPr>
      </w:pPr>
      <w:r w:rsidRPr="00EB288F">
        <w:rPr>
          <w:rFonts w:cs="Arial"/>
        </w:rPr>
        <w:t xml:space="preserve">save for expenditure to be incurred for the Loan Purpose, incur any expenditure (save as may be required in relation to the maintenance of its corporate existence and on the basis that any such expenses shall in any event be limited to the reasonable amount thereof), other than in the conduct of </w:t>
      </w:r>
      <w:r w:rsidRPr="00EB288F" w:rsidR="00945320">
        <w:rPr>
          <w:rFonts w:cs="Arial"/>
        </w:rPr>
        <w:t>its b</w:t>
      </w:r>
      <w:r w:rsidRPr="00EB288F">
        <w:rPr>
          <w:rFonts w:cs="Arial"/>
        </w:rPr>
        <w:t>usiness in the normal, ordinary and regular course;</w:t>
      </w:r>
    </w:p>
    <w:p w:rsidRPr="00EB288F" w:rsidR="00395BD3" w:rsidP="00EB288F" w:rsidRDefault="00395BD3" w14:paraId="06620E2C" w14:textId="77777777">
      <w:pPr>
        <w:pStyle w:val="Clause2Sub"/>
        <w:numPr>
          <w:ilvl w:val="2"/>
          <w:numId w:val="51"/>
        </w:numPr>
        <w:spacing w:line="240" w:lineRule="auto"/>
        <w:ind w:left="993" w:hanging="993"/>
        <w:rPr>
          <w:rFonts w:cs="Arial"/>
        </w:rPr>
      </w:pPr>
      <w:bookmarkStart w:name="_Ref153775749" w:id="1304"/>
      <w:r w:rsidRPr="00EB288F">
        <w:rPr>
          <w:rFonts w:cs="Arial"/>
        </w:rPr>
        <w:t>save as expressly provided for or contemplated in this Agreement, either in a single transaction or a series of related transactions, whether voluntarily or involuntarily, sell, lease, transfer or otherwise Dispose of all or any part of its assets, or business, or enter into any agreement or arrangement to effect any of the foregoing other than in the conduct of its business in the normal, ordinary and regular course;</w:t>
      </w:r>
      <w:bookmarkEnd w:id="1304"/>
    </w:p>
    <w:p w:rsidRPr="00EB288F" w:rsidR="00395BD3" w:rsidP="00EB288F" w:rsidRDefault="00395BD3" w14:paraId="7AC65EE9" w14:textId="77777777">
      <w:pPr>
        <w:pStyle w:val="Clause2Sub"/>
        <w:numPr>
          <w:ilvl w:val="2"/>
          <w:numId w:val="51"/>
        </w:numPr>
        <w:spacing w:line="240" w:lineRule="auto"/>
        <w:ind w:left="993" w:hanging="993"/>
        <w:rPr>
          <w:rFonts w:cs="Arial"/>
        </w:rPr>
      </w:pPr>
      <w:r w:rsidRPr="00EB288F">
        <w:rPr>
          <w:rFonts w:cs="Arial"/>
        </w:rPr>
        <w:t>incur any financial indebtedness other than in the conduct of its business in the normal, ordinary and regular course;</w:t>
      </w:r>
    </w:p>
    <w:p w:rsidRPr="00EB288F" w:rsidR="00395BD3" w:rsidP="00EB288F" w:rsidRDefault="00395BD3" w14:paraId="113B203E" w14:textId="54BD6631">
      <w:pPr>
        <w:pStyle w:val="Clause2Sub"/>
        <w:numPr>
          <w:ilvl w:val="2"/>
          <w:numId w:val="51"/>
        </w:numPr>
        <w:spacing w:line="240" w:lineRule="auto"/>
        <w:ind w:left="993" w:hanging="993"/>
        <w:rPr>
          <w:rFonts w:cs="Arial"/>
        </w:rPr>
      </w:pPr>
      <w:r w:rsidRPr="00EB288F">
        <w:rPr>
          <w:rFonts w:cs="Arial"/>
        </w:rPr>
        <w:t>materially change its accounting policies or change its auditors (without prior written consent of the Lender),</w:t>
      </w:r>
      <w:r w:rsidRPr="00EB288F" w:rsidR="00C91443">
        <w:rPr>
          <w:rFonts w:cs="Arial"/>
        </w:rPr>
        <w:t xml:space="preserve"> </w:t>
      </w:r>
      <w:r w:rsidRPr="00EB288F">
        <w:rPr>
          <w:rFonts w:cs="Arial"/>
        </w:rPr>
        <w:t>or attempt to do any of the aforegoing, or allow, authorise or permit any of its Subsidiaries (as such term is defined in the Companies Act) to do any of the aforegoing.</w:t>
      </w:r>
    </w:p>
    <w:p w:rsidRPr="00940D9B" w:rsidR="00395BD3" w:rsidRDefault="00395BD3" w14:paraId="2450AC03" w14:textId="77777777">
      <w:pPr>
        <w:pStyle w:val="BowLevel3HeadingAltZ"/>
        <w:numPr>
          <w:ilvl w:val="1"/>
          <w:numId w:val="51"/>
        </w:numPr>
        <w:suppressAutoHyphens w:val="0"/>
        <w:spacing w:after="240"/>
        <w:ind w:left="1418" w:hanging="851"/>
        <w:jc w:val="both"/>
        <w:rPr>
          <w:rFonts w:cs="Arial"/>
          <w:bCs/>
        </w:rPr>
        <w:pPrChange w:author="Ayanda Monageng | Auto Fund" w:date="2026-03-02T16:08:00Z" w16du:dateUtc="2026-03-02T14:08:00Z" w:id="1305">
          <w:pPr>
            <w:pStyle w:val="Clause2Sub"/>
            <w:numPr>
              <w:ilvl w:val="1"/>
              <w:numId w:val="51"/>
            </w:numPr>
            <w:spacing w:line="240" w:lineRule="auto"/>
            <w:ind w:left="720" w:hanging="720"/>
          </w:pPr>
        </w:pPrChange>
      </w:pPr>
      <w:bookmarkStart w:name="_Ref153337962" w:id="1306"/>
      <w:r w:rsidRPr="00A32A6A">
        <w:rPr>
          <w:rFonts w:cs="Arial"/>
          <w:bCs/>
          <w:sz w:val="20"/>
          <w:szCs w:val="20"/>
          <w:rPrChange w:author="Ayanda Monageng | Auto Fund" w:date="2026-03-02T16:08:00Z" w16du:dateUtc="2026-03-02T14:08:00Z" w:id="1307">
            <w:rPr>
              <w:rFonts w:cs="Arial"/>
            </w:rPr>
          </w:rPrChange>
        </w:rPr>
        <w:t>The Borrower undertakes unto and in favour of the Lender, that it shall –</w:t>
      </w:r>
      <w:bookmarkEnd w:id="1306"/>
    </w:p>
    <w:p w:rsidRPr="00EB288F" w:rsidR="00D552D8" w:rsidP="00EB288F" w:rsidRDefault="00395BD3" w14:paraId="7179F18A" w14:textId="2D666ED4">
      <w:pPr>
        <w:pStyle w:val="Clause2Sub"/>
        <w:numPr>
          <w:ilvl w:val="2"/>
          <w:numId w:val="51"/>
        </w:numPr>
        <w:spacing w:line="240" w:lineRule="auto"/>
        <w:ind w:left="993" w:hanging="993"/>
        <w:rPr>
          <w:rFonts w:cs="Arial"/>
        </w:rPr>
      </w:pPr>
      <w:r w:rsidRPr="00EB288F">
        <w:rPr>
          <w:rFonts w:cs="Arial"/>
        </w:rPr>
        <w:t>maintain its registration as a private limited liability company in good standing in South Africa</w:t>
      </w:r>
      <w:r w:rsidRPr="00EB288F" w:rsidR="00D552D8">
        <w:rPr>
          <w:rFonts w:cs="Arial"/>
        </w:rPr>
        <w:t>;</w:t>
      </w:r>
    </w:p>
    <w:p w:rsidRPr="00FF1B58" w:rsidR="00FF1B58" w:rsidP="00FF1B58" w:rsidRDefault="00FF1B58" w14:paraId="4AF815B7" w14:textId="24CF791E">
      <w:pPr>
        <w:pStyle w:val="Clause2Sub"/>
        <w:numPr>
          <w:ilvl w:val="2"/>
          <w:numId w:val="51"/>
        </w:numPr>
        <w:spacing w:line="240" w:lineRule="auto"/>
        <w:ind w:left="993" w:hanging="993"/>
        <w:rPr>
          <w:rFonts w:cs="Arial"/>
        </w:rPr>
      </w:pPr>
      <w:r w:rsidRPr="00FF1B58">
        <w:rPr>
          <w:rFonts w:cs="Arial"/>
        </w:rPr>
        <w:t xml:space="preserve">procure that </w:t>
      </w:r>
      <w:r w:rsidRPr="00E943D0" w:rsidR="00E943D0">
        <w:rPr>
          <w:rFonts w:cs="Arial"/>
          <w:highlight w:val="yellow"/>
        </w:rPr>
        <w:t>[</w:t>
      </w:r>
      <w:r w:rsidRPr="00E943D0">
        <w:rPr>
          <w:rFonts w:cs="Arial"/>
          <w:highlight w:val="yellow"/>
        </w:rPr>
        <w:t>Ms</w:t>
      </w:r>
      <w:r w:rsidRPr="00E943D0" w:rsidR="00E943D0">
        <w:rPr>
          <w:rFonts w:cs="Arial"/>
          <w:highlight w:val="yellow"/>
        </w:rPr>
        <w:t>/Mr xxxx]</w:t>
      </w:r>
      <w:r w:rsidR="00E943D0">
        <w:rPr>
          <w:rFonts w:cs="Arial"/>
        </w:rPr>
        <w:t xml:space="preserve"> </w:t>
      </w:r>
      <w:r w:rsidRPr="00195A60" w:rsidR="00E943D0">
        <w:rPr>
          <w:rFonts w:cs="Arial"/>
          <w:b/>
          <w:bCs/>
          <w:i/>
          <w:iCs/>
          <w:highlight w:val="yellow"/>
        </w:rPr>
        <w:t xml:space="preserve">[Drafting note: adjust depending on </w:t>
      </w:r>
      <w:r w:rsidRPr="00195A60" w:rsidR="00195A60">
        <w:rPr>
          <w:rFonts w:cs="Arial"/>
          <w:b/>
          <w:bCs/>
          <w:i/>
          <w:iCs/>
          <w:highlight w:val="yellow"/>
        </w:rPr>
        <w:t>the type of security needed.]</w:t>
      </w:r>
      <w:r w:rsidR="00195A60">
        <w:rPr>
          <w:rFonts w:cs="Arial"/>
        </w:rPr>
        <w:t xml:space="preserve">  </w:t>
      </w:r>
      <w:r w:rsidRPr="00FF1B58">
        <w:rPr>
          <w:rFonts w:cs="Arial"/>
        </w:rPr>
        <w:t xml:space="preserve">execute the Suretyship(s) prior to the Fulfilment Date in terms of which, as surety and co-principal with the Borrower, </w:t>
      </w:r>
      <w:r w:rsidR="00055978">
        <w:rPr>
          <w:rFonts w:cs="Arial"/>
        </w:rPr>
        <w:t>s</w:t>
      </w:r>
      <w:r w:rsidR="00213E6D">
        <w:rPr>
          <w:rFonts w:cs="Arial"/>
        </w:rPr>
        <w:t>/</w:t>
      </w:r>
      <w:r w:rsidR="00055978">
        <w:rPr>
          <w:rFonts w:cs="Arial"/>
        </w:rPr>
        <w:t xml:space="preserve">he </w:t>
      </w:r>
      <w:r w:rsidRPr="00FF1B58">
        <w:rPr>
          <w:rFonts w:cs="Arial"/>
        </w:rPr>
        <w:t xml:space="preserve">jointly and severally </w:t>
      </w:r>
      <w:proofErr w:type="gramStart"/>
      <w:r w:rsidRPr="00FF1B58">
        <w:rPr>
          <w:rFonts w:cs="Arial"/>
        </w:rPr>
        <w:t>bind</w:t>
      </w:r>
      <w:proofErr w:type="gramEnd"/>
      <w:r w:rsidRPr="00FF1B58">
        <w:rPr>
          <w:rFonts w:cs="Arial"/>
        </w:rPr>
        <w:t xml:space="preserve"> </w:t>
      </w:r>
      <w:r w:rsidR="00055978">
        <w:rPr>
          <w:rFonts w:cs="Arial"/>
        </w:rPr>
        <w:t>her</w:t>
      </w:r>
      <w:r w:rsidRPr="00FF1B58">
        <w:rPr>
          <w:rFonts w:cs="Arial"/>
        </w:rPr>
        <w:t>sel</w:t>
      </w:r>
      <w:r w:rsidR="00055978">
        <w:rPr>
          <w:rFonts w:cs="Arial"/>
        </w:rPr>
        <w:t>f</w:t>
      </w:r>
      <w:r w:rsidRPr="00FF1B58">
        <w:rPr>
          <w:rFonts w:cs="Arial"/>
        </w:rPr>
        <w:t xml:space="preserve"> for all the existing or future liabilities of the Borrower under this Agreement;  </w:t>
      </w:r>
    </w:p>
    <w:p w:rsidRPr="00C931A4" w:rsidR="00395BD3" w:rsidP="00DF2629" w:rsidRDefault="00BB6646" w14:paraId="45E3BF7D" w14:textId="17AF4F0E">
      <w:pPr>
        <w:pStyle w:val="Clause2Sub"/>
        <w:numPr>
          <w:ilvl w:val="2"/>
          <w:numId w:val="51"/>
        </w:numPr>
        <w:spacing w:line="240" w:lineRule="auto"/>
        <w:ind w:left="993" w:hanging="993"/>
        <w:rPr>
          <w:rFonts w:cs="Arial"/>
        </w:rPr>
      </w:pPr>
      <w:r w:rsidRPr="00D93908">
        <w:rPr>
          <w:rFonts w:cs="Arial"/>
        </w:rPr>
        <w:t>at all times during the duration of this Agreement</w:t>
      </w:r>
      <w:r w:rsidRPr="00D93908" w:rsidR="002E6C07">
        <w:rPr>
          <w:rFonts w:cs="Arial"/>
        </w:rPr>
        <w:t>,</w:t>
      </w:r>
      <w:r w:rsidRPr="00D93908">
        <w:rPr>
          <w:rFonts w:cs="Arial"/>
        </w:rPr>
        <w:t xml:space="preserve"> be </w:t>
      </w:r>
      <w:r w:rsidRPr="00D93908" w:rsidR="00826528">
        <w:rPr>
          <w:rFonts w:cs="Arial"/>
        </w:rPr>
        <w:t xml:space="preserve">at least </w:t>
      </w:r>
      <w:r w:rsidRPr="00D93908" w:rsidR="00390F43">
        <w:rPr>
          <w:rFonts w:cs="Arial"/>
        </w:rPr>
        <w:t xml:space="preserve">51% (fifty one percent) </w:t>
      </w:r>
      <w:r w:rsidRPr="00D93908">
        <w:rPr>
          <w:rFonts w:cs="Arial"/>
        </w:rPr>
        <w:t xml:space="preserve">owned </w:t>
      </w:r>
      <w:r w:rsidRPr="00D93908" w:rsidR="003643E5">
        <w:rPr>
          <w:rFonts w:cs="Arial"/>
        </w:rPr>
        <w:t>and controlled by Black</w:t>
      </w:r>
      <w:r w:rsidRPr="00FA58A4" w:rsidR="00FA58A4">
        <w:t xml:space="preserve"> </w:t>
      </w:r>
      <w:r w:rsidRPr="00D93908" w:rsidR="00FA58A4">
        <w:rPr>
          <w:rFonts w:cs="Arial"/>
        </w:rPr>
        <w:t>Persons on a modified flow-through basis (“</w:t>
      </w:r>
      <w:r w:rsidRPr="00D93908" w:rsidR="00FA58A4">
        <w:rPr>
          <w:rFonts w:cs="Arial"/>
          <w:b/>
          <w:bCs/>
        </w:rPr>
        <w:t>MFT</w:t>
      </w:r>
      <w:r w:rsidRPr="00D93908" w:rsidR="00FA58A4">
        <w:rPr>
          <w:rFonts w:cs="Arial"/>
        </w:rPr>
        <w:t>”) provided further that the MFT</w:t>
      </w:r>
      <w:r w:rsidRPr="00D93908" w:rsidR="00D93908">
        <w:rPr>
          <w:rFonts w:cs="Arial"/>
        </w:rPr>
        <w:t xml:space="preserve"> </w:t>
      </w:r>
      <w:r w:rsidRPr="00D93908" w:rsidR="00D93908">
        <w:rPr>
          <w:rFonts w:cs="Arial"/>
          <w:lang w:val="en-ZA"/>
        </w:rPr>
        <w:t xml:space="preserve">shall not apply in the event of the Borrower being an exempt micro enterprise or a qualifying small enterprise as contemplated in statement 000 of the Codes of Good Practice. </w:t>
      </w:r>
      <w:proofErr w:type="gramStart"/>
      <w:r w:rsidRPr="00D93908" w:rsidR="00D93908">
        <w:rPr>
          <w:rFonts w:cs="Arial"/>
          <w:lang w:val="en-ZA"/>
        </w:rPr>
        <w:t>In the event that</w:t>
      </w:r>
      <w:proofErr w:type="gramEnd"/>
      <w:r w:rsidRPr="00D93908" w:rsidR="00D93908">
        <w:rPr>
          <w:rFonts w:cs="Arial"/>
          <w:lang w:val="en-ZA"/>
        </w:rPr>
        <w:t xml:space="preserve"> at any point in time during the Term, the 51% (fifty one percent) ownership requirement is not met then in such an event the entire Loan (including any Unpaid Sum) shall become immediately due and payable on written notice from the Lender; </w:t>
      </w:r>
    </w:p>
    <w:p w:rsidRPr="00D93908" w:rsidR="00C931A4" w:rsidP="00DF2629" w:rsidRDefault="00C931A4" w14:paraId="181EB05C" w14:textId="6D7D93EB">
      <w:pPr>
        <w:pStyle w:val="Clause2Sub"/>
        <w:numPr>
          <w:ilvl w:val="2"/>
          <w:numId w:val="51"/>
        </w:numPr>
        <w:spacing w:line="240" w:lineRule="auto"/>
        <w:ind w:left="993" w:hanging="993"/>
        <w:rPr>
          <w:rFonts w:cs="Arial"/>
        </w:rPr>
      </w:pPr>
      <w:r w:rsidRPr="00C931A4">
        <w:rPr>
          <w:rFonts w:cs="Arial"/>
        </w:rPr>
        <w:t xml:space="preserve">ensure that it has at least 1 (one) senior Black Person as part of its senior/executive governance structure during the Term of this Agreement. </w:t>
      </w:r>
      <w:proofErr w:type="gramStart"/>
      <w:r w:rsidRPr="00C931A4">
        <w:rPr>
          <w:rFonts w:cs="Arial"/>
        </w:rPr>
        <w:t>In the event that</w:t>
      </w:r>
      <w:proofErr w:type="gramEnd"/>
      <w:r w:rsidRPr="00C931A4">
        <w:rPr>
          <w:rFonts w:cs="Arial"/>
        </w:rPr>
        <w:t xml:space="preserve"> at any point in time during the Term, the aforestated requirement is not met then in such an event the entire Loan (including any Unpaid Sum) shall become immediately payable;</w:t>
      </w:r>
      <w:r>
        <w:rPr>
          <w:rFonts w:cs="Arial"/>
        </w:rPr>
        <w:t xml:space="preserve"> </w:t>
      </w:r>
      <w:r w:rsidRPr="00C931A4">
        <w:rPr>
          <w:rFonts w:cs="Arial"/>
          <w:b/>
          <w:bCs/>
          <w:i/>
          <w:iCs/>
          <w:highlight w:val="yellow"/>
        </w:rPr>
        <w:t>[Drafting note: Adjust as may be necessary.]</w:t>
      </w:r>
    </w:p>
    <w:p w:rsidRPr="00EB288F" w:rsidR="006E2C61" w:rsidP="00EB288F" w:rsidRDefault="006E2C61" w14:paraId="0BEC317A" w14:textId="1CFABEAE">
      <w:pPr>
        <w:pStyle w:val="Clause2Sub"/>
        <w:numPr>
          <w:ilvl w:val="2"/>
          <w:numId w:val="51"/>
        </w:numPr>
        <w:spacing w:line="240" w:lineRule="auto"/>
        <w:ind w:left="993" w:hanging="993"/>
        <w:rPr>
          <w:rFonts w:cs="Arial"/>
        </w:rPr>
      </w:pPr>
      <w:bookmarkStart w:name="_Ref45526732" w:id="1308"/>
      <w:r w:rsidRPr="00EB288F">
        <w:rPr>
          <w:rFonts w:cs="Arial"/>
        </w:rPr>
        <w:t xml:space="preserve">submit to the </w:t>
      </w:r>
      <w:r w:rsidR="00803FF6">
        <w:rPr>
          <w:rFonts w:cs="Arial"/>
        </w:rPr>
        <w:t>Lender</w:t>
      </w:r>
      <w:r w:rsidRPr="00EB288F">
        <w:rPr>
          <w:rFonts w:cs="Arial"/>
        </w:rPr>
        <w:t xml:space="preserve">, annually, with effect from the </w:t>
      </w:r>
      <w:r w:rsidRPr="00EB288F" w:rsidR="00C1306E">
        <w:rPr>
          <w:rFonts w:cs="Arial"/>
        </w:rPr>
        <w:t>Fulfilment</w:t>
      </w:r>
      <w:r w:rsidRPr="00EB288F">
        <w:rPr>
          <w:rFonts w:cs="Arial"/>
        </w:rPr>
        <w:t xml:space="preserve"> Date, a valid BBBEE certificate issued by a South African National Accreditation System accredited BBBEE verification agency, or </w:t>
      </w:r>
      <w:proofErr w:type="gramStart"/>
      <w:r w:rsidRPr="00EB288F">
        <w:rPr>
          <w:rFonts w:cs="Arial"/>
        </w:rPr>
        <w:t>a sworn affidavit</w:t>
      </w:r>
      <w:proofErr w:type="gramEnd"/>
      <w:r w:rsidRPr="00EB288F">
        <w:rPr>
          <w:rFonts w:cs="Arial"/>
        </w:rPr>
        <w:t>, confirming its BBBEE status</w:t>
      </w:r>
      <w:bookmarkEnd w:id="1308"/>
      <w:r w:rsidRPr="00EB288F" w:rsidR="003554E3">
        <w:rPr>
          <w:rFonts w:cs="Arial"/>
        </w:rPr>
        <w:t>;</w:t>
      </w:r>
    </w:p>
    <w:p w:rsidRPr="00EB288F" w:rsidR="00395BD3" w:rsidP="00EB288F" w:rsidRDefault="00395BD3" w14:paraId="4D35F46D" w14:textId="77777777">
      <w:pPr>
        <w:pStyle w:val="Clause2Sub"/>
        <w:numPr>
          <w:ilvl w:val="2"/>
          <w:numId w:val="51"/>
        </w:numPr>
        <w:spacing w:line="240" w:lineRule="auto"/>
        <w:ind w:left="993" w:hanging="993"/>
        <w:rPr>
          <w:rFonts w:cs="Arial"/>
        </w:rPr>
      </w:pPr>
      <w:r w:rsidRPr="00EB288F">
        <w:rPr>
          <w:rFonts w:cs="Arial"/>
        </w:rPr>
        <w:t>at all times comply with all Applicable Laws and will observe and comply with the terms of its constitutional documents;</w:t>
      </w:r>
    </w:p>
    <w:p w:rsidRPr="00EB288F" w:rsidR="00395BD3" w:rsidP="00EB288F" w:rsidRDefault="00395BD3" w14:paraId="29EEE785" w14:textId="77777777">
      <w:pPr>
        <w:pStyle w:val="Clause2Sub"/>
        <w:numPr>
          <w:ilvl w:val="2"/>
          <w:numId w:val="51"/>
        </w:numPr>
        <w:spacing w:line="240" w:lineRule="auto"/>
        <w:ind w:left="993" w:hanging="993"/>
        <w:rPr>
          <w:rFonts w:cs="Arial"/>
        </w:rPr>
      </w:pPr>
      <w:r w:rsidRPr="00EB288F">
        <w:rPr>
          <w:rFonts w:cs="Arial"/>
        </w:rPr>
        <w:t>duly perform and observe the terms of this Agreement and all other material agreements to which it is party;</w:t>
      </w:r>
    </w:p>
    <w:p w:rsidRPr="00EB288F" w:rsidR="00395BD3" w:rsidP="00EB288F" w:rsidRDefault="00395BD3" w14:paraId="4D349EB3" w14:textId="77777777">
      <w:pPr>
        <w:pStyle w:val="Clause2Sub"/>
        <w:numPr>
          <w:ilvl w:val="2"/>
          <w:numId w:val="51"/>
        </w:numPr>
        <w:spacing w:line="240" w:lineRule="auto"/>
        <w:ind w:left="993" w:hanging="993"/>
        <w:rPr>
          <w:rFonts w:cs="Arial"/>
        </w:rPr>
      </w:pPr>
      <w:r w:rsidRPr="00EB288F">
        <w:rPr>
          <w:rFonts w:cs="Arial"/>
        </w:rPr>
        <w:t xml:space="preserve">properly and promptly pay and discharge all taxes whatsoever imposed upon its assets, revenues, business, undertaking or operations, unless to the extent that the same shall be contested in good faith by appropriate legal proceedings and has (and has set aside) sufficient reserves to discharge such taxes when due; </w:t>
      </w:r>
    </w:p>
    <w:p w:rsidRPr="00EB288F" w:rsidR="00395BD3" w:rsidP="00EB288F" w:rsidRDefault="00395BD3" w14:paraId="76B91A82" w14:textId="77777777">
      <w:pPr>
        <w:pStyle w:val="Clause2Sub"/>
        <w:numPr>
          <w:ilvl w:val="2"/>
          <w:numId w:val="51"/>
        </w:numPr>
        <w:spacing w:line="240" w:lineRule="auto"/>
        <w:ind w:left="993" w:hanging="993"/>
        <w:rPr>
          <w:rFonts w:cs="Arial"/>
        </w:rPr>
      </w:pPr>
      <w:r w:rsidRPr="00EB288F">
        <w:rPr>
          <w:rFonts w:cs="Arial"/>
        </w:rPr>
        <w:t>promptly inform the Lender of the occurrence of any Event of Default or Potential Event of Default or Material Adverse Event;</w:t>
      </w:r>
    </w:p>
    <w:p w:rsidRPr="00EB288F" w:rsidR="00395BD3" w:rsidP="00EB288F" w:rsidRDefault="00395BD3" w14:paraId="363AD321" w14:textId="42785F20">
      <w:pPr>
        <w:pStyle w:val="Clause2Sub"/>
        <w:numPr>
          <w:ilvl w:val="2"/>
          <w:numId w:val="51"/>
        </w:numPr>
        <w:spacing w:line="240" w:lineRule="auto"/>
        <w:ind w:left="993" w:hanging="993"/>
        <w:rPr>
          <w:rFonts w:cs="Arial"/>
        </w:rPr>
      </w:pPr>
      <w:r w:rsidRPr="00EB288F">
        <w:rPr>
          <w:rFonts w:cs="Arial"/>
        </w:rPr>
        <w:t xml:space="preserve">ensure that its liabilities and obligations (whether actual or contingent) to the Lender in respect of the Loan </w:t>
      </w:r>
      <w:proofErr w:type="gramStart"/>
      <w:r w:rsidRPr="00EB288F">
        <w:rPr>
          <w:rFonts w:cs="Arial"/>
        </w:rPr>
        <w:t>shall at all times</w:t>
      </w:r>
      <w:proofErr w:type="gramEnd"/>
      <w:r w:rsidRPr="00EB288F">
        <w:rPr>
          <w:rFonts w:cs="Arial"/>
        </w:rPr>
        <w:t xml:space="preserve"> rank in accordance with the provisions of clause </w:t>
      </w:r>
      <w:r w:rsidRPr="00EB288F" w:rsidR="00EB3BD5">
        <w:rPr>
          <w:rFonts w:cs="Arial"/>
        </w:rPr>
        <w:fldChar w:fldCharType="begin"/>
      </w:r>
      <w:r w:rsidRPr="00EB288F" w:rsidR="00EB3BD5">
        <w:rPr>
          <w:rFonts w:cs="Arial"/>
        </w:rPr>
        <w:instrText xml:space="preserve"> REF _Ref356805588 \r \h </w:instrText>
      </w:r>
      <w:r w:rsidRPr="00EB288F" w:rsidR="009E6222">
        <w:rPr>
          <w:rFonts w:cs="Arial"/>
        </w:rPr>
        <w:instrText xml:space="preserve"> \* MERGEFORMAT </w:instrText>
      </w:r>
      <w:r w:rsidRPr="00EB288F" w:rsidR="00EB3BD5">
        <w:rPr>
          <w:rFonts w:cs="Arial"/>
        </w:rPr>
      </w:r>
      <w:r w:rsidRPr="00EB288F" w:rsidR="00EB3BD5">
        <w:rPr>
          <w:rFonts w:cs="Arial"/>
        </w:rPr>
        <w:fldChar w:fldCharType="separate"/>
      </w:r>
      <w:r w:rsidR="003C08A9">
        <w:rPr>
          <w:rFonts w:cs="Arial"/>
        </w:rPr>
        <w:t>10</w:t>
      </w:r>
      <w:r w:rsidRPr="00EB288F" w:rsidR="00EB3BD5">
        <w:rPr>
          <w:rFonts w:cs="Arial"/>
        </w:rPr>
        <w:fldChar w:fldCharType="end"/>
      </w:r>
      <w:r w:rsidRPr="00EB288F">
        <w:rPr>
          <w:rFonts w:cs="Arial"/>
        </w:rPr>
        <w:t>.</w:t>
      </w:r>
    </w:p>
    <w:p w:rsidRPr="00EB288F" w:rsidR="00143E80" w:rsidP="00EB288F" w:rsidRDefault="00143E80" w14:paraId="0E5672EC" w14:textId="77777777">
      <w:pPr>
        <w:pStyle w:val="ListParagraph"/>
        <w:numPr>
          <w:ilvl w:val="0"/>
          <w:numId w:val="51"/>
        </w:numPr>
        <w:suppressAutoHyphens w:val="0"/>
        <w:spacing w:after="240"/>
        <w:ind w:left="567" w:hanging="567"/>
        <w:contextualSpacing w:val="0"/>
        <w:jc w:val="both"/>
        <w:rPr>
          <w:rFonts w:cs="Arial"/>
          <w:b/>
          <w:sz w:val="20"/>
          <w:szCs w:val="20"/>
        </w:rPr>
      </w:pPr>
      <w:bookmarkStart w:name="_Toc339368217" w:id="1309"/>
      <w:bookmarkStart w:name="_Toc339368161" w:id="1310"/>
      <w:bookmarkStart w:name="_Toc339366313" w:id="1311"/>
      <w:bookmarkStart w:name="_Toc339034930" w:id="1312"/>
      <w:bookmarkStart w:name="_Toc299438563" w:id="1313"/>
      <w:bookmarkStart w:name="_Toc356809946" w:id="1314"/>
      <w:bookmarkStart w:name="_Toc248627429" w:id="1315"/>
      <w:bookmarkStart w:name="_Toc247356092" w:id="1316"/>
      <w:bookmarkStart w:name="_Toc245860715" w:id="1317"/>
      <w:bookmarkStart w:name="_Toc245284200" w:id="1318"/>
      <w:bookmarkStart w:name="_Toc216163209" w:id="1319"/>
      <w:bookmarkStart w:name="_Toc199817287" w:id="1320"/>
      <w:bookmarkStart w:name="_Toc199298872" w:id="1321"/>
      <w:bookmarkStart w:name="_Toc199159064" w:id="1322"/>
      <w:bookmarkStart w:name="_Toc194970935" w:id="1323"/>
      <w:bookmarkStart w:name="_Toc194827988" w:id="1324"/>
      <w:bookmarkStart w:name="_Toc193777957" w:id="1325"/>
      <w:bookmarkStart w:name="_Toc193772989" w:id="1326"/>
      <w:bookmarkStart w:name="_Toc182817191" w:id="1327"/>
      <w:bookmarkStart w:name="_Toc182383600" w:id="1328"/>
      <w:bookmarkStart w:name="_Toc182112434" w:id="1329"/>
      <w:bookmarkStart w:name="_Toc182107742" w:id="1330"/>
      <w:bookmarkStart w:name="_Toc163969236" w:id="1331"/>
      <w:bookmarkStart w:name="_Toc163968995" w:id="1332"/>
      <w:bookmarkStart w:name="_Toc163439957" w:id="1333"/>
      <w:bookmarkStart w:name="_Toc148155962" w:id="1334"/>
      <w:bookmarkStart w:name="_Toc147827363" w:id="1335"/>
      <w:bookmarkStart w:name="_Toc147729749" w:id="1336"/>
      <w:bookmarkStart w:name="_Toc146518824" w:id="1337"/>
      <w:bookmarkStart w:name="_Toc146514496" w:id="1338"/>
      <w:bookmarkStart w:name="_Toc146335862" w:id="1339"/>
      <w:bookmarkStart w:name="_Toc145471190" w:id="1340"/>
      <w:bookmarkStart w:name="_Toc145469719" w:id="1341"/>
      <w:bookmarkStart w:name="_Toc145397188" w:id="1342"/>
      <w:bookmarkStart w:name="_Ref145396401" w:id="1343"/>
      <w:bookmarkStart w:name="_Toc145322724" w:id="1344"/>
      <w:bookmarkStart w:name="_Toc145322034" w:id="1345"/>
      <w:bookmarkStart w:name="_Toc145321004" w:id="1346"/>
      <w:bookmarkStart w:name="_Toc145257821" w:id="1347"/>
      <w:bookmarkStart w:name="_Toc144266310" w:id="1348"/>
      <w:bookmarkStart w:name="_Toc142747185" w:id="1349"/>
      <w:bookmarkStart w:name="_Toc142735951" w:id="1350"/>
      <w:bookmarkStart w:name="_Toc142729147" w:id="1351"/>
      <w:bookmarkStart w:name="_Toc142632577" w:id="1352"/>
      <w:bookmarkStart w:name="_Toc142470414" w:id="1353"/>
      <w:bookmarkStart w:name="_Toc142463210" w:id="1354"/>
      <w:bookmarkStart w:name="_Toc142450935" w:id="1355"/>
      <w:bookmarkStart w:name="_Toc142301460" w:id="1356"/>
      <w:bookmarkStart w:name="_Toc142297329" w:id="1357"/>
      <w:bookmarkStart w:name="_Toc142290610" w:id="1358"/>
      <w:bookmarkStart w:name="_Toc142284552" w:id="1359"/>
      <w:bookmarkStart w:name="_Toc142275908" w:id="1360"/>
      <w:bookmarkStart w:name="_Toc141860818" w:id="1361"/>
      <w:bookmarkStart w:name="_Toc141267021" w:id="1362"/>
      <w:bookmarkStart w:name="_Toc141263396" w:id="1363"/>
      <w:bookmarkStart w:name="_Toc141252035" w:id="1364"/>
      <w:bookmarkStart w:name="_Toc141104418" w:id="1365"/>
      <w:bookmarkStart w:name="_Toc130870455" w:id="1366"/>
      <w:bookmarkStart w:name="_Toc130806373" w:id="1367"/>
      <w:bookmarkStart w:name="_Toc130110862" w:id="1368"/>
      <w:bookmarkStart w:name="_Toc129744460" w:id="1369"/>
      <w:bookmarkStart w:name="_Toc129163363" w:id="1370"/>
      <w:bookmarkStart w:name="_Toc129150594" w:id="1371"/>
      <w:bookmarkStart w:name="_Toc128278876" w:id="1372"/>
      <w:bookmarkStart w:name="_Toc121635356" w:id="1373"/>
      <w:bookmarkStart w:name="_Toc121565902" w:id="1374"/>
      <w:bookmarkStart w:name="_Toc121565699" w:id="1375"/>
      <w:bookmarkStart w:name="_Toc120352709" w:id="1376"/>
      <w:bookmarkStart w:name="_Toc120077963" w:id="1377"/>
      <w:bookmarkStart w:name="_Toc119994313" w:id="1378"/>
      <w:bookmarkStart w:name="_Toc119994251" w:id="1379"/>
      <w:bookmarkStart w:name="_Toc116286539" w:id="1380"/>
      <w:bookmarkStart w:name="_Toc116274876" w:id="1381"/>
      <w:bookmarkStart w:name="_Toc115848149" w:id="1382"/>
      <w:bookmarkStart w:name="_Toc115844736" w:id="1383"/>
      <w:bookmarkStart w:name="_Toc115239630" w:id="1384"/>
      <w:bookmarkStart w:name="_Toc114448526" w:id="1385"/>
      <w:bookmarkStart w:name="_Toc113762673" w:id="1386"/>
      <w:bookmarkStart w:name="_Toc113265414" w:id="1387"/>
      <w:bookmarkStart w:name="_Toc112469545" w:id="1388"/>
      <w:bookmarkStart w:name="_Toc112215793" w:id="1389"/>
      <w:bookmarkStart w:name="_Toc96765368" w:id="1390"/>
      <w:bookmarkStart w:name="_Toc96760773" w:id="1391"/>
      <w:bookmarkStart w:name="_Toc96740042" w:id="1392"/>
      <w:bookmarkStart w:name="_Toc96419790" w:id="1393"/>
      <w:bookmarkStart w:name="_Toc96241841" w:id="1394"/>
      <w:bookmarkStart w:name="_Toc95702736" w:id="1395"/>
      <w:bookmarkStart w:name="_Toc94516205" w:id="1396"/>
      <w:bookmarkStart w:name="_Toc94514461" w:id="1397"/>
      <w:bookmarkStart w:name="_Toc94331467" w:id="1398"/>
      <w:bookmarkStart w:name="_Toc94318884" w:id="1399"/>
      <w:bookmarkStart w:name="_Toc93973034" w:id="1400"/>
      <w:bookmarkStart w:name="_Toc74122670" w:id="1401"/>
      <w:bookmarkStart w:name="_Toc74029797" w:id="1402"/>
      <w:bookmarkStart w:name="_Toc73952734" w:id="1403"/>
      <w:bookmarkStart w:name="_Toc73785135" w:id="1404"/>
      <w:bookmarkStart w:name="_Toc73783131" w:id="1405"/>
      <w:bookmarkStart w:name="_Toc73238793" w:id="1406"/>
      <w:bookmarkStart w:name="_Toc72831322" w:id="1407"/>
      <w:bookmarkStart w:name="_Toc72812693" w:id="1408"/>
      <w:bookmarkStart w:name="_Toc72739457" w:id="1409"/>
      <w:bookmarkStart w:name="_Toc72061944" w:id="1410"/>
      <w:bookmarkStart w:name="_Toc72059596" w:id="1411"/>
      <w:bookmarkStart w:name="_Toc64343913" w:id="1412"/>
      <w:bookmarkStart w:name="_Toc62966356" w:id="1413"/>
      <w:bookmarkStart w:name="_Toc62963128" w:id="1414"/>
      <w:bookmarkStart w:name="_Toc62962749" w:id="1415"/>
      <w:bookmarkStart w:name="_Toc62379012" w:id="1416"/>
      <w:bookmarkStart w:name="_Toc52248745" w:id="1417"/>
      <w:bookmarkStart w:name="_Toc46564125" w:id="1418"/>
      <w:bookmarkStart w:name="_Toc46560495" w:id="1419"/>
      <w:bookmarkStart w:name="_Toc46548091" w:id="1420"/>
      <w:bookmarkStart w:name="_Toc45602338" w:id="1421"/>
      <w:bookmarkStart w:name="_Toc45602207" w:id="1422"/>
      <w:bookmarkStart w:name="_Toc31529714" w:id="1423"/>
      <w:bookmarkStart w:name="_Toc31174370" w:id="1424"/>
      <w:bookmarkStart w:name="_Toc31168671" w:id="1425"/>
      <w:bookmarkStart w:name="_Toc30913571" w:id="1426"/>
      <w:bookmarkStart w:name="_Toc30910028" w:id="1427"/>
      <w:bookmarkStart w:name="_Toc30909914" w:id="1428"/>
      <w:bookmarkStart w:name="_Toc29787243" w:id="1429"/>
      <w:bookmarkStart w:name="_Toc29718896" w:id="1430"/>
      <w:bookmarkStart w:name="_Toc29619158" w:id="1431"/>
      <w:bookmarkStart w:name="_Toc29618673" w:id="1432"/>
      <w:bookmarkStart w:name="_Toc27970976" w:id="1433"/>
      <w:bookmarkStart w:name="_Toc27968280" w:id="1434"/>
      <w:bookmarkStart w:name="_Toc27544534" w:id="1435"/>
      <w:bookmarkStart w:name="_Toc27388258" w:id="1436"/>
      <w:bookmarkStart w:name="_Toc25381208" w:id="1437"/>
      <w:bookmarkStart w:name="_Toc23759033" w:id="1438"/>
      <w:bookmarkStart w:name="_Toc23755332" w:id="1439"/>
      <w:bookmarkStart w:name="_Toc23659101" w:id="1440"/>
      <w:bookmarkStart w:name="_Toc23654912" w:id="1441"/>
      <w:bookmarkStart w:name="_Toc23564643" w:id="1442"/>
      <w:bookmarkStart w:name="_Toc23563877" w:id="1443"/>
      <w:bookmarkStart w:name="_Toc23305359" w:id="1444"/>
      <w:bookmarkStart w:name="_Toc23223160" w:id="1445"/>
      <w:bookmarkStart w:name="_Toc22448629" w:id="1446"/>
      <w:bookmarkStart w:name="_Toc22443639" w:id="1447"/>
      <w:bookmarkStart w:name="_Toc22433536" w:id="1448"/>
      <w:bookmarkStart w:name="_Toc21410015" w:id="1449"/>
      <w:bookmarkStart w:name="_Toc18122362" w:id="1450"/>
      <w:bookmarkStart w:name="_Toc18121403" w:id="1451"/>
      <w:bookmarkStart w:name="_Toc17881148" w:id="1452"/>
      <w:bookmarkStart w:name="_Toc17861131" w:id="1453"/>
      <w:bookmarkStart w:name="_Toc17705245" w:id="1454"/>
      <w:bookmarkStart w:name="_Toc17250309" w:id="1455"/>
      <w:bookmarkStart w:name="_Toc17188111" w:id="1456"/>
      <w:bookmarkStart w:name="_Toc17184921" w:id="1457"/>
      <w:bookmarkStart w:name="_Toc17184407" w:id="1458"/>
      <w:bookmarkStart w:name="_Toc17181739" w:id="1459"/>
      <w:bookmarkStart w:name="_Toc17180131" w:id="1460"/>
      <w:bookmarkStart w:name="_Toc17179717" w:id="1461"/>
      <w:bookmarkStart w:name="_Toc17179679" w:id="1462"/>
      <w:bookmarkStart w:name="_Toc17078515" w:id="1463"/>
      <w:bookmarkStart w:name="_Toc15975140" w:id="1464"/>
      <w:bookmarkStart w:name="_Toc15968734" w:id="1465"/>
      <w:bookmarkStart w:name="_Toc15966525" w:id="1466"/>
      <w:bookmarkStart w:name="_Toc15796965" w:id="1467"/>
      <w:bookmarkStart w:name="_Toc15795604" w:id="1468"/>
      <w:bookmarkStart w:name="_Toc15267665" w:id="1469"/>
      <w:bookmarkStart w:name="_Toc15216430" w:id="1470"/>
      <w:bookmarkStart w:name="_Toc15200278" w:id="1471"/>
      <w:bookmarkStart w:name="_Toc15196318" w:id="1472"/>
      <w:bookmarkStart w:name="_Toc14949342" w:id="1473"/>
      <w:bookmarkStart w:name="_Toc14949247" w:id="1474"/>
      <w:bookmarkStart w:name="_Toc14948220" w:id="1475"/>
      <w:bookmarkStart w:name="_Toc14764653" w:id="1476"/>
      <w:bookmarkStart w:name="_Toc14761119" w:id="1477"/>
      <w:bookmarkStart w:name="_Toc14609862" w:id="1478"/>
      <w:bookmarkStart w:name="_Ref14608215" w:id="1479"/>
      <w:bookmarkStart w:name="_Toc14602995" w:id="1480"/>
      <w:bookmarkStart w:name="_Toc14596842" w:id="1481"/>
      <w:bookmarkStart w:name="_Toc14507925" w:id="1482"/>
      <w:r w:rsidRPr="00EB288F">
        <w:rPr>
          <w:rFonts w:cs="Arial"/>
          <w:b/>
          <w:sz w:val="20"/>
          <w:szCs w:val="20"/>
        </w:rPr>
        <w:t>FURTHER BORROWER INFORMATION AND OTHER UNDERTAKINGS</w:t>
      </w:r>
      <w:bookmarkEnd w:id="1309"/>
      <w:bookmarkEnd w:id="1310"/>
      <w:bookmarkEnd w:id="1311"/>
      <w:bookmarkEnd w:id="1312"/>
      <w:bookmarkEnd w:id="1313"/>
      <w:bookmarkEnd w:id="1314"/>
      <w:r w:rsidRPr="00EB288F">
        <w:rPr>
          <w:rFonts w:cs="Arial"/>
          <w:b/>
          <w:sz w:val="20"/>
          <w:szCs w:val="20"/>
        </w:rPr>
        <w:t xml:space="preserve"> </w:t>
      </w:r>
      <w:bookmarkStart w:name="_Toc121565700" w:id="1483"/>
      <w:bookmarkStart w:name="_Ref120350041" w:id="148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p>
    <w:p w:rsidRPr="00EB288F" w:rsidR="00143E80" w:rsidP="00EB288F" w:rsidRDefault="00143E80" w14:paraId="2583925D" w14:textId="16FFD178">
      <w:pPr>
        <w:spacing w:after="240"/>
        <w:ind w:left="567"/>
        <w:jc w:val="both"/>
        <w:rPr>
          <w:rFonts w:cs="Arial"/>
          <w:sz w:val="20"/>
          <w:szCs w:val="20"/>
        </w:rPr>
      </w:pPr>
      <w:r w:rsidRPr="00EB288F">
        <w:rPr>
          <w:rFonts w:cs="Arial"/>
          <w:sz w:val="20"/>
          <w:szCs w:val="20"/>
        </w:rPr>
        <w:t xml:space="preserve">The Borrower undertakes to the Lender that until all amounts owing by the Borrower to the Lender in terms of this Agreement have been irrevocably paid in full </w:t>
      </w:r>
      <w:r w:rsidRPr="00EB288F" w:rsidR="00C51DD8">
        <w:rPr>
          <w:rFonts w:cs="Arial"/>
          <w:sz w:val="20"/>
          <w:szCs w:val="20"/>
        </w:rPr>
        <w:t>(</w:t>
      </w:r>
      <w:r w:rsidRPr="00EB288F">
        <w:rPr>
          <w:rFonts w:cs="Arial"/>
          <w:sz w:val="20"/>
          <w:szCs w:val="20"/>
        </w:rPr>
        <w:t>and all other obligations whatsoever owing by the Borrower to the Lender in terms of this Agreement have been irrevocably discharged in full</w:t>
      </w:r>
      <w:r w:rsidRPr="00EB288F" w:rsidR="00C51DD8">
        <w:rPr>
          <w:rFonts w:cs="Arial"/>
          <w:sz w:val="20"/>
          <w:szCs w:val="20"/>
        </w:rPr>
        <w:t>)</w:t>
      </w:r>
      <w:r w:rsidRPr="00EB288F">
        <w:rPr>
          <w:rFonts w:cs="Arial"/>
          <w:sz w:val="20"/>
          <w:szCs w:val="20"/>
        </w:rPr>
        <w:t>, the Borrower shall –</w:t>
      </w:r>
      <w:bookmarkStart w:name="_Ref29782485" w:id="1485"/>
      <w:bookmarkEnd w:id="1483"/>
      <w:bookmarkEnd w:id="1484"/>
    </w:p>
    <w:p w:rsidRPr="00940D9B" w:rsidR="004B391F" w:rsidRDefault="00685DD8" w14:paraId="34DDD16C" w14:textId="7A3B2F49">
      <w:pPr>
        <w:pStyle w:val="BowLevel3HeadingAltZ"/>
        <w:numPr>
          <w:ilvl w:val="1"/>
          <w:numId w:val="51"/>
        </w:numPr>
        <w:suppressAutoHyphens w:val="0"/>
        <w:spacing w:after="240"/>
        <w:ind w:left="1418" w:hanging="851"/>
        <w:jc w:val="both"/>
        <w:rPr>
          <w:rFonts w:cs="Arial"/>
          <w:bCs/>
        </w:rPr>
        <w:pPrChange w:author="Ayanda Monageng | Auto Fund" w:date="2026-03-02T16:09:00Z" w16du:dateUtc="2026-03-02T14:09:00Z" w:id="1486">
          <w:pPr>
            <w:pStyle w:val="Clause2Sub"/>
            <w:numPr>
              <w:ilvl w:val="1"/>
              <w:numId w:val="51"/>
            </w:numPr>
            <w:spacing w:line="240" w:lineRule="auto"/>
            <w:ind w:left="720" w:hanging="720"/>
          </w:pPr>
        </w:pPrChange>
      </w:pPr>
      <w:bookmarkStart w:name="_Ref247353545" w:id="1487"/>
      <w:bookmarkStart w:name="_Ref180564912" w:id="1488"/>
      <w:bookmarkStart w:name="_Ref180399600" w:id="1489"/>
      <w:bookmarkStart w:name="_Toc121565703" w:id="1490"/>
      <w:bookmarkEnd w:id="1485"/>
      <w:r w:rsidRPr="00A32A6A">
        <w:rPr>
          <w:rFonts w:cs="Arial"/>
          <w:bCs/>
          <w:sz w:val="20"/>
          <w:szCs w:val="20"/>
          <w:rPrChange w:author="Ayanda Monageng | Auto Fund" w:date="2026-03-02T16:09:00Z" w16du:dateUtc="2026-03-02T14:09:00Z" w:id="1491">
            <w:rPr>
              <w:rFonts w:cs="Arial"/>
            </w:rPr>
          </w:rPrChange>
        </w:rPr>
        <w:t>use its best efforts to obtain</w:t>
      </w:r>
      <w:r w:rsidRPr="00A32A6A" w:rsidR="00576851">
        <w:rPr>
          <w:rFonts w:cs="Arial"/>
          <w:bCs/>
          <w:sz w:val="20"/>
          <w:szCs w:val="20"/>
          <w:rPrChange w:author="Ayanda Monageng | Auto Fund" w:date="2026-03-02T16:09:00Z" w16du:dateUtc="2026-03-02T14:09:00Z" w:id="1492">
            <w:rPr>
              <w:rFonts w:cs="Arial"/>
            </w:rPr>
          </w:rPrChange>
        </w:rPr>
        <w:t>, procure</w:t>
      </w:r>
      <w:r w:rsidRPr="00A32A6A" w:rsidR="000F2A85">
        <w:rPr>
          <w:rFonts w:cs="Arial"/>
          <w:bCs/>
          <w:sz w:val="20"/>
          <w:szCs w:val="20"/>
          <w:rPrChange w:author="Ayanda Monageng | Auto Fund" w:date="2026-03-02T16:09:00Z" w16du:dateUtc="2026-03-02T14:09:00Z" w:id="1493">
            <w:rPr>
              <w:rFonts w:cs="Arial"/>
            </w:rPr>
          </w:rPrChange>
        </w:rPr>
        <w:t xml:space="preserve"> and maintain</w:t>
      </w:r>
      <w:r w:rsidRPr="00A32A6A">
        <w:rPr>
          <w:rFonts w:cs="Arial"/>
          <w:bCs/>
          <w:sz w:val="20"/>
          <w:szCs w:val="20"/>
          <w:rPrChange w:author="Ayanda Monageng | Auto Fund" w:date="2026-03-02T16:09:00Z" w16du:dateUtc="2026-03-02T14:09:00Z" w:id="1494">
            <w:rPr>
              <w:rFonts w:cs="Arial"/>
            </w:rPr>
          </w:rPrChange>
        </w:rPr>
        <w:t xml:space="preserve"> key </w:t>
      </w:r>
      <w:r w:rsidRPr="00A32A6A" w:rsidR="0014251F">
        <w:rPr>
          <w:rFonts w:cs="Arial"/>
          <w:bCs/>
          <w:sz w:val="20"/>
          <w:szCs w:val="20"/>
          <w:rPrChange w:author="Ayanda Monageng | Auto Fund" w:date="2026-03-02T16:09:00Z" w16du:dateUtc="2026-03-02T14:09:00Z" w:id="1495">
            <w:rPr>
              <w:rFonts w:cs="Arial"/>
            </w:rPr>
          </w:rPrChange>
        </w:rPr>
        <w:t>person/</w:t>
      </w:r>
      <w:r w:rsidRPr="00A32A6A">
        <w:rPr>
          <w:rFonts w:cs="Arial"/>
          <w:bCs/>
          <w:sz w:val="20"/>
          <w:szCs w:val="20"/>
          <w:rPrChange w:author="Ayanda Monageng | Auto Fund" w:date="2026-03-02T16:09:00Z" w16du:dateUtc="2026-03-02T14:09:00Z" w:id="1496">
            <w:rPr>
              <w:rFonts w:cs="Arial"/>
            </w:rPr>
          </w:rPrChange>
        </w:rPr>
        <w:t xml:space="preserve">man life insurance on </w:t>
      </w:r>
      <w:proofErr w:type="gramStart"/>
      <w:r w:rsidRPr="00A32A6A">
        <w:rPr>
          <w:rFonts w:cs="Arial"/>
          <w:bCs/>
          <w:sz w:val="20"/>
          <w:szCs w:val="20"/>
          <w:rPrChange w:author="Ayanda Monageng | Auto Fund" w:date="2026-03-02T16:09:00Z" w16du:dateUtc="2026-03-02T14:09:00Z" w:id="1497">
            <w:rPr>
              <w:rFonts w:cs="Arial"/>
            </w:rPr>
          </w:rPrChange>
        </w:rPr>
        <w:t>all of</w:t>
      </w:r>
      <w:proofErr w:type="gramEnd"/>
      <w:r w:rsidRPr="00A32A6A">
        <w:rPr>
          <w:rFonts w:cs="Arial"/>
          <w:bCs/>
          <w:sz w:val="20"/>
          <w:szCs w:val="20"/>
          <w:rPrChange w:author="Ayanda Monageng | Auto Fund" w:date="2026-03-02T16:09:00Z" w16du:dateUtc="2026-03-02T14:09:00Z" w:id="1498">
            <w:rPr>
              <w:rFonts w:cs="Arial"/>
            </w:rPr>
          </w:rPrChange>
        </w:rPr>
        <w:t xml:space="preserve"> the </w:t>
      </w:r>
      <w:r w:rsidRPr="00A32A6A" w:rsidR="00DA757D">
        <w:rPr>
          <w:rFonts w:cs="Arial"/>
          <w:bCs/>
          <w:sz w:val="20"/>
          <w:szCs w:val="20"/>
          <w:rPrChange w:author="Ayanda Monageng | Auto Fund" w:date="2026-03-02T16:09:00Z" w16du:dateUtc="2026-03-02T14:09:00Z" w:id="1499">
            <w:rPr>
              <w:rFonts w:cs="Arial"/>
            </w:rPr>
          </w:rPrChange>
        </w:rPr>
        <w:t xml:space="preserve">directors of the Borrowers, namely, </w:t>
      </w:r>
      <w:r w:rsidRPr="00A32A6A" w:rsidR="00354DA9">
        <w:rPr>
          <w:rFonts w:cs="Arial"/>
          <w:bCs/>
          <w:sz w:val="20"/>
          <w:szCs w:val="20"/>
          <w:rPrChange w:author="Ayanda Monageng | Auto Fund" w:date="2026-03-02T16:09:00Z" w16du:dateUtc="2026-03-02T14:09:00Z" w:id="1500">
            <w:rPr>
              <w:rFonts w:cs="Arial"/>
              <w:highlight w:val="yellow"/>
            </w:rPr>
          </w:rPrChange>
        </w:rPr>
        <w:t>xxxx; xxxx; and xxxx</w:t>
      </w:r>
      <w:r w:rsidRPr="00A32A6A" w:rsidR="00354DA9">
        <w:rPr>
          <w:rFonts w:cs="Arial"/>
          <w:bCs/>
          <w:sz w:val="20"/>
          <w:szCs w:val="20"/>
          <w:rPrChange w:author="Ayanda Monageng | Auto Fund" w:date="2026-03-02T16:09:00Z" w16du:dateUtc="2026-03-02T14:09:00Z" w:id="1501">
            <w:rPr>
              <w:rFonts w:cs="Arial"/>
              <w:b/>
              <w:i/>
              <w:iCs/>
            </w:rPr>
          </w:rPrChange>
        </w:rPr>
        <w:t xml:space="preserve"> </w:t>
      </w:r>
      <w:r w:rsidRPr="00A32A6A" w:rsidR="00354DA9">
        <w:rPr>
          <w:rFonts w:cs="Arial"/>
          <w:bCs/>
          <w:sz w:val="20"/>
          <w:szCs w:val="20"/>
          <w:rPrChange w:author="Ayanda Monageng | Auto Fund" w:date="2026-03-02T16:09:00Z" w16du:dateUtc="2026-03-02T14:09:00Z" w:id="1502">
            <w:rPr>
              <w:rFonts w:cs="Arial"/>
              <w:b/>
              <w:i/>
              <w:iCs/>
              <w:highlight w:val="yellow"/>
            </w:rPr>
          </w:rPrChange>
        </w:rPr>
        <w:t>[Drafting note: Make changes as may be necessary]</w:t>
      </w:r>
      <w:r w:rsidRPr="00A32A6A" w:rsidR="00354DA9">
        <w:rPr>
          <w:rFonts w:cs="Arial"/>
          <w:bCs/>
          <w:sz w:val="20"/>
          <w:szCs w:val="20"/>
          <w:rPrChange w:author="Ayanda Monageng | Auto Fund" w:date="2026-03-02T16:09:00Z" w16du:dateUtc="2026-03-02T14:09:00Z" w:id="1503">
            <w:rPr>
              <w:rFonts w:cs="Arial"/>
            </w:rPr>
          </w:rPrChange>
        </w:rPr>
        <w:t xml:space="preserve">.  </w:t>
      </w:r>
      <w:r w:rsidRPr="00A32A6A" w:rsidR="004B391F">
        <w:rPr>
          <w:rFonts w:cs="Arial"/>
          <w:bCs/>
          <w:sz w:val="20"/>
          <w:szCs w:val="20"/>
          <w:rPrChange w:author="Ayanda Monageng | Auto Fund" w:date="2026-03-02T16:09:00Z" w16du:dateUtc="2026-03-02T14:09:00Z" w:id="1504">
            <w:rPr>
              <w:rFonts w:cs="Arial"/>
            </w:rPr>
          </w:rPrChange>
        </w:rPr>
        <w:t>It being agreed further that:</w:t>
      </w:r>
    </w:p>
    <w:p w:rsidRPr="00EB288F" w:rsidR="004B391F" w:rsidP="00EB288F" w:rsidRDefault="004B391F" w14:paraId="3CB7DD0C" w14:textId="2769F36A">
      <w:pPr>
        <w:pStyle w:val="Clause2Sub"/>
        <w:numPr>
          <w:ilvl w:val="2"/>
          <w:numId w:val="51"/>
        </w:numPr>
        <w:spacing w:line="240" w:lineRule="auto"/>
        <w:ind w:left="1134" w:hanging="1134"/>
        <w:rPr>
          <w:rFonts w:cs="Arial"/>
        </w:rPr>
      </w:pPr>
      <w:bookmarkStart w:name="_Ref74319527" w:id="1505"/>
      <w:r w:rsidRPr="00EB288F">
        <w:rPr>
          <w:rFonts w:cs="Arial"/>
        </w:rPr>
        <w:t>the interest of the Lender shall be noted in the relevant insurance policy with a material term that the insurer shall pay to the Lender any outstanding Unpaid Sum that is due and payable by the Borrower to the Lender before the insurer pays anything to the insured</w:t>
      </w:r>
      <w:r w:rsidRPr="00EB288F" w:rsidR="002B108C">
        <w:rPr>
          <w:rFonts w:cs="Arial"/>
        </w:rPr>
        <w:t xml:space="preserve"> (or any other beneficiaries (if any))</w:t>
      </w:r>
      <w:r w:rsidRPr="00EB288F">
        <w:rPr>
          <w:rFonts w:cs="Arial"/>
        </w:rPr>
        <w:t xml:space="preserve"> in the event that a claim where to materialise under the said policy.</w:t>
      </w:r>
      <w:bookmarkEnd w:id="1505"/>
      <w:r w:rsidRPr="00EB288F">
        <w:rPr>
          <w:rFonts w:cs="Arial"/>
        </w:rPr>
        <w:t xml:space="preserve"> </w:t>
      </w:r>
    </w:p>
    <w:p w:rsidRPr="00EB288F" w:rsidR="004B391F" w:rsidP="00EB288F" w:rsidRDefault="004B391F" w14:paraId="74A7F3C4" w14:textId="7D6EFD20">
      <w:pPr>
        <w:pStyle w:val="Clause2Sub"/>
        <w:numPr>
          <w:ilvl w:val="2"/>
          <w:numId w:val="51"/>
        </w:numPr>
        <w:spacing w:line="240" w:lineRule="auto"/>
        <w:ind w:left="1134" w:hanging="1134"/>
        <w:rPr>
          <w:rFonts w:cs="Arial"/>
        </w:rPr>
      </w:pPr>
      <w:r w:rsidRPr="00EB288F">
        <w:rPr>
          <w:rFonts w:cs="Arial"/>
        </w:rPr>
        <w:t xml:space="preserve">upon written request by the Lender and within 3 (three) Business Days of such a request, the Borrower shall provide proof that is satisfactory and acceptable to the Lender of such key person/man life insurance (which shall contain what is envisaged in clause </w:t>
      </w:r>
      <w:r w:rsidRPr="00EB288F">
        <w:rPr>
          <w:rFonts w:cs="Arial"/>
        </w:rPr>
        <w:fldChar w:fldCharType="begin"/>
      </w:r>
      <w:r w:rsidRPr="00EB288F">
        <w:rPr>
          <w:rFonts w:cs="Arial"/>
        </w:rPr>
        <w:instrText xml:space="preserve"> REF _Ref74319527 \r \h </w:instrText>
      </w:r>
      <w:r w:rsidRPr="00EB288F" w:rsidR="00FD3500">
        <w:rPr>
          <w:rFonts w:cs="Arial"/>
        </w:rPr>
        <w:instrText xml:space="preserve"> \* MERGEFORMAT </w:instrText>
      </w:r>
      <w:r w:rsidRPr="00EB288F">
        <w:rPr>
          <w:rFonts w:cs="Arial"/>
        </w:rPr>
      </w:r>
      <w:r w:rsidRPr="00EB288F">
        <w:rPr>
          <w:rFonts w:cs="Arial"/>
        </w:rPr>
        <w:fldChar w:fldCharType="separate"/>
      </w:r>
      <w:r w:rsidR="003C08A9">
        <w:rPr>
          <w:rFonts w:cs="Arial"/>
        </w:rPr>
        <w:t>12.1.1</w:t>
      </w:r>
      <w:r w:rsidRPr="00EB288F">
        <w:rPr>
          <w:rFonts w:cs="Arial"/>
        </w:rPr>
        <w:fldChar w:fldCharType="end"/>
      </w:r>
      <w:r w:rsidRPr="00EB288F">
        <w:rPr>
          <w:rFonts w:cs="Arial"/>
        </w:rPr>
        <w:t xml:space="preserve"> above);</w:t>
      </w:r>
    </w:p>
    <w:p w:rsidR="00941E84" w:rsidP="00941E84" w:rsidRDefault="00941E84" w14:paraId="48AD9BC0" w14:textId="77777777">
      <w:pPr>
        <w:pStyle w:val="Clause2Sub"/>
        <w:numPr>
          <w:ilvl w:val="1"/>
          <w:numId w:val="51"/>
        </w:numPr>
        <w:spacing w:line="240" w:lineRule="auto"/>
        <w:rPr>
          <w:rFonts w:cs="Arial"/>
        </w:rPr>
      </w:pPr>
      <w:r>
        <w:rPr>
          <w:rFonts w:cs="Arial"/>
        </w:rPr>
        <w:t>undertakes to submit a transformative plan to be approved by the Lender in terms of which it addresses the following aspects:</w:t>
      </w:r>
    </w:p>
    <w:p w:rsidR="00941E84" w:rsidP="00941E84" w:rsidRDefault="00941E84" w14:paraId="473CDF27" w14:textId="77777777">
      <w:pPr>
        <w:pStyle w:val="Clause2Sub"/>
        <w:numPr>
          <w:ilvl w:val="2"/>
          <w:numId w:val="51"/>
        </w:numPr>
        <w:spacing w:line="240" w:lineRule="auto"/>
        <w:ind w:left="1134" w:hanging="1134"/>
        <w:rPr>
          <w:rFonts w:cs="Arial"/>
        </w:rPr>
      </w:pPr>
      <w:r>
        <w:rPr>
          <w:rFonts w:cs="Arial"/>
        </w:rPr>
        <w:t xml:space="preserve">the details and timeframes within which to upskill </w:t>
      </w:r>
      <w:proofErr w:type="gramStart"/>
      <w:r>
        <w:rPr>
          <w:rFonts w:cs="Arial"/>
        </w:rPr>
        <w:t>all of</w:t>
      </w:r>
      <w:proofErr w:type="gramEnd"/>
      <w:r>
        <w:rPr>
          <w:rFonts w:cs="Arial"/>
        </w:rPr>
        <w:t xml:space="preserve"> its unskilled and semi-skilled black youth and female employees; and</w:t>
      </w:r>
    </w:p>
    <w:p w:rsidR="00941E84" w:rsidP="00941E84" w:rsidRDefault="00941E84" w14:paraId="0549C32C" w14:textId="77777777">
      <w:pPr>
        <w:pStyle w:val="Clause2Sub"/>
        <w:numPr>
          <w:ilvl w:val="2"/>
          <w:numId w:val="51"/>
        </w:numPr>
        <w:spacing w:line="240" w:lineRule="auto"/>
        <w:ind w:left="1134" w:hanging="1134"/>
        <w:rPr>
          <w:rFonts w:cs="Arial"/>
        </w:rPr>
      </w:pPr>
      <w:r>
        <w:rPr>
          <w:rFonts w:cs="Arial"/>
        </w:rPr>
        <w:t xml:space="preserve">the </w:t>
      </w:r>
      <w:r w:rsidRPr="007B54B1">
        <w:rPr>
          <w:rFonts w:cs="Arial"/>
          <w:lang w:val="en-ZA"/>
        </w:rPr>
        <w:t xml:space="preserve">details and timeframes within which </w:t>
      </w:r>
      <w:r>
        <w:rPr>
          <w:rFonts w:cs="Arial"/>
          <w:lang w:val="en-ZA"/>
        </w:rPr>
        <w:t xml:space="preserve">to </w:t>
      </w:r>
      <w:r>
        <w:rPr>
          <w:rFonts w:cs="Arial"/>
        </w:rPr>
        <w:t>train its black employees with an objective creating black managers within its business;</w:t>
      </w:r>
    </w:p>
    <w:p w:rsidR="00FA65DA" w:rsidP="00FA65DA" w:rsidRDefault="00FA65DA" w14:paraId="5AAA3F6E" w14:textId="77777777">
      <w:pPr>
        <w:pStyle w:val="Clause2Sub"/>
        <w:numPr>
          <w:ilvl w:val="1"/>
          <w:numId w:val="51"/>
        </w:numPr>
        <w:spacing w:line="240" w:lineRule="auto"/>
        <w:rPr>
          <w:rFonts w:cs="Arial"/>
        </w:rPr>
      </w:pPr>
      <w:r w:rsidRPr="00FB11A2">
        <w:rPr>
          <w:rFonts w:cs="Arial"/>
        </w:rPr>
        <w:t>ensure existing and future shareholders</w:t>
      </w:r>
      <w:r>
        <w:rPr>
          <w:rFonts w:cs="Arial"/>
        </w:rPr>
        <w:t>’</w:t>
      </w:r>
      <w:r w:rsidRPr="00FB11A2">
        <w:rPr>
          <w:rFonts w:cs="Arial"/>
        </w:rPr>
        <w:t xml:space="preserve"> loans are not repaid</w:t>
      </w:r>
      <w:r>
        <w:rPr>
          <w:rFonts w:cs="Arial"/>
        </w:rPr>
        <w:t xml:space="preserve"> unless the following conditions are adhered to;</w:t>
      </w:r>
    </w:p>
    <w:p w:rsidR="00FA65DA" w:rsidP="00FA65DA" w:rsidRDefault="00FA65DA" w14:paraId="50504E14" w14:textId="77777777">
      <w:pPr>
        <w:pStyle w:val="Clause2Sub"/>
        <w:numPr>
          <w:ilvl w:val="2"/>
          <w:numId w:val="51"/>
        </w:numPr>
        <w:spacing w:line="240" w:lineRule="auto"/>
        <w:ind w:left="1134" w:hanging="1134"/>
        <w:rPr>
          <w:rFonts w:cs="Arial"/>
        </w:rPr>
      </w:pPr>
      <w:r>
        <w:rPr>
          <w:rFonts w:cs="Arial"/>
        </w:rPr>
        <w:t>all interest and capital repayments are paid in full and are not overdue;</w:t>
      </w:r>
    </w:p>
    <w:p w:rsidR="00FA65DA" w:rsidP="00FA65DA" w:rsidRDefault="00FA65DA" w14:paraId="33D03D6B" w14:textId="63730879">
      <w:pPr>
        <w:pStyle w:val="Clause2Sub"/>
        <w:numPr>
          <w:ilvl w:val="2"/>
          <w:numId w:val="51"/>
        </w:numPr>
        <w:spacing w:line="240" w:lineRule="auto"/>
        <w:ind w:left="1134" w:hanging="1134"/>
        <w:rPr>
          <w:rFonts w:cs="Arial"/>
        </w:rPr>
      </w:pPr>
      <w:r>
        <w:rPr>
          <w:rFonts w:cs="Arial"/>
        </w:rPr>
        <w:t xml:space="preserve">all financial covenants are </w:t>
      </w:r>
      <w:r w:rsidR="00D77DAE">
        <w:rPr>
          <w:rFonts w:cs="Arial"/>
        </w:rPr>
        <w:t xml:space="preserve">up to date and </w:t>
      </w:r>
      <w:r>
        <w:rPr>
          <w:rFonts w:cs="Arial"/>
        </w:rPr>
        <w:t>adhered to; and</w:t>
      </w:r>
    </w:p>
    <w:p w:rsidRPr="00FB11A2" w:rsidR="00FA65DA" w:rsidP="00FA65DA" w:rsidRDefault="00FA65DA" w14:paraId="56D0F7C7" w14:textId="5AD276E6">
      <w:pPr>
        <w:pStyle w:val="Clause2Sub"/>
        <w:numPr>
          <w:ilvl w:val="2"/>
          <w:numId w:val="51"/>
        </w:numPr>
        <w:spacing w:line="240" w:lineRule="auto"/>
        <w:ind w:left="1134" w:hanging="1134"/>
        <w:rPr>
          <w:rFonts w:cs="Arial"/>
        </w:rPr>
      </w:pPr>
      <w:r>
        <w:rPr>
          <w:rFonts w:cs="Arial"/>
        </w:rPr>
        <w:t>a minimum shareholder loan balance of R1 000 000.00 (one million Rand) is maintained in the business throughout the Term and it being recorded further that such amount may be adjusted in writing by the Parties from time to time ;</w:t>
      </w:r>
      <w:r w:rsidR="008F443C">
        <w:rPr>
          <w:rFonts w:cs="Arial"/>
        </w:rPr>
        <w:t xml:space="preserve"> </w:t>
      </w:r>
      <w:r w:rsidRPr="003C08A9" w:rsidR="008F443C">
        <w:rPr>
          <w:rFonts w:cs="Arial"/>
          <w:b/>
          <w:bCs/>
          <w:highlight w:val="yellow"/>
        </w:rPr>
        <w:t xml:space="preserve">[Drafting note: clauses 12.2 and this 12.3 to be </w:t>
      </w:r>
      <w:r w:rsidRPr="003C08A9" w:rsidR="006665BA">
        <w:rPr>
          <w:rFonts w:cs="Arial"/>
          <w:b/>
          <w:bCs/>
          <w:highlight w:val="yellow"/>
        </w:rPr>
        <w:t>retained or deleted</w:t>
      </w:r>
      <w:r w:rsidRPr="003C08A9" w:rsidR="008F443C">
        <w:rPr>
          <w:rFonts w:cs="Arial"/>
          <w:b/>
          <w:bCs/>
          <w:highlight w:val="yellow"/>
        </w:rPr>
        <w:t xml:space="preserve"> as may be necessary </w:t>
      </w:r>
      <w:r w:rsidRPr="003C08A9" w:rsidR="006665BA">
        <w:rPr>
          <w:rFonts w:cs="Arial"/>
          <w:b/>
          <w:bCs/>
          <w:highlight w:val="yellow"/>
        </w:rPr>
        <w:t>in the context of</w:t>
      </w:r>
      <w:r w:rsidRPr="003C08A9" w:rsidR="008F443C">
        <w:rPr>
          <w:rFonts w:cs="Arial"/>
          <w:b/>
          <w:bCs/>
          <w:highlight w:val="yellow"/>
        </w:rPr>
        <w:t xml:space="preserve"> the approved memo.]</w:t>
      </w:r>
    </w:p>
    <w:p w:rsidR="003337EB" w:rsidP="003337EB" w:rsidRDefault="003337EB" w14:paraId="0D7086B7" w14:textId="77777777">
      <w:pPr>
        <w:pStyle w:val="Clause2Sub"/>
        <w:numPr>
          <w:ilvl w:val="1"/>
          <w:numId w:val="51"/>
        </w:numPr>
        <w:spacing w:line="240" w:lineRule="auto"/>
        <w:rPr>
          <w:rFonts w:cs="Arial"/>
        </w:rPr>
      </w:pPr>
      <w:r>
        <w:rPr>
          <w:rFonts w:cs="Arial"/>
        </w:rPr>
        <w:t xml:space="preserve">assist and permit the Lender to conduct a </w:t>
      </w:r>
      <w:r w:rsidRPr="00A07F8E">
        <w:rPr>
          <w:rFonts w:cs="Arial"/>
        </w:rPr>
        <w:t xml:space="preserve">Business Review </w:t>
      </w:r>
      <w:r>
        <w:rPr>
          <w:rFonts w:cs="Arial"/>
        </w:rPr>
        <w:t>on the Borrower</w:t>
      </w:r>
      <w:r w:rsidRPr="00A07F8E">
        <w:rPr>
          <w:rFonts w:cs="Arial"/>
        </w:rPr>
        <w:t xml:space="preserve"> on a</w:t>
      </w:r>
      <w:r>
        <w:rPr>
          <w:rFonts w:cs="Arial"/>
        </w:rPr>
        <w:t xml:space="preserve"> quarterly</w:t>
      </w:r>
      <w:r w:rsidRPr="00A07F8E">
        <w:rPr>
          <w:rFonts w:cs="Arial"/>
        </w:rPr>
        <w:t xml:space="preserve"> basis</w:t>
      </w:r>
      <w:r>
        <w:rPr>
          <w:rFonts w:cs="Arial"/>
        </w:rPr>
        <w:t xml:space="preserve"> by granting access to any documentation and/or information (in whatever format it may have been stored or contained) as may be required by the Lender</w:t>
      </w:r>
      <w:r w:rsidRPr="00A07F8E">
        <w:rPr>
          <w:rFonts w:cs="Arial"/>
        </w:rPr>
        <w:t xml:space="preserve">; </w:t>
      </w:r>
    </w:p>
    <w:p w:rsidRPr="005D5CE9" w:rsidR="006B7805" w:rsidP="006B7805" w:rsidRDefault="006B7805" w14:paraId="4EC36B2D" w14:textId="77777777">
      <w:pPr>
        <w:pStyle w:val="Clause2Sub"/>
        <w:numPr>
          <w:ilvl w:val="1"/>
          <w:numId w:val="51"/>
        </w:numPr>
        <w:spacing w:line="240" w:lineRule="auto"/>
        <w:rPr>
          <w:rFonts w:cs="Arial"/>
        </w:rPr>
      </w:pPr>
      <w:r w:rsidRPr="005D5CE9">
        <w:rPr>
          <w:rFonts w:cs="Arial"/>
          <w:color w:val="000000"/>
          <w:lang w:eastAsia="en-US"/>
        </w:rPr>
        <w:t xml:space="preserve">maintain at least one senior Black Person at senior/ executive position within the Borrower during the Term of this Agreement; </w:t>
      </w:r>
    </w:p>
    <w:p w:rsidRPr="00637E0F" w:rsidR="00F76D4B" w:rsidP="00637E0F" w:rsidRDefault="00084E10" w14:paraId="23F17E65" w14:textId="56D92C9E">
      <w:pPr>
        <w:pStyle w:val="Clause2Sub"/>
        <w:numPr>
          <w:ilvl w:val="1"/>
          <w:numId w:val="51"/>
        </w:numPr>
        <w:spacing w:line="240" w:lineRule="auto"/>
        <w:rPr>
          <w:rFonts w:cs="Arial"/>
        </w:rPr>
      </w:pPr>
      <w:r w:rsidRPr="00637E0F">
        <w:rPr>
          <w:rFonts w:cs="Arial"/>
        </w:rPr>
        <w:t xml:space="preserve">at the sole discretion of the Lender, </w:t>
      </w:r>
      <w:r w:rsidRPr="00637E0F" w:rsidR="006D4804">
        <w:rPr>
          <w:rFonts w:cs="Arial"/>
        </w:rPr>
        <w:t xml:space="preserve">allow the duly authorised representatives of the Lender including its agents or service providers) at all reasonable times to audit and inspect the Borrower’s books, documents and records and to make extracts from or copies of the latter on the understanding that information obtained from the Borrower will remain confidential and restricted to the Lender and its personnel; </w:t>
      </w:r>
    </w:p>
    <w:p w:rsidRPr="00EB288F" w:rsidR="0090120D" w:rsidP="00EB288F" w:rsidRDefault="0090120D" w14:paraId="5DA9C81A" w14:textId="51301600">
      <w:pPr>
        <w:pStyle w:val="Clause2Sub"/>
        <w:numPr>
          <w:ilvl w:val="1"/>
          <w:numId w:val="51"/>
        </w:numPr>
        <w:spacing w:line="240" w:lineRule="auto"/>
        <w:rPr>
          <w:rFonts w:cs="Arial"/>
        </w:rPr>
      </w:pPr>
      <w:r w:rsidRPr="00EB288F">
        <w:rPr>
          <w:rFonts w:cs="Arial"/>
        </w:rPr>
        <w:t xml:space="preserve">ensure </w:t>
      </w:r>
      <w:r w:rsidRPr="00EB288F" w:rsidR="00F07B27">
        <w:rPr>
          <w:rFonts w:cs="Arial"/>
        </w:rPr>
        <w:t xml:space="preserve">that </w:t>
      </w:r>
      <w:r w:rsidRPr="00EB288F" w:rsidR="00013A0D">
        <w:rPr>
          <w:rFonts w:cs="Arial"/>
        </w:rPr>
        <w:t>the</w:t>
      </w:r>
      <w:r w:rsidRPr="00EB288F" w:rsidR="00F07B27">
        <w:rPr>
          <w:rFonts w:cs="Arial"/>
        </w:rPr>
        <w:t xml:space="preserve"> remuneration of its </w:t>
      </w:r>
      <w:r w:rsidRPr="00EB288F" w:rsidR="00EF4E84">
        <w:rPr>
          <w:rFonts w:cs="Arial"/>
        </w:rPr>
        <w:t>director</w:t>
      </w:r>
      <w:r w:rsidRPr="00EB288F" w:rsidR="00C526C2">
        <w:rPr>
          <w:rFonts w:cs="Arial"/>
        </w:rPr>
        <w:t>s</w:t>
      </w:r>
      <w:r w:rsidRPr="00EB288F">
        <w:rPr>
          <w:rFonts w:cs="Arial"/>
        </w:rPr>
        <w:t xml:space="preserve"> (including</w:t>
      </w:r>
      <w:r w:rsidRPr="00EB288F" w:rsidR="00F07B27">
        <w:rPr>
          <w:rFonts w:cs="Arial"/>
        </w:rPr>
        <w:t xml:space="preserve"> any</w:t>
      </w:r>
      <w:r w:rsidRPr="00EB288F">
        <w:rPr>
          <w:rFonts w:cs="Arial"/>
        </w:rPr>
        <w:t xml:space="preserve"> prescribed officers) </w:t>
      </w:r>
      <w:r w:rsidRPr="00EB288F" w:rsidR="00904945">
        <w:rPr>
          <w:rFonts w:cs="Arial"/>
        </w:rPr>
        <w:t xml:space="preserve">is </w:t>
      </w:r>
      <w:r w:rsidRPr="00EB288F" w:rsidR="00013A0D">
        <w:rPr>
          <w:rFonts w:cs="Arial"/>
        </w:rPr>
        <w:t xml:space="preserve">not </w:t>
      </w:r>
      <w:r w:rsidRPr="00EB288F" w:rsidR="00904945">
        <w:rPr>
          <w:rFonts w:cs="Arial"/>
        </w:rPr>
        <w:t xml:space="preserve">increased by a </w:t>
      </w:r>
      <w:r w:rsidRPr="00EB288F" w:rsidR="00013A0D">
        <w:rPr>
          <w:rFonts w:cs="Arial"/>
        </w:rPr>
        <w:t xml:space="preserve">rate that is higher than the </w:t>
      </w:r>
      <w:r w:rsidRPr="00EB288F" w:rsidR="00491AB9">
        <w:rPr>
          <w:rFonts w:cs="Arial"/>
        </w:rPr>
        <w:t xml:space="preserve">annual </w:t>
      </w:r>
      <w:r w:rsidRPr="00EB288F" w:rsidR="00013A0D">
        <w:rPr>
          <w:rFonts w:cs="Arial"/>
        </w:rPr>
        <w:t>inflation rate</w:t>
      </w:r>
      <w:r w:rsidRPr="00EB288F" w:rsidR="00491AB9">
        <w:rPr>
          <w:rFonts w:cs="Arial"/>
        </w:rPr>
        <w:t>/consumer price index</w:t>
      </w:r>
      <w:r w:rsidRPr="00EB288F" w:rsidR="00013A0D">
        <w:rPr>
          <w:rFonts w:cs="Arial"/>
        </w:rPr>
        <w:t xml:space="preserve"> as</w:t>
      </w:r>
      <w:r w:rsidRPr="00EB288F" w:rsidR="00491AB9">
        <w:rPr>
          <w:rFonts w:cs="Arial"/>
        </w:rPr>
        <w:t xml:space="preserve"> </w:t>
      </w:r>
      <w:r w:rsidRPr="00EB288F" w:rsidR="00E44EC9">
        <w:rPr>
          <w:rFonts w:cs="Arial"/>
        </w:rPr>
        <w:t xml:space="preserve">officially </w:t>
      </w:r>
      <w:r w:rsidRPr="00EB288F" w:rsidR="00491AB9">
        <w:rPr>
          <w:rFonts w:cs="Arial"/>
        </w:rPr>
        <w:t xml:space="preserve">published by </w:t>
      </w:r>
      <w:r w:rsidRPr="00EB288F" w:rsidR="00E44EC9">
        <w:rPr>
          <w:rFonts w:cs="Arial"/>
        </w:rPr>
        <w:t>Statistics South Africa</w:t>
      </w:r>
      <w:r w:rsidRPr="00EB288F" w:rsidR="00987392">
        <w:rPr>
          <w:rFonts w:cs="Arial"/>
        </w:rPr>
        <w:t xml:space="preserve"> unless it has </w:t>
      </w:r>
      <w:r w:rsidRPr="00EB288F" w:rsidR="00EC6324">
        <w:rPr>
          <w:rFonts w:cs="Arial"/>
        </w:rPr>
        <w:t xml:space="preserve">obtained the prior </w:t>
      </w:r>
      <w:r w:rsidRPr="00EB288F" w:rsidR="00987392">
        <w:rPr>
          <w:rFonts w:cs="Arial"/>
        </w:rPr>
        <w:t>written consent or</w:t>
      </w:r>
      <w:r w:rsidRPr="00EB288F" w:rsidR="00EC6324">
        <w:rPr>
          <w:rFonts w:cs="Arial"/>
        </w:rPr>
        <w:t xml:space="preserve"> approval of the Lender</w:t>
      </w:r>
      <w:r w:rsidRPr="00EB288F" w:rsidR="00E44EC9">
        <w:rPr>
          <w:rFonts w:cs="Arial"/>
        </w:rPr>
        <w:t>;</w:t>
      </w:r>
    </w:p>
    <w:p w:rsidRPr="00EB288F" w:rsidR="006826B1" w:rsidP="00EB288F" w:rsidRDefault="000C2DD9" w14:paraId="610708B6" w14:textId="77777777">
      <w:pPr>
        <w:pStyle w:val="Clause2Sub"/>
        <w:numPr>
          <w:ilvl w:val="1"/>
          <w:numId w:val="51"/>
        </w:numPr>
        <w:spacing w:line="240" w:lineRule="auto"/>
        <w:rPr>
          <w:rFonts w:cs="Arial"/>
        </w:rPr>
      </w:pPr>
      <w:r w:rsidRPr="00EB288F">
        <w:rPr>
          <w:rFonts w:cs="Arial"/>
        </w:rPr>
        <w:t xml:space="preserve">procure and maintain a business insurance that </w:t>
      </w:r>
      <w:r w:rsidRPr="00EB288F" w:rsidR="00293744">
        <w:rPr>
          <w:rFonts w:cs="Arial"/>
        </w:rPr>
        <w:t>comprehensively</w:t>
      </w:r>
      <w:r w:rsidRPr="00EB288F">
        <w:rPr>
          <w:rFonts w:cs="Arial"/>
        </w:rPr>
        <w:t xml:space="preserve"> </w:t>
      </w:r>
      <w:r w:rsidRPr="00EB288F" w:rsidR="00293744">
        <w:rPr>
          <w:rFonts w:cs="Arial"/>
        </w:rPr>
        <w:t>and sufficiently covers its</w:t>
      </w:r>
      <w:r w:rsidRPr="00EB288F" w:rsidR="000D2EA4">
        <w:rPr>
          <w:rFonts w:cs="Arial"/>
        </w:rPr>
        <w:t xml:space="preserve"> </w:t>
      </w:r>
      <w:r w:rsidRPr="00EB288F" w:rsidR="00293744">
        <w:rPr>
          <w:rFonts w:cs="Arial"/>
        </w:rPr>
        <w:t xml:space="preserve">business operations and </w:t>
      </w:r>
      <w:proofErr w:type="gramStart"/>
      <w:r w:rsidRPr="00EB288F" w:rsidR="00293744">
        <w:rPr>
          <w:rFonts w:cs="Arial"/>
        </w:rPr>
        <w:t>assets, and</w:t>
      </w:r>
      <w:proofErr w:type="gramEnd"/>
      <w:r w:rsidRPr="00EB288F" w:rsidR="00293744">
        <w:rPr>
          <w:rFonts w:cs="Arial"/>
        </w:rPr>
        <w:t xml:space="preserve"> cause the insurer to note the</w:t>
      </w:r>
      <w:r w:rsidRPr="00EB288F" w:rsidR="000D2EA4">
        <w:rPr>
          <w:rFonts w:cs="Arial"/>
        </w:rPr>
        <w:t xml:space="preserve"> interest </w:t>
      </w:r>
      <w:r w:rsidRPr="00EB288F" w:rsidR="00293744">
        <w:rPr>
          <w:rFonts w:cs="Arial"/>
        </w:rPr>
        <w:t xml:space="preserve">of the </w:t>
      </w:r>
      <w:r w:rsidRPr="00EB288F" w:rsidR="00C84C6E">
        <w:rPr>
          <w:rFonts w:cs="Arial"/>
        </w:rPr>
        <w:t>Borrower</w:t>
      </w:r>
      <w:r w:rsidRPr="00EB288F" w:rsidR="00B35011">
        <w:rPr>
          <w:rFonts w:cs="Arial"/>
        </w:rPr>
        <w:t xml:space="preserve"> as </w:t>
      </w:r>
      <w:r w:rsidRPr="00EB288F" w:rsidR="00BC5F3D">
        <w:rPr>
          <w:rFonts w:cs="Arial"/>
        </w:rPr>
        <w:t>the sole</w:t>
      </w:r>
      <w:r w:rsidRPr="00EB288F" w:rsidR="00B35011">
        <w:rPr>
          <w:rFonts w:cs="Arial"/>
        </w:rPr>
        <w:t xml:space="preserve"> beneficiary of the proceeds </w:t>
      </w:r>
      <w:r w:rsidRPr="00EB288F" w:rsidR="00A81826">
        <w:rPr>
          <w:rFonts w:cs="Arial"/>
        </w:rPr>
        <w:t xml:space="preserve">of such an insurance </w:t>
      </w:r>
      <w:r w:rsidRPr="00EB288F" w:rsidR="009917E6">
        <w:rPr>
          <w:rFonts w:cs="Arial"/>
        </w:rPr>
        <w:t>(which shall be limited to the Unpaid Sum) at the time of</w:t>
      </w:r>
      <w:r w:rsidRPr="00EB288F" w:rsidR="00A81826">
        <w:rPr>
          <w:rFonts w:cs="Arial"/>
        </w:rPr>
        <w:t xml:space="preserve"> an insurance claim aris</w:t>
      </w:r>
      <w:r w:rsidRPr="00EB288F" w:rsidR="009917E6">
        <w:rPr>
          <w:rFonts w:cs="Arial"/>
        </w:rPr>
        <w:t>ing</w:t>
      </w:r>
      <w:r w:rsidRPr="00EB288F" w:rsidR="00A81826">
        <w:rPr>
          <w:rFonts w:cs="Arial"/>
        </w:rPr>
        <w:t xml:space="preserve"> thereunder</w:t>
      </w:r>
      <w:r w:rsidRPr="00EB288F" w:rsidR="00C84C6E">
        <w:rPr>
          <w:rFonts w:cs="Arial"/>
        </w:rPr>
        <w:t xml:space="preserve">.  Upon written request from the Lender, the Borrower shall </w:t>
      </w:r>
      <w:r w:rsidRPr="00EB288F" w:rsidR="0073178F">
        <w:rPr>
          <w:rFonts w:cs="Arial"/>
        </w:rPr>
        <w:t xml:space="preserve">immediately </w:t>
      </w:r>
      <w:r w:rsidRPr="00EB288F" w:rsidR="00C84C6E">
        <w:rPr>
          <w:rFonts w:cs="Arial"/>
        </w:rPr>
        <w:t xml:space="preserve">provide </w:t>
      </w:r>
      <w:r w:rsidRPr="00EB288F" w:rsidR="009C4980">
        <w:rPr>
          <w:rFonts w:cs="Arial"/>
        </w:rPr>
        <w:t xml:space="preserve">satisfactory and sufficient proof that </w:t>
      </w:r>
      <w:r w:rsidRPr="00EB288F" w:rsidR="001044F8">
        <w:rPr>
          <w:rFonts w:cs="Arial"/>
        </w:rPr>
        <w:t>evinces the</w:t>
      </w:r>
      <w:r w:rsidRPr="00EB288F" w:rsidR="009C4980">
        <w:rPr>
          <w:rFonts w:cs="Arial"/>
        </w:rPr>
        <w:t xml:space="preserve"> </w:t>
      </w:r>
      <w:r w:rsidRPr="00EB288F" w:rsidR="0073178F">
        <w:rPr>
          <w:rFonts w:cs="Arial"/>
        </w:rPr>
        <w:t>maintenance of</w:t>
      </w:r>
      <w:r w:rsidRPr="00EB288F" w:rsidR="009C4980">
        <w:rPr>
          <w:rFonts w:cs="Arial"/>
        </w:rPr>
        <w:t xml:space="preserve"> such an insurance</w:t>
      </w:r>
      <w:r w:rsidRPr="00EB288F" w:rsidR="0073178F">
        <w:rPr>
          <w:rFonts w:cs="Arial"/>
        </w:rPr>
        <w:t xml:space="preserve"> by it</w:t>
      </w:r>
      <w:r w:rsidRPr="00EB288F" w:rsidR="003D3338">
        <w:rPr>
          <w:rFonts w:cs="Arial"/>
        </w:rPr>
        <w:t>. Without detracting from the generality of the foregoing and in addition thereto, the Borrower shall</w:t>
      </w:r>
      <w:r w:rsidRPr="00EB288F" w:rsidR="0073178F">
        <w:rPr>
          <w:rFonts w:cs="Arial"/>
        </w:rPr>
        <w:t xml:space="preserve"> </w:t>
      </w:r>
      <w:r w:rsidRPr="00EB288F" w:rsidR="003D3338">
        <w:rPr>
          <w:rFonts w:cs="Arial"/>
        </w:rPr>
        <w:t>ensure that insurances over its business and its assets are procured and maintained in the name of the Borrower, and ensure that all premiums in respect thereof are paid timeously</w:t>
      </w:r>
      <w:r w:rsidRPr="00EB288F" w:rsidR="00003F07">
        <w:rPr>
          <w:rFonts w:cs="Arial"/>
        </w:rPr>
        <w:t>;</w:t>
      </w:r>
    </w:p>
    <w:p w:rsidRPr="00EB288F" w:rsidR="003722A3" w:rsidP="00EB288F" w:rsidRDefault="006C52C8" w14:paraId="603EAB5B" w14:textId="52181158">
      <w:pPr>
        <w:pStyle w:val="Clause2Sub"/>
        <w:numPr>
          <w:ilvl w:val="1"/>
          <w:numId w:val="51"/>
        </w:numPr>
        <w:spacing w:line="240" w:lineRule="auto"/>
        <w:rPr>
          <w:rFonts w:cs="Arial"/>
        </w:rPr>
      </w:pPr>
      <w:r w:rsidRPr="00EB288F">
        <w:rPr>
          <w:rFonts w:cs="Arial"/>
        </w:rPr>
        <w:t xml:space="preserve">ensure that </w:t>
      </w:r>
      <w:r w:rsidRPr="00EB288F" w:rsidR="00F33404">
        <w:rPr>
          <w:rFonts w:cs="Arial"/>
        </w:rPr>
        <w:t>any</w:t>
      </w:r>
      <w:r w:rsidRPr="00EB288F" w:rsidR="00741198">
        <w:rPr>
          <w:rFonts w:cs="Arial"/>
        </w:rPr>
        <w:t xml:space="preserve"> </w:t>
      </w:r>
      <w:r w:rsidRPr="00EB288F" w:rsidR="009568F3">
        <w:rPr>
          <w:rFonts w:cs="Arial"/>
        </w:rPr>
        <w:t>A</w:t>
      </w:r>
      <w:r w:rsidRPr="00EB288F" w:rsidR="00741198">
        <w:rPr>
          <w:rFonts w:cs="Arial"/>
        </w:rPr>
        <w:t>sset</w:t>
      </w:r>
      <w:r w:rsidRPr="00EB288F" w:rsidR="003722A3">
        <w:rPr>
          <w:rFonts w:cs="Arial"/>
        </w:rPr>
        <w:t>s</w:t>
      </w:r>
      <w:r w:rsidRPr="00EB288F" w:rsidR="00741198">
        <w:rPr>
          <w:rFonts w:cs="Arial"/>
        </w:rPr>
        <w:t xml:space="preserve"> of the Borrower </w:t>
      </w:r>
      <w:r w:rsidRPr="00EB288F" w:rsidR="008D1196">
        <w:rPr>
          <w:rFonts w:cs="Arial"/>
        </w:rPr>
        <w:t xml:space="preserve">are tagged or </w:t>
      </w:r>
      <w:r w:rsidRPr="00EB288F" w:rsidR="008D434C">
        <w:rPr>
          <w:rFonts w:cs="Arial"/>
        </w:rPr>
        <w:t xml:space="preserve">otherwise marked in a manner which </w:t>
      </w:r>
      <w:r w:rsidRPr="00EB288F" w:rsidR="00C4019C">
        <w:rPr>
          <w:rFonts w:cs="Arial"/>
        </w:rPr>
        <w:t>adheres to the requirements of the Lender to record</w:t>
      </w:r>
      <w:r w:rsidRPr="00EB288F" w:rsidR="003722A3">
        <w:rPr>
          <w:rFonts w:cs="Arial"/>
        </w:rPr>
        <w:t xml:space="preserve"> the rights of the Lender over such assets;</w:t>
      </w:r>
    </w:p>
    <w:p w:rsidRPr="00EB288F" w:rsidR="003D3338" w:rsidP="00EB288F" w:rsidRDefault="00CC40DB" w14:paraId="1FB2649E" w14:textId="3D21868A">
      <w:pPr>
        <w:pStyle w:val="Clause2Sub"/>
        <w:numPr>
          <w:ilvl w:val="1"/>
          <w:numId w:val="51"/>
        </w:numPr>
        <w:spacing w:line="240" w:lineRule="auto"/>
        <w:rPr>
          <w:rFonts w:cs="Arial"/>
        </w:rPr>
      </w:pPr>
      <w:r w:rsidRPr="00EB288F">
        <w:rPr>
          <w:rFonts w:cs="Arial"/>
        </w:rPr>
        <w:t xml:space="preserve">notify the </w:t>
      </w:r>
      <w:r w:rsidRPr="00EB288F" w:rsidR="00CE79B8">
        <w:rPr>
          <w:rFonts w:cs="Arial"/>
        </w:rPr>
        <w:t>landlord of the premises at</w:t>
      </w:r>
      <w:r w:rsidRPr="00EB288F" w:rsidR="00C47D5F">
        <w:rPr>
          <w:rFonts w:cs="Arial"/>
        </w:rPr>
        <w:t xml:space="preserve"> or on</w:t>
      </w:r>
      <w:r w:rsidRPr="00EB288F" w:rsidR="00CE79B8">
        <w:rPr>
          <w:rFonts w:cs="Arial"/>
        </w:rPr>
        <w:t xml:space="preserve"> which the </w:t>
      </w:r>
      <w:r w:rsidRPr="00EB288F" w:rsidR="00017BFB">
        <w:rPr>
          <w:rFonts w:cs="Arial"/>
        </w:rPr>
        <w:t>Assets</w:t>
      </w:r>
      <w:r w:rsidRPr="00EB288F" w:rsidR="00443F58">
        <w:rPr>
          <w:rFonts w:cs="Arial"/>
        </w:rPr>
        <w:t xml:space="preserve"> of the Borrower </w:t>
      </w:r>
      <w:r w:rsidRPr="00EB288F" w:rsidR="00017BFB">
        <w:rPr>
          <w:rFonts w:cs="Arial"/>
        </w:rPr>
        <w:t>are locate</w:t>
      </w:r>
      <w:r w:rsidRPr="00EB288F" w:rsidR="00443F58">
        <w:rPr>
          <w:rFonts w:cs="Arial"/>
        </w:rPr>
        <w:t>d</w:t>
      </w:r>
      <w:r w:rsidRPr="00EB288F" w:rsidR="00DD4E9A">
        <w:rPr>
          <w:rFonts w:cs="Arial"/>
        </w:rPr>
        <w:t xml:space="preserve">, in writing, that the landlord’s hypothec does not apply in relation to </w:t>
      </w:r>
      <w:r w:rsidRPr="00EB288F" w:rsidR="00C11471">
        <w:rPr>
          <w:rFonts w:cs="Arial"/>
        </w:rPr>
        <w:t>such a</w:t>
      </w:r>
      <w:r w:rsidRPr="00EB288F" w:rsidR="00DD4E9A">
        <w:rPr>
          <w:rFonts w:cs="Arial"/>
        </w:rPr>
        <w:t>ssets</w:t>
      </w:r>
      <w:r w:rsidRPr="00EB288F" w:rsidR="00D91C69">
        <w:rPr>
          <w:rFonts w:cs="Arial"/>
        </w:rPr>
        <w:t xml:space="preserve"> (including those which are also covered by </w:t>
      </w:r>
      <w:r w:rsidRPr="00EB288F" w:rsidR="00A04FE6">
        <w:rPr>
          <w:rFonts w:cs="Arial"/>
        </w:rPr>
        <w:t xml:space="preserve">the General Notarial Bond); </w:t>
      </w:r>
      <w:r w:rsidRPr="00EB288F" w:rsidR="00D91C69">
        <w:rPr>
          <w:rFonts w:cs="Arial"/>
        </w:rPr>
        <w:t xml:space="preserve"> </w:t>
      </w:r>
    </w:p>
    <w:p w:rsidRPr="00EB288F" w:rsidR="009518D4" w:rsidP="00EB288F" w:rsidRDefault="009518D4" w14:paraId="3F1D9FB1" w14:textId="439387B2">
      <w:pPr>
        <w:pStyle w:val="Clause2Sub"/>
        <w:numPr>
          <w:ilvl w:val="1"/>
          <w:numId w:val="51"/>
        </w:numPr>
        <w:spacing w:line="240" w:lineRule="auto"/>
        <w:rPr>
          <w:rFonts w:cs="Arial"/>
        </w:rPr>
      </w:pPr>
      <w:r w:rsidRPr="00EB288F">
        <w:rPr>
          <w:rFonts w:cs="Arial"/>
        </w:rPr>
        <w:t xml:space="preserve">to the extent that the provisions of clause </w:t>
      </w:r>
      <w:r w:rsidRPr="00EB288F">
        <w:rPr>
          <w:rFonts w:cs="Arial"/>
        </w:rPr>
        <w:fldChar w:fldCharType="begin"/>
      </w:r>
      <w:r w:rsidRPr="00EB288F">
        <w:rPr>
          <w:rFonts w:cs="Arial"/>
        </w:rPr>
        <w:instrText xml:space="preserve"> REF _Ref356805588 \w \h </w:instrText>
      </w:r>
      <w:r w:rsidRPr="00EB288F" w:rsidR="004972C3">
        <w:rPr>
          <w:rFonts w:cs="Arial"/>
        </w:rPr>
        <w:instrText xml:space="preserve"> \* MERGEFORMAT </w:instrText>
      </w:r>
      <w:r w:rsidRPr="00EB288F">
        <w:rPr>
          <w:rFonts w:cs="Arial"/>
        </w:rPr>
      </w:r>
      <w:r w:rsidRPr="00EB288F">
        <w:rPr>
          <w:rFonts w:cs="Arial"/>
        </w:rPr>
        <w:fldChar w:fldCharType="separate"/>
      </w:r>
      <w:r w:rsidR="003C08A9">
        <w:rPr>
          <w:rFonts w:cs="Arial"/>
        </w:rPr>
        <w:t>10</w:t>
      </w:r>
      <w:r w:rsidRPr="00EB288F">
        <w:rPr>
          <w:rFonts w:cs="Arial"/>
        </w:rPr>
        <w:fldChar w:fldCharType="end"/>
      </w:r>
      <w:r w:rsidRPr="00EB288F">
        <w:rPr>
          <w:rFonts w:cs="Arial"/>
        </w:rPr>
        <w:t xml:space="preserve"> are severable and non-enforceable in law for whatever reason, ensure that at all times the claims of the Lender against it rank at least </w:t>
      </w:r>
      <w:r w:rsidRPr="00EB288F">
        <w:rPr>
          <w:rFonts w:cs="Arial"/>
          <w:i/>
          <w:iCs/>
        </w:rPr>
        <w:t>pari passu</w:t>
      </w:r>
      <w:r w:rsidRPr="00EB288F">
        <w:rPr>
          <w:rFonts w:cs="Arial"/>
        </w:rPr>
        <w:t xml:space="preserve"> with the claims of all its other secured creditors;</w:t>
      </w:r>
    </w:p>
    <w:p w:rsidRPr="00EB288F" w:rsidR="009518D4" w:rsidP="00EB288F" w:rsidRDefault="009518D4" w14:paraId="5C8A41AA" w14:textId="77777777">
      <w:pPr>
        <w:pStyle w:val="Clause2Sub"/>
        <w:numPr>
          <w:ilvl w:val="1"/>
          <w:numId w:val="51"/>
        </w:numPr>
        <w:spacing w:line="240" w:lineRule="auto"/>
        <w:rPr>
          <w:rFonts w:cs="Arial"/>
        </w:rPr>
      </w:pPr>
      <w:r w:rsidRPr="00EB288F">
        <w:rPr>
          <w:rFonts w:cs="Arial"/>
        </w:rPr>
        <w:t>furnish the Lender with all material information (including progress reports) relevant to the financial affairs of the Borrower, within 10 (ten) business days after receipt of a notice issued by the Lender or the Lender's representatives requiring it to do so;</w:t>
      </w:r>
    </w:p>
    <w:p w:rsidRPr="00EB288F" w:rsidR="009518D4" w:rsidP="00EB288F" w:rsidRDefault="009518D4" w14:paraId="64F9CC13" w14:textId="77777777">
      <w:pPr>
        <w:pStyle w:val="Clause2Sub"/>
        <w:numPr>
          <w:ilvl w:val="1"/>
          <w:numId w:val="51"/>
        </w:numPr>
        <w:spacing w:line="240" w:lineRule="auto"/>
        <w:rPr>
          <w:rFonts w:cs="Arial"/>
        </w:rPr>
      </w:pPr>
      <w:r w:rsidRPr="00EB288F">
        <w:rPr>
          <w:rFonts w:cs="Arial"/>
        </w:rPr>
        <w:t>maintain in full force and effect all governmental, tax, monetary and other approvals required to enable it to continue in its business and affairs;</w:t>
      </w:r>
    </w:p>
    <w:p w:rsidRPr="00EB288F" w:rsidR="009518D4" w:rsidP="00EB288F" w:rsidRDefault="009518D4" w14:paraId="5E16EC43" w14:textId="77777777">
      <w:pPr>
        <w:pStyle w:val="Clause2Sub"/>
        <w:numPr>
          <w:ilvl w:val="1"/>
          <w:numId w:val="51"/>
        </w:numPr>
        <w:spacing w:line="240" w:lineRule="auto"/>
        <w:rPr>
          <w:rFonts w:cs="Arial"/>
        </w:rPr>
      </w:pPr>
      <w:r w:rsidRPr="00EB288F">
        <w:rPr>
          <w:rFonts w:cs="Arial"/>
        </w:rPr>
        <w:t xml:space="preserve">preserve and maintain </w:t>
      </w:r>
      <w:proofErr w:type="gramStart"/>
      <w:r w:rsidRPr="00EB288F">
        <w:rPr>
          <w:rFonts w:cs="Arial"/>
        </w:rPr>
        <w:t>all of</w:t>
      </w:r>
      <w:proofErr w:type="gramEnd"/>
      <w:r w:rsidRPr="00EB288F">
        <w:rPr>
          <w:rFonts w:cs="Arial"/>
        </w:rPr>
        <w:t xml:space="preserve"> its assets which are material to the conduct of its business;</w:t>
      </w:r>
    </w:p>
    <w:p w:rsidRPr="00EB288F" w:rsidR="009518D4" w:rsidP="00EB288F" w:rsidRDefault="009518D4" w14:paraId="3072ADBE" w14:textId="77777777">
      <w:pPr>
        <w:pStyle w:val="Clause2Sub"/>
        <w:numPr>
          <w:ilvl w:val="1"/>
          <w:numId w:val="51"/>
        </w:numPr>
        <w:spacing w:line="240" w:lineRule="auto"/>
        <w:rPr>
          <w:rFonts w:cs="Arial"/>
        </w:rPr>
      </w:pPr>
      <w:r w:rsidRPr="00EB288F">
        <w:rPr>
          <w:rFonts w:cs="Arial"/>
        </w:rPr>
        <w:t xml:space="preserve">pass all resolutions as may be necessary to ensure that the provisions of the Companies are complied with to the extent necessary in terms of this Agreement; </w:t>
      </w:r>
    </w:p>
    <w:p w:rsidRPr="00EB288F" w:rsidR="009518D4" w:rsidP="00EB288F" w:rsidRDefault="009518D4" w14:paraId="3A801EFA" w14:textId="77777777">
      <w:pPr>
        <w:pStyle w:val="Clause2Sub"/>
        <w:numPr>
          <w:ilvl w:val="1"/>
          <w:numId w:val="51"/>
        </w:numPr>
        <w:spacing w:line="240" w:lineRule="auto"/>
        <w:rPr>
          <w:rFonts w:cs="Arial"/>
        </w:rPr>
      </w:pPr>
      <w:r w:rsidRPr="00EB288F">
        <w:rPr>
          <w:rFonts w:cs="Arial"/>
        </w:rPr>
        <w:t>comply with all Applicable Laws applicable to it;</w:t>
      </w:r>
    </w:p>
    <w:p w:rsidRPr="00EB288F" w:rsidR="009518D4" w:rsidP="00EB288F" w:rsidRDefault="009518D4" w14:paraId="60312533" w14:textId="4D079A7F">
      <w:pPr>
        <w:pStyle w:val="Clause2Sub"/>
        <w:numPr>
          <w:ilvl w:val="1"/>
          <w:numId w:val="51"/>
        </w:numPr>
        <w:spacing w:line="240" w:lineRule="auto"/>
        <w:rPr>
          <w:rFonts w:cs="Arial"/>
        </w:rPr>
      </w:pPr>
      <w:r w:rsidRPr="00EB288F">
        <w:rPr>
          <w:rFonts w:cs="Arial"/>
        </w:rPr>
        <w:t xml:space="preserve">notify the Lender in writing of any Event of Default or Potential Event of Default promptly upon becoming aware of its occurrence; </w:t>
      </w:r>
    </w:p>
    <w:p w:rsidRPr="00EB288F" w:rsidR="009518D4" w:rsidP="00EB288F" w:rsidRDefault="009518D4" w14:paraId="586D0133" w14:textId="77777777">
      <w:pPr>
        <w:pStyle w:val="Clause2Sub"/>
        <w:numPr>
          <w:ilvl w:val="1"/>
          <w:numId w:val="51"/>
        </w:numPr>
        <w:spacing w:line="240" w:lineRule="auto"/>
        <w:rPr>
          <w:rFonts w:cs="Arial"/>
        </w:rPr>
      </w:pPr>
      <w:r w:rsidRPr="00EB288F">
        <w:rPr>
          <w:rFonts w:cs="Arial"/>
        </w:rPr>
        <w:t xml:space="preserve">timeously and fully comply with </w:t>
      </w:r>
      <w:proofErr w:type="gramStart"/>
      <w:r w:rsidRPr="00EB288F">
        <w:rPr>
          <w:rFonts w:cs="Arial"/>
        </w:rPr>
        <w:t>all of</w:t>
      </w:r>
      <w:proofErr w:type="gramEnd"/>
      <w:r w:rsidRPr="00EB288F">
        <w:rPr>
          <w:rFonts w:cs="Arial"/>
        </w:rPr>
        <w:t xml:space="preserve"> its obligations under this Agreement;</w:t>
      </w:r>
    </w:p>
    <w:p w:rsidRPr="00EB288F" w:rsidR="009518D4" w:rsidP="00EB288F" w:rsidRDefault="009518D4" w14:paraId="68D3DC0A" w14:textId="43BE48B0">
      <w:pPr>
        <w:pStyle w:val="Clause2Sub"/>
        <w:numPr>
          <w:ilvl w:val="1"/>
          <w:numId w:val="51"/>
        </w:numPr>
        <w:spacing w:line="240" w:lineRule="auto"/>
        <w:rPr>
          <w:rFonts w:cs="Arial"/>
        </w:rPr>
      </w:pPr>
      <w:r w:rsidRPr="00EB288F">
        <w:rPr>
          <w:rFonts w:cs="Arial"/>
        </w:rPr>
        <w:t>promptly inform the Lender in writing of any Material Adverse Event that could negatively affect the Borrower and</w:t>
      </w:r>
      <w:r w:rsidRPr="00EB288F" w:rsidR="00795221">
        <w:rPr>
          <w:rFonts w:cs="Arial"/>
        </w:rPr>
        <w:t>/</w:t>
      </w:r>
      <w:r w:rsidRPr="00EB288F">
        <w:rPr>
          <w:rFonts w:cs="Arial"/>
        </w:rPr>
        <w:t xml:space="preserve">or this Agreement; </w:t>
      </w:r>
    </w:p>
    <w:p w:rsidRPr="00EB288F" w:rsidR="009518D4" w:rsidP="00EB288F" w:rsidRDefault="009518D4" w14:paraId="22AD55A9" w14:textId="45B081E4">
      <w:pPr>
        <w:pStyle w:val="Clause2Sub"/>
        <w:numPr>
          <w:ilvl w:val="1"/>
          <w:numId w:val="51"/>
        </w:numPr>
        <w:spacing w:line="240" w:lineRule="auto"/>
        <w:rPr>
          <w:rFonts w:cs="Arial"/>
        </w:rPr>
      </w:pPr>
      <w:r w:rsidRPr="00EB288F">
        <w:rPr>
          <w:rFonts w:cs="Arial"/>
        </w:rPr>
        <w:t xml:space="preserve">timeously settle in full </w:t>
      </w:r>
      <w:proofErr w:type="gramStart"/>
      <w:r w:rsidRPr="00EB288F">
        <w:rPr>
          <w:rFonts w:cs="Arial"/>
        </w:rPr>
        <w:t>all of</w:t>
      </w:r>
      <w:proofErr w:type="gramEnd"/>
      <w:r w:rsidRPr="00EB288F">
        <w:rPr>
          <w:rFonts w:cs="Arial"/>
        </w:rPr>
        <w:t xml:space="preserve"> its liabilities as and when they fall due for payment</w:t>
      </w:r>
      <w:r w:rsidRPr="00EB288F" w:rsidR="00795221">
        <w:rPr>
          <w:rFonts w:cs="Arial"/>
        </w:rPr>
        <w:t xml:space="preserve">; </w:t>
      </w:r>
    </w:p>
    <w:p w:rsidRPr="00EB288F" w:rsidR="00143E80" w:rsidP="00EB288F" w:rsidRDefault="00143E80" w14:paraId="4392D054" w14:textId="09D863A3">
      <w:pPr>
        <w:pStyle w:val="Clause2Sub"/>
        <w:numPr>
          <w:ilvl w:val="1"/>
          <w:numId w:val="51"/>
        </w:numPr>
        <w:spacing w:line="240" w:lineRule="auto"/>
        <w:rPr>
          <w:rFonts w:cs="Arial"/>
        </w:rPr>
      </w:pPr>
      <w:r w:rsidRPr="00EB288F">
        <w:rPr>
          <w:rFonts w:cs="Arial"/>
        </w:rPr>
        <w:t>cause to be prepared in each of its financial years and cause to be certified by its auditors</w:t>
      </w:r>
      <w:r w:rsidRPr="00EB288F" w:rsidR="004E33D3">
        <w:rPr>
          <w:rFonts w:cs="Arial"/>
        </w:rPr>
        <w:t xml:space="preserve"> and/or independently reviewed</w:t>
      </w:r>
      <w:r w:rsidRPr="00EB288F" w:rsidR="00892ACE">
        <w:rPr>
          <w:rFonts w:cs="Arial"/>
        </w:rPr>
        <w:t xml:space="preserve"> ann</w:t>
      </w:r>
      <w:r w:rsidRPr="00EB288F" w:rsidR="00376E58">
        <w:rPr>
          <w:rFonts w:cs="Arial"/>
        </w:rPr>
        <w:t>ual</w:t>
      </w:r>
      <w:r w:rsidRPr="00EB288F">
        <w:rPr>
          <w:rFonts w:cs="Arial"/>
        </w:rPr>
        <w:t xml:space="preserve"> financial statements for the Borrower in accordance with generally accepted accounting principles which present fairly and accurately the financial position of the Borrower as at the end of the relevant financial year</w:t>
      </w:r>
      <w:bookmarkEnd w:id="1487"/>
      <w:r w:rsidRPr="00EB288F" w:rsidR="00E343AB">
        <w:rPr>
          <w:rFonts w:cs="Arial"/>
        </w:rPr>
        <w:t xml:space="preserve">.  Where the Lender fails to so, it hereby </w:t>
      </w:r>
      <w:r w:rsidRPr="00EB288F" w:rsidR="00451A3D">
        <w:rPr>
          <w:rFonts w:cs="Arial"/>
        </w:rPr>
        <w:t xml:space="preserve">irrevocably </w:t>
      </w:r>
      <w:r w:rsidRPr="00EB288F" w:rsidR="00036F97">
        <w:rPr>
          <w:rFonts w:cs="Arial"/>
        </w:rPr>
        <w:t>authorises and empower</w:t>
      </w:r>
      <w:r w:rsidRPr="00EB288F" w:rsidR="00451A3D">
        <w:rPr>
          <w:rFonts w:cs="Arial"/>
        </w:rPr>
        <w:t>s</w:t>
      </w:r>
      <w:r w:rsidRPr="00EB288F" w:rsidR="00036F97">
        <w:rPr>
          <w:rFonts w:cs="Arial"/>
        </w:rPr>
        <w:t xml:space="preserve"> the Borrower</w:t>
      </w:r>
      <w:r w:rsidRPr="00EB288F" w:rsidR="00451A3D">
        <w:rPr>
          <w:rFonts w:cs="Arial"/>
        </w:rPr>
        <w:t xml:space="preserve"> in its stead</w:t>
      </w:r>
      <w:r w:rsidRPr="00EB288F" w:rsidR="00036F97">
        <w:rPr>
          <w:rFonts w:cs="Arial"/>
        </w:rPr>
        <w:t xml:space="preserve"> to use its own resources to</w:t>
      </w:r>
      <w:r w:rsidRPr="00EB288F" w:rsidR="00833AAC">
        <w:rPr>
          <w:rFonts w:cs="Arial"/>
        </w:rPr>
        <w:t>,</w:t>
      </w:r>
      <w:r w:rsidRPr="00EB288F" w:rsidR="00036F97">
        <w:rPr>
          <w:rFonts w:cs="Arial"/>
        </w:rPr>
        <w:t xml:space="preserve"> </w:t>
      </w:r>
      <w:r w:rsidRPr="00EB288F" w:rsidR="00833AAC">
        <w:rPr>
          <w:rFonts w:cs="Arial"/>
        </w:rPr>
        <w:t xml:space="preserve">inter alia, </w:t>
      </w:r>
      <w:r w:rsidRPr="00EB288F" w:rsidR="00036F97">
        <w:rPr>
          <w:rFonts w:cs="Arial"/>
        </w:rPr>
        <w:t xml:space="preserve">cause the preparation and </w:t>
      </w:r>
      <w:r w:rsidRPr="00EB288F" w:rsidR="00451A3D">
        <w:rPr>
          <w:rFonts w:cs="Arial"/>
        </w:rPr>
        <w:t xml:space="preserve">finalisation of </w:t>
      </w:r>
      <w:r w:rsidRPr="00EB288F" w:rsidR="002F1F51">
        <w:rPr>
          <w:rFonts w:cs="Arial"/>
        </w:rPr>
        <w:t>the relevant financial records</w:t>
      </w:r>
      <w:r w:rsidRPr="00EB288F" w:rsidR="00833AAC">
        <w:rPr>
          <w:rFonts w:cs="Arial"/>
        </w:rPr>
        <w:t xml:space="preserve"> </w:t>
      </w:r>
      <w:proofErr w:type="gramStart"/>
      <w:r w:rsidRPr="00EB288F" w:rsidR="007625DA">
        <w:rPr>
          <w:rFonts w:cs="Arial"/>
        </w:rPr>
        <w:t>in order to</w:t>
      </w:r>
      <w:proofErr w:type="gramEnd"/>
      <w:r w:rsidRPr="00EB288F" w:rsidR="007625DA">
        <w:rPr>
          <w:rFonts w:cs="Arial"/>
        </w:rPr>
        <w:t xml:space="preserve"> assist the Lender with financial management and management of risks</w:t>
      </w:r>
      <w:r w:rsidRPr="00EB288F" w:rsidR="002572CC">
        <w:rPr>
          <w:rFonts w:cs="Arial"/>
        </w:rPr>
        <w:t>.  In particular, the borrower shall -</w:t>
      </w:r>
    </w:p>
    <w:p w:rsidRPr="00EB288F" w:rsidR="00143E80" w:rsidP="00EB288F" w:rsidRDefault="00143E80" w14:paraId="724EF87C" w14:textId="6BA31CA4">
      <w:pPr>
        <w:pStyle w:val="Clause2Sub"/>
        <w:numPr>
          <w:ilvl w:val="2"/>
          <w:numId w:val="51"/>
        </w:numPr>
        <w:spacing w:line="240" w:lineRule="auto"/>
        <w:ind w:left="1418" w:hanging="1418"/>
        <w:rPr>
          <w:rFonts w:cs="Arial"/>
        </w:rPr>
      </w:pPr>
      <w:r w:rsidRPr="00EB288F">
        <w:rPr>
          <w:rFonts w:cs="Arial"/>
        </w:rPr>
        <w:t xml:space="preserve">deliver to the Lender a copy of the audited </w:t>
      </w:r>
      <w:r w:rsidRPr="00EB288F" w:rsidR="00D74D57">
        <w:rPr>
          <w:rFonts w:cs="Arial"/>
        </w:rPr>
        <w:t xml:space="preserve">and/or independently reviewed </w:t>
      </w:r>
      <w:r w:rsidRPr="00EB288F" w:rsidR="00376E58">
        <w:rPr>
          <w:rFonts w:cs="Arial"/>
        </w:rPr>
        <w:t xml:space="preserve">annual </w:t>
      </w:r>
      <w:r w:rsidRPr="00EB288F">
        <w:rPr>
          <w:rFonts w:cs="Arial"/>
        </w:rPr>
        <w:t>financial statements as soon as practicable but not later than 120 (one hundred and twenty) days after the end of the financial period to which they relate together with copies of every material report, notice or like document issued by the Borrower to its creditors generally at the time of issue thereof;</w:t>
      </w:r>
    </w:p>
    <w:p w:rsidRPr="00EB288F" w:rsidR="00143E80" w:rsidP="00EB288F" w:rsidRDefault="00143E80" w14:paraId="5A9FA24F" w14:textId="23951B1B">
      <w:pPr>
        <w:pStyle w:val="Clause2Sub"/>
        <w:numPr>
          <w:ilvl w:val="2"/>
          <w:numId w:val="51"/>
        </w:numPr>
        <w:spacing w:line="240" w:lineRule="auto"/>
        <w:ind w:left="1418" w:hanging="1418"/>
        <w:rPr>
          <w:rFonts w:cs="Arial"/>
        </w:rPr>
      </w:pPr>
      <w:bookmarkStart w:name="_Ref247355843" w:id="1506"/>
      <w:r w:rsidRPr="00EB288F">
        <w:rPr>
          <w:rFonts w:cs="Arial"/>
        </w:rPr>
        <w:t>cause to be prepared in each month of its financial year, management accounts and a management report for the Borrower as at the end of the relevant month;</w:t>
      </w:r>
      <w:bookmarkEnd w:id="1488"/>
      <w:bookmarkEnd w:id="1506"/>
    </w:p>
    <w:p w:rsidRPr="00EB288F" w:rsidR="00143E80" w:rsidP="00EB288F" w:rsidRDefault="00143E80" w14:paraId="392294E1" w14:textId="66860A1A">
      <w:pPr>
        <w:pStyle w:val="Clause2Sub"/>
        <w:numPr>
          <w:ilvl w:val="2"/>
          <w:numId w:val="51"/>
        </w:numPr>
        <w:spacing w:line="240" w:lineRule="auto"/>
        <w:ind w:left="1418" w:hanging="1418"/>
        <w:rPr>
          <w:rFonts w:cs="Arial"/>
        </w:rPr>
      </w:pPr>
      <w:bookmarkStart w:name="_Ref182106256" w:id="1507"/>
      <w:r w:rsidRPr="00EB288F">
        <w:rPr>
          <w:rFonts w:cs="Arial"/>
        </w:rPr>
        <w:t>deliver to the Lender a copy of the management accounts referred to in clause </w:t>
      </w:r>
      <w:r w:rsidRPr="00EB288F" w:rsidR="00082C78">
        <w:rPr>
          <w:rFonts w:cs="Arial"/>
        </w:rPr>
        <w:fldChar w:fldCharType="begin"/>
      </w:r>
      <w:r w:rsidRPr="00EB288F" w:rsidR="00082C78">
        <w:rPr>
          <w:rFonts w:cs="Arial"/>
        </w:rPr>
        <w:instrText xml:space="preserve"> REF _Ref247355843 \r \h </w:instrText>
      </w:r>
      <w:r w:rsidRPr="00EB288F" w:rsidR="00E80351">
        <w:rPr>
          <w:rFonts w:cs="Arial"/>
        </w:rPr>
        <w:instrText xml:space="preserve"> \* MERGEFORMAT </w:instrText>
      </w:r>
      <w:r w:rsidRPr="00EB288F" w:rsidR="00082C78">
        <w:rPr>
          <w:rFonts w:cs="Arial"/>
        </w:rPr>
      </w:r>
      <w:r w:rsidRPr="00EB288F" w:rsidR="00082C78">
        <w:rPr>
          <w:rFonts w:cs="Arial"/>
        </w:rPr>
        <w:fldChar w:fldCharType="separate"/>
      </w:r>
      <w:r w:rsidR="003C08A9">
        <w:rPr>
          <w:rFonts w:cs="Arial"/>
        </w:rPr>
        <w:t>12.21.2</w:t>
      </w:r>
      <w:r w:rsidRPr="00EB288F" w:rsidR="00082C78">
        <w:rPr>
          <w:rFonts w:cs="Arial"/>
        </w:rPr>
        <w:fldChar w:fldCharType="end"/>
      </w:r>
      <w:r w:rsidRPr="00EB288F">
        <w:rPr>
          <w:rFonts w:cs="Arial"/>
        </w:rPr>
        <w:t xml:space="preserve"> </w:t>
      </w:r>
      <w:r w:rsidRPr="00EB288F" w:rsidR="00D6065C">
        <w:rPr>
          <w:rFonts w:cs="Arial"/>
        </w:rPr>
        <w:t>(includi</w:t>
      </w:r>
      <w:r w:rsidRPr="00EB288F" w:rsidR="001442AF">
        <w:rPr>
          <w:rFonts w:cs="Arial"/>
        </w:rPr>
        <w:t xml:space="preserve">ng monthly </w:t>
      </w:r>
      <w:r w:rsidRPr="00EB288F" w:rsidR="00D6065C">
        <w:rPr>
          <w:rFonts w:cs="Arial"/>
        </w:rPr>
        <w:t xml:space="preserve">bank statements) </w:t>
      </w:r>
      <w:r w:rsidRPr="00EB288F">
        <w:rPr>
          <w:rFonts w:cs="Arial"/>
        </w:rPr>
        <w:t>as soon as practicable but in any event not later than 30 (thirty) days after the end of the financial period to which they relate;</w:t>
      </w:r>
      <w:bookmarkEnd w:id="1507"/>
    </w:p>
    <w:p w:rsidRPr="00EB288F" w:rsidR="00143E80" w:rsidP="00EB288F" w:rsidRDefault="00143E80" w14:paraId="7EB64FF4" w14:textId="77777777">
      <w:pPr>
        <w:pStyle w:val="Clause2Sub"/>
        <w:numPr>
          <w:ilvl w:val="2"/>
          <w:numId w:val="51"/>
        </w:numPr>
        <w:spacing w:line="240" w:lineRule="auto"/>
        <w:ind w:left="1418" w:hanging="1418"/>
        <w:rPr>
          <w:rFonts w:cs="Arial"/>
        </w:rPr>
      </w:pPr>
      <w:bookmarkStart w:name="_Toc121565704" w:id="1508"/>
      <w:bookmarkEnd w:id="1489"/>
      <w:bookmarkEnd w:id="1490"/>
      <w:r w:rsidRPr="00EB288F">
        <w:rPr>
          <w:rFonts w:cs="Arial"/>
        </w:rPr>
        <w:t>promptly provide the Lender with such financial and other information concerning the Borrower and its affairs as the Lender may from time to time reasonably require</w:t>
      </w:r>
      <w:bookmarkEnd w:id="1508"/>
      <w:r w:rsidRPr="00EB288F">
        <w:rPr>
          <w:rFonts w:cs="Arial"/>
        </w:rPr>
        <w:t xml:space="preserve">; </w:t>
      </w:r>
    </w:p>
    <w:p w:rsidRPr="00EB288F" w:rsidR="00143E80" w:rsidP="00EB288F" w:rsidRDefault="00143E80" w14:paraId="33264A23" w14:textId="77777777">
      <w:pPr>
        <w:pStyle w:val="Clause2Sub"/>
        <w:numPr>
          <w:ilvl w:val="1"/>
          <w:numId w:val="51"/>
        </w:numPr>
        <w:spacing w:line="240" w:lineRule="auto"/>
        <w:rPr>
          <w:rFonts w:cs="Arial"/>
        </w:rPr>
      </w:pPr>
      <w:bookmarkStart w:name="_Toc121565705" w:id="1509"/>
      <w:r w:rsidRPr="00EB288F">
        <w:rPr>
          <w:rFonts w:cs="Arial"/>
        </w:rPr>
        <w:t>notify the Lender in writing of any Potential Event of Default or Event of Default or Material Adverse Event, which occurs or is continuing, as soon as it occurs;</w:t>
      </w:r>
    </w:p>
    <w:p w:rsidRPr="00EB288F" w:rsidR="00143E80" w:rsidP="00EB288F" w:rsidRDefault="00143E80" w14:paraId="5EF6FC5A" w14:textId="2B626B15">
      <w:pPr>
        <w:pStyle w:val="Clause2Sub"/>
        <w:numPr>
          <w:ilvl w:val="1"/>
          <w:numId w:val="51"/>
        </w:numPr>
        <w:spacing w:line="240" w:lineRule="auto"/>
        <w:rPr>
          <w:rFonts w:cs="Arial"/>
        </w:rPr>
      </w:pPr>
      <w:r w:rsidRPr="00EB288F">
        <w:rPr>
          <w:rFonts w:cs="Arial"/>
        </w:rPr>
        <w:t>notify the Lender of any litigation or dispute of the nature contemplated in clause </w:t>
      </w:r>
      <w:r w:rsidRPr="00EB288F" w:rsidR="000B748B">
        <w:rPr>
          <w:rFonts w:cs="Arial"/>
        </w:rPr>
        <w:fldChar w:fldCharType="begin"/>
      </w:r>
      <w:r w:rsidRPr="00EB288F" w:rsidR="000B748B">
        <w:rPr>
          <w:rFonts w:cs="Arial"/>
        </w:rPr>
        <w:instrText xml:space="preserve"> REF _Ref74217143 \w \h  \* MERGEFORMAT </w:instrText>
      </w:r>
      <w:r w:rsidRPr="00EB288F" w:rsidR="000B748B">
        <w:rPr>
          <w:rFonts w:cs="Arial"/>
        </w:rPr>
      </w:r>
      <w:r w:rsidRPr="00EB288F" w:rsidR="000B748B">
        <w:rPr>
          <w:rFonts w:cs="Arial"/>
        </w:rPr>
        <w:fldChar w:fldCharType="separate"/>
      </w:r>
      <w:r w:rsidR="003C08A9">
        <w:rPr>
          <w:rFonts w:cs="Arial"/>
        </w:rPr>
        <w:t>13.4.16</w:t>
      </w:r>
      <w:r w:rsidRPr="00EB288F" w:rsidR="000B748B">
        <w:rPr>
          <w:rFonts w:cs="Arial"/>
        </w:rPr>
        <w:fldChar w:fldCharType="end"/>
      </w:r>
      <w:r w:rsidRPr="00EB288F">
        <w:rPr>
          <w:rFonts w:cs="Arial"/>
        </w:rPr>
        <w:t xml:space="preserve"> hereof as soon as practical after becoming aware </w:t>
      </w:r>
      <w:proofErr w:type="gramStart"/>
      <w:r w:rsidRPr="00EB288F">
        <w:rPr>
          <w:rFonts w:cs="Arial"/>
        </w:rPr>
        <w:t>thereof;  and</w:t>
      </w:r>
      <w:proofErr w:type="gramEnd"/>
    </w:p>
    <w:p w:rsidRPr="00EB288F" w:rsidR="00395BD3" w:rsidP="00EB288F" w:rsidRDefault="00143E80" w14:paraId="66BDEADA" w14:textId="4A5F0B73">
      <w:pPr>
        <w:pStyle w:val="Clause2Sub"/>
        <w:numPr>
          <w:ilvl w:val="1"/>
          <w:numId w:val="51"/>
        </w:numPr>
        <w:spacing w:line="240" w:lineRule="auto"/>
        <w:rPr>
          <w:rFonts w:cs="Arial"/>
        </w:rPr>
      </w:pPr>
      <w:r w:rsidRPr="00EB288F">
        <w:rPr>
          <w:rFonts w:cs="Arial"/>
        </w:rPr>
        <w:t xml:space="preserve">promptly furnish the Lender with such information as the Lender may reasonably require </w:t>
      </w:r>
      <w:proofErr w:type="gramStart"/>
      <w:r w:rsidRPr="00EB288F">
        <w:rPr>
          <w:rFonts w:cs="Arial"/>
        </w:rPr>
        <w:t>to satisfy</w:t>
      </w:r>
      <w:proofErr w:type="gramEnd"/>
      <w:r w:rsidRPr="00EB288F">
        <w:rPr>
          <w:rFonts w:cs="Arial"/>
        </w:rPr>
        <w:t xml:space="preserve"> the Lender that the </w:t>
      </w:r>
      <w:r w:rsidRPr="00EB288F" w:rsidR="001160DD">
        <w:rPr>
          <w:rFonts w:cs="Arial"/>
        </w:rPr>
        <w:t>Unpaid Sum</w:t>
      </w:r>
      <w:r w:rsidRPr="00EB288F">
        <w:rPr>
          <w:rFonts w:cs="Arial"/>
        </w:rPr>
        <w:t xml:space="preserve"> has been utilised for the Loan Purpose.</w:t>
      </w:r>
      <w:bookmarkEnd w:id="1509"/>
    </w:p>
    <w:p w:rsidRPr="00EB288F" w:rsidR="00426296" w:rsidP="00EB288F" w:rsidRDefault="00426296" w14:paraId="6A91AF7C" w14:textId="7D7AAFF9">
      <w:pPr>
        <w:pStyle w:val="ListParagraph"/>
        <w:numPr>
          <w:ilvl w:val="0"/>
          <w:numId w:val="51"/>
        </w:numPr>
        <w:suppressAutoHyphens w:val="0"/>
        <w:spacing w:after="240"/>
        <w:ind w:left="567" w:hanging="567"/>
        <w:contextualSpacing w:val="0"/>
        <w:jc w:val="both"/>
        <w:rPr>
          <w:rFonts w:cs="Arial"/>
          <w:b/>
          <w:sz w:val="20"/>
          <w:szCs w:val="20"/>
        </w:rPr>
      </w:pPr>
      <w:bookmarkStart w:name="_Ref74216955" w:id="1510"/>
      <w:r w:rsidRPr="00EB288F">
        <w:rPr>
          <w:rFonts w:cs="Arial"/>
          <w:b/>
          <w:sz w:val="20"/>
          <w:szCs w:val="20"/>
        </w:rPr>
        <w:t>REPRESENTATIONS AND WARRANTIES</w:t>
      </w:r>
      <w:bookmarkEnd w:id="933"/>
      <w:bookmarkEnd w:id="934"/>
      <w:bookmarkEnd w:id="935"/>
      <w:bookmarkEnd w:id="1026"/>
      <w:bookmarkEnd w:id="1510"/>
    </w:p>
    <w:p w:rsidRPr="00EB288F" w:rsidR="001E1212" w:rsidP="00EB288F" w:rsidRDefault="001E1212" w14:paraId="7E4F9125" w14:textId="59C92468">
      <w:pPr>
        <w:pStyle w:val="Clause2Sub"/>
        <w:numPr>
          <w:ilvl w:val="1"/>
          <w:numId w:val="51"/>
        </w:numPr>
        <w:spacing w:line="240" w:lineRule="auto"/>
        <w:rPr>
          <w:rFonts w:cs="Arial"/>
        </w:rPr>
      </w:pPr>
      <w:r w:rsidRPr="00EB288F">
        <w:rPr>
          <w:rFonts w:cs="Arial"/>
        </w:rPr>
        <w:t>In its decision to enter into this Agreement, the Lender has relied on the representations and warranties which the Borrower makes in this clause </w:t>
      </w:r>
      <w:r w:rsidRPr="00EB288F" w:rsidR="00461AAE">
        <w:rPr>
          <w:rFonts w:cs="Arial"/>
        </w:rPr>
        <w:fldChar w:fldCharType="begin"/>
      </w:r>
      <w:r w:rsidRPr="00EB288F" w:rsidR="00461AAE">
        <w:rPr>
          <w:rFonts w:cs="Arial"/>
        </w:rPr>
        <w:instrText xml:space="preserve"> REF _Ref74216955 \w \h </w:instrText>
      </w:r>
      <w:r w:rsidRPr="00EB288F" w:rsidR="00E1736D">
        <w:rPr>
          <w:rFonts w:cs="Arial"/>
        </w:rPr>
        <w:instrText xml:space="preserve"> \* MERGEFORMAT </w:instrText>
      </w:r>
      <w:r w:rsidRPr="00EB288F" w:rsidR="00461AAE">
        <w:rPr>
          <w:rFonts w:cs="Arial"/>
        </w:rPr>
      </w:r>
      <w:r w:rsidRPr="00EB288F" w:rsidR="00461AAE">
        <w:rPr>
          <w:rFonts w:cs="Arial"/>
        </w:rPr>
        <w:fldChar w:fldCharType="separate"/>
      </w:r>
      <w:r w:rsidR="003C08A9">
        <w:rPr>
          <w:rFonts w:cs="Arial"/>
        </w:rPr>
        <w:t>13</w:t>
      </w:r>
      <w:r w:rsidRPr="00EB288F" w:rsidR="00461AAE">
        <w:rPr>
          <w:rFonts w:cs="Arial"/>
        </w:rPr>
        <w:fldChar w:fldCharType="end"/>
      </w:r>
      <w:r w:rsidRPr="00EB288F" w:rsidR="00461AAE">
        <w:rPr>
          <w:rFonts w:cs="Arial"/>
        </w:rPr>
        <w:t xml:space="preserve"> </w:t>
      </w:r>
      <w:r w:rsidRPr="00EB288F">
        <w:rPr>
          <w:rFonts w:cs="Arial"/>
        </w:rPr>
        <w:t>as being true, correct and complete and the Borrower recognises and agrees that the Lender would not have entered into this Agreement but for the representations and warranties contained in this Agreement, it being acknowledged and agreed that all such representations and warranties are material to the entry into and performance of this Agreement by the Lender.</w:t>
      </w:r>
    </w:p>
    <w:p w:rsidRPr="00EB288F" w:rsidR="00426296" w:rsidP="00EB288F" w:rsidRDefault="00426296" w14:paraId="72062373" w14:textId="1A58FA0D">
      <w:pPr>
        <w:pStyle w:val="Clause2Sub"/>
        <w:numPr>
          <w:ilvl w:val="1"/>
          <w:numId w:val="51"/>
        </w:numPr>
        <w:spacing w:line="240" w:lineRule="auto"/>
        <w:rPr>
          <w:rFonts w:cs="Arial"/>
        </w:rPr>
      </w:pPr>
      <w:r w:rsidRPr="00EB288F">
        <w:rPr>
          <w:rFonts w:cs="Arial"/>
        </w:rPr>
        <w:t>Each warranty and representation set out in this Agreement shall be a separate warranty and representation and shall (except as otherwise expressly stated in this Agreement) in no way be limited or restricted by reference to or inference from the terms of any other warranty or representation.</w:t>
      </w:r>
    </w:p>
    <w:p w:rsidRPr="00EB288F" w:rsidR="00426296" w:rsidP="00EB288F" w:rsidRDefault="00426296" w14:paraId="708AF932" w14:textId="77777777">
      <w:pPr>
        <w:pStyle w:val="Clause2Sub"/>
        <w:numPr>
          <w:ilvl w:val="1"/>
          <w:numId w:val="51"/>
        </w:numPr>
        <w:spacing w:line="240" w:lineRule="auto"/>
        <w:rPr>
          <w:rFonts w:cs="Arial"/>
        </w:rPr>
      </w:pPr>
      <w:bookmarkStart w:name="_Ref38259989" w:id="1511"/>
      <w:r w:rsidRPr="00EB288F">
        <w:rPr>
          <w:rFonts w:cs="Arial"/>
        </w:rPr>
        <w:t xml:space="preserve">The representations and warranties set out below shall be deemed to be given on the Signature Date and on each date during the Term. </w:t>
      </w:r>
      <w:bookmarkEnd w:id="1511"/>
      <w:r w:rsidRPr="00EB288F">
        <w:rPr>
          <w:rFonts w:cs="Arial"/>
        </w:rPr>
        <w:t xml:space="preserve">Insofar as any of the warranties is promissory or relates to a future event, they shall be deemed to have been given as at the due date for fulfilment of the promise or for the happening of the </w:t>
      </w:r>
      <w:proofErr w:type="gramStart"/>
      <w:r w:rsidRPr="00EB288F">
        <w:rPr>
          <w:rFonts w:cs="Arial"/>
        </w:rPr>
        <w:t>event, as the case may be</w:t>
      </w:r>
      <w:proofErr w:type="gramEnd"/>
      <w:r w:rsidRPr="00EB288F">
        <w:rPr>
          <w:rFonts w:cs="Arial"/>
        </w:rPr>
        <w:t xml:space="preserve">. When a representation or warranty is </w:t>
      </w:r>
      <w:proofErr w:type="gramStart"/>
      <w:r w:rsidRPr="00EB288F">
        <w:rPr>
          <w:rFonts w:cs="Arial"/>
        </w:rPr>
        <w:t>repeated</w:t>
      </w:r>
      <w:proofErr w:type="gramEnd"/>
      <w:r w:rsidRPr="00EB288F">
        <w:rPr>
          <w:rFonts w:cs="Arial"/>
        </w:rPr>
        <w:t xml:space="preserve"> it is applied to the circumstances existing at the time of repetition.</w:t>
      </w:r>
    </w:p>
    <w:p w:rsidRPr="00EB288F" w:rsidR="00426296" w:rsidP="00EB288F" w:rsidRDefault="00426296" w14:paraId="1E86EE46" w14:textId="77777777">
      <w:pPr>
        <w:pStyle w:val="Clause2Sub"/>
        <w:numPr>
          <w:ilvl w:val="1"/>
          <w:numId w:val="51"/>
        </w:numPr>
        <w:spacing w:line="240" w:lineRule="auto"/>
        <w:rPr>
          <w:rFonts w:cs="Arial"/>
        </w:rPr>
      </w:pPr>
      <w:bookmarkStart w:name="_Ref129157264" w:id="1512"/>
      <w:r w:rsidRPr="00EB288F">
        <w:rPr>
          <w:rFonts w:cs="Arial"/>
        </w:rPr>
        <w:t>The Borrower represents and warrants to and in favour of the Lender that</w:t>
      </w:r>
      <w:bookmarkEnd w:id="1512"/>
      <w:r w:rsidRPr="00EB288F">
        <w:rPr>
          <w:rFonts w:cs="Arial"/>
        </w:rPr>
        <w:t>:</w:t>
      </w:r>
    </w:p>
    <w:p w:rsidRPr="00EB288F" w:rsidR="00426296" w:rsidP="00EB288F" w:rsidRDefault="00426296" w14:paraId="0DE6C6FD" w14:textId="77777777">
      <w:pPr>
        <w:pStyle w:val="Clause2Sub"/>
        <w:numPr>
          <w:ilvl w:val="2"/>
          <w:numId w:val="51"/>
        </w:numPr>
        <w:spacing w:line="240" w:lineRule="auto"/>
        <w:ind w:left="1418" w:hanging="1418"/>
        <w:rPr>
          <w:rFonts w:cs="Arial"/>
        </w:rPr>
      </w:pPr>
      <w:r w:rsidRPr="00EB288F">
        <w:rPr>
          <w:rFonts w:cs="Arial"/>
        </w:rPr>
        <w:t>this Agreement constitutes an agreement valid and binding on it and enforceable against it in accordance with its terms;</w:t>
      </w:r>
    </w:p>
    <w:p w:rsidRPr="00EB288F" w:rsidR="00426296" w:rsidP="00EB288F" w:rsidRDefault="00426296" w14:paraId="696C8889" w14:textId="77777777">
      <w:pPr>
        <w:pStyle w:val="Clause2Sub"/>
        <w:numPr>
          <w:ilvl w:val="2"/>
          <w:numId w:val="51"/>
        </w:numPr>
        <w:spacing w:line="240" w:lineRule="auto"/>
        <w:ind w:left="1418" w:hanging="1418"/>
        <w:rPr>
          <w:rFonts w:cs="Arial"/>
        </w:rPr>
      </w:pPr>
      <w:r w:rsidRPr="00EB288F">
        <w:rPr>
          <w:rFonts w:cs="Arial"/>
        </w:rPr>
        <w:t xml:space="preserve">it has the power to </w:t>
      </w:r>
      <w:proofErr w:type="gramStart"/>
      <w:r w:rsidRPr="00EB288F">
        <w:rPr>
          <w:rFonts w:cs="Arial"/>
        </w:rPr>
        <w:t>enter into</w:t>
      </w:r>
      <w:proofErr w:type="gramEnd"/>
      <w:r w:rsidRPr="00EB288F">
        <w:rPr>
          <w:rFonts w:cs="Arial"/>
        </w:rPr>
        <w:t>, perform and deliver, and has taken all necessary action to authorise its entry into, performance and delivery of, this Agreement and the transactions contemplated by this Agreement;</w:t>
      </w:r>
    </w:p>
    <w:p w:rsidRPr="00EB288F" w:rsidR="00426296" w:rsidP="00EB288F" w:rsidRDefault="00426296" w14:paraId="03BEEB8E" w14:textId="77777777">
      <w:pPr>
        <w:pStyle w:val="Clause2Sub"/>
        <w:numPr>
          <w:ilvl w:val="2"/>
          <w:numId w:val="51"/>
        </w:numPr>
        <w:spacing w:line="240" w:lineRule="auto"/>
        <w:ind w:left="1418" w:hanging="1418"/>
        <w:rPr>
          <w:rFonts w:cs="Arial"/>
        </w:rPr>
      </w:pPr>
      <w:r w:rsidRPr="00EB288F">
        <w:rPr>
          <w:rFonts w:cs="Arial"/>
        </w:rPr>
        <w:t>the entry into and performance by it of its obligations under this Agreement do not:</w:t>
      </w:r>
    </w:p>
    <w:p w:rsidRPr="00EB288F" w:rsidR="00426296" w:rsidP="00EB288F" w:rsidRDefault="00426296" w14:paraId="4E5F5CC2" w14:textId="77777777">
      <w:pPr>
        <w:pStyle w:val="Clause2Sub"/>
        <w:numPr>
          <w:ilvl w:val="3"/>
          <w:numId w:val="51"/>
        </w:numPr>
        <w:spacing w:line="240" w:lineRule="auto"/>
        <w:ind w:left="1701" w:hanging="1701"/>
        <w:rPr>
          <w:rFonts w:cs="Arial"/>
        </w:rPr>
      </w:pPr>
      <w:r w:rsidRPr="00EB288F">
        <w:rPr>
          <w:rFonts w:cs="Arial"/>
        </w:rPr>
        <w:t>conflict with any Applicable Law to which it is subject;</w:t>
      </w:r>
    </w:p>
    <w:p w:rsidRPr="00EB288F" w:rsidR="00426296" w:rsidP="00EB288F" w:rsidRDefault="00426296" w14:paraId="3B7664D4" w14:textId="77777777">
      <w:pPr>
        <w:pStyle w:val="Clause2Sub"/>
        <w:numPr>
          <w:ilvl w:val="3"/>
          <w:numId w:val="51"/>
        </w:numPr>
        <w:spacing w:line="240" w:lineRule="auto"/>
        <w:ind w:left="1701" w:hanging="1701"/>
        <w:rPr>
          <w:rFonts w:cs="Arial"/>
        </w:rPr>
      </w:pPr>
      <w:r w:rsidRPr="00EB288F">
        <w:rPr>
          <w:rFonts w:cs="Arial"/>
        </w:rPr>
        <w:t>conflict with its constitutional documents and/or its memorandum and articles of association; or</w:t>
      </w:r>
    </w:p>
    <w:p w:rsidRPr="00EB288F" w:rsidR="00426296" w:rsidP="00EB288F" w:rsidRDefault="00426296" w14:paraId="4806F780" w14:textId="77777777">
      <w:pPr>
        <w:pStyle w:val="Clause2Sub"/>
        <w:numPr>
          <w:ilvl w:val="3"/>
          <w:numId w:val="51"/>
        </w:numPr>
        <w:spacing w:line="240" w:lineRule="auto"/>
        <w:ind w:left="1701" w:hanging="1701"/>
        <w:rPr>
          <w:rFonts w:cs="Arial"/>
        </w:rPr>
      </w:pPr>
      <w:r w:rsidRPr="00EB288F">
        <w:rPr>
          <w:rFonts w:cs="Arial"/>
        </w:rPr>
        <w:t>conflict with any agreement or document to which it is a party or which is binding upon it or any of its assets;</w:t>
      </w:r>
    </w:p>
    <w:p w:rsidRPr="00EB288F" w:rsidR="00426296" w:rsidP="00EB288F" w:rsidRDefault="00426296" w14:paraId="67077E72" w14:textId="77777777">
      <w:pPr>
        <w:pStyle w:val="Clause2Sub"/>
        <w:numPr>
          <w:ilvl w:val="2"/>
          <w:numId w:val="51"/>
        </w:numPr>
        <w:spacing w:line="240" w:lineRule="auto"/>
        <w:ind w:left="1418" w:hanging="1418"/>
        <w:rPr>
          <w:rFonts w:cs="Arial"/>
        </w:rPr>
      </w:pPr>
      <w:r w:rsidRPr="00EB288F">
        <w:rPr>
          <w:rFonts w:cs="Arial"/>
        </w:rPr>
        <w:t xml:space="preserve">all authorisations required by it in connection with the entry into, performance, validity and enforceability of, and the transactions contemplated by, this Agreement have been obtained or effected (as appropriate) and are in full force and effect; </w:t>
      </w:r>
    </w:p>
    <w:p w:rsidRPr="00EB288F" w:rsidR="00426296" w:rsidP="00EB288F" w:rsidRDefault="00426296" w14:paraId="258AD95F" w14:textId="049281A0">
      <w:pPr>
        <w:pStyle w:val="Clause2Sub"/>
        <w:numPr>
          <w:ilvl w:val="2"/>
          <w:numId w:val="51"/>
        </w:numPr>
        <w:spacing w:line="240" w:lineRule="auto"/>
        <w:ind w:left="1418" w:hanging="1418"/>
        <w:rPr>
          <w:rFonts w:cs="Arial"/>
        </w:rPr>
      </w:pPr>
      <w:r w:rsidRPr="00EB288F">
        <w:rPr>
          <w:rFonts w:cs="Arial"/>
        </w:rPr>
        <w:t xml:space="preserve">it has obtained and is in compliance with all such material licences, consents, permits, approvals and other authorities as are prescribed by Applicable Law for the conduct of its business in each jurisdiction in which the business is conducted, and it is not aware of any fact or circumstance which may result in the cancellation, withdrawal or non-renewal of any of them; </w:t>
      </w:r>
    </w:p>
    <w:p w:rsidRPr="00EB288F" w:rsidR="00DA03EB" w:rsidP="00EB288F" w:rsidRDefault="00DA03EB" w14:paraId="7ACD26A7" w14:textId="3D735811">
      <w:pPr>
        <w:pStyle w:val="Clause2Sub"/>
        <w:numPr>
          <w:ilvl w:val="2"/>
          <w:numId w:val="51"/>
        </w:numPr>
        <w:spacing w:line="240" w:lineRule="auto"/>
        <w:ind w:left="1418" w:hanging="1418"/>
        <w:rPr>
          <w:rFonts w:cs="Arial"/>
        </w:rPr>
      </w:pPr>
      <w:r w:rsidRPr="00EB288F">
        <w:rPr>
          <w:rFonts w:cs="Arial"/>
        </w:rPr>
        <w:t xml:space="preserve">save as expressly provided for in or contemplated by this Agreement, neither the performance by, nor exercise of any of the rights of, the Borrower will result in the existence of, or oblige the Borrower to create, any Security Interest in favour of any person over the whole or any part of </w:t>
      </w:r>
      <w:r w:rsidRPr="00EB288F" w:rsidR="008B1C6E">
        <w:rPr>
          <w:rFonts w:cs="Arial"/>
        </w:rPr>
        <w:t>the</w:t>
      </w:r>
      <w:r w:rsidRPr="00EB288F">
        <w:rPr>
          <w:rFonts w:cs="Arial"/>
        </w:rPr>
        <w:t xml:space="preserve"> </w:t>
      </w:r>
      <w:r w:rsidRPr="00EB288F" w:rsidR="008B1C6E">
        <w:rPr>
          <w:rFonts w:cs="Arial"/>
        </w:rPr>
        <w:t>A</w:t>
      </w:r>
      <w:r w:rsidRPr="00EB288F">
        <w:rPr>
          <w:rFonts w:cs="Arial"/>
        </w:rPr>
        <w:t>ssets</w:t>
      </w:r>
      <w:r w:rsidRPr="00EB288F" w:rsidR="008B1C6E">
        <w:rPr>
          <w:rFonts w:cs="Arial"/>
        </w:rPr>
        <w:t xml:space="preserve"> of the Borrower</w:t>
      </w:r>
      <w:r w:rsidRPr="00EB288F">
        <w:rPr>
          <w:rFonts w:cs="Arial"/>
        </w:rPr>
        <w:t xml:space="preserve"> (present or future);</w:t>
      </w:r>
    </w:p>
    <w:p w:rsidRPr="00EB288F" w:rsidR="00CF448E" w:rsidP="00EB288F" w:rsidRDefault="00CF448E" w14:paraId="474EDCC4" w14:textId="77777777">
      <w:pPr>
        <w:pStyle w:val="Clause2Sub"/>
        <w:numPr>
          <w:ilvl w:val="2"/>
          <w:numId w:val="51"/>
        </w:numPr>
        <w:spacing w:line="240" w:lineRule="auto"/>
        <w:ind w:left="1418" w:hanging="1418"/>
        <w:rPr>
          <w:rFonts w:cs="Arial"/>
        </w:rPr>
      </w:pPr>
      <w:r w:rsidRPr="00EB288F">
        <w:rPr>
          <w:rFonts w:cs="Arial"/>
        </w:rPr>
        <w:t>all information furnished by the Borrower to the Lender in connection with this Agreement and the transactions contemplated hereby, remains, true and correct in all material respects and there are no other facts or circumstances of which it is aware that would render any such information misleading;</w:t>
      </w:r>
    </w:p>
    <w:p w:rsidRPr="00EB288F" w:rsidR="002C4743" w:rsidP="00EB288F" w:rsidRDefault="002C4743" w14:paraId="69C7C2B2" w14:textId="77777777">
      <w:pPr>
        <w:pStyle w:val="Clause2Sub"/>
        <w:numPr>
          <w:ilvl w:val="2"/>
          <w:numId w:val="51"/>
        </w:numPr>
        <w:spacing w:line="240" w:lineRule="auto"/>
        <w:ind w:left="1418" w:hanging="1418"/>
        <w:rPr>
          <w:rFonts w:cs="Arial"/>
        </w:rPr>
      </w:pPr>
      <w:r w:rsidRPr="00EB288F">
        <w:rPr>
          <w:rFonts w:cs="Arial"/>
        </w:rPr>
        <w:t>no Potential Event of Default or Event of Default has occurred which is continuing;</w:t>
      </w:r>
    </w:p>
    <w:p w:rsidRPr="00EB288F" w:rsidR="002C4743" w:rsidP="00EB288F" w:rsidRDefault="002C4743" w14:paraId="2F852764" w14:textId="77777777">
      <w:pPr>
        <w:pStyle w:val="Clause2Sub"/>
        <w:numPr>
          <w:ilvl w:val="2"/>
          <w:numId w:val="51"/>
        </w:numPr>
        <w:spacing w:line="240" w:lineRule="auto"/>
        <w:ind w:left="1418" w:hanging="1418"/>
        <w:rPr>
          <w:rFonts w:cs="Arial"/>
        </w:rPr>
      </w:pPr>
      <w:r w:rsidRPr="00EB288F">
        <w:rPr>
          <w:rFonts w:cs="Arial"/>
        </w:rPr>
        <w:t>no Material Adverse Event has occurred or is continuing;</w:t>
      </w:r>
    </w:p>
    <w:p w:rsidRPr="00EB288F" w:rsidR="002C4743" w:rsidP="00EB288F" w:rsidRDefault="002C4743" w14:paraId="2245036B" w14:textId="77777777">
      <w:pPr>
        <w:pStyle w:val="Clause2Sub"/>
        <w:numPr>
          <w:ilvl w:val="2"/>
          <w:numId w:val="51"/>
        </w:numPr>
        <w:spacing w:line="240" w:lineRule="auto"/>
        <w:ind w:left="1418" w:hanging="1418"/>
        <w:rPr>
          <w:rFonts w:cs="Arial"/>
        </w:rPr>
      </w:pPr>
      <w:r w:rsidRPr="00EB288F">
        <w:rPr>
          <w:rFonts w:cs="Arial"/>
        </w:rPr>
        <w:t>the Borrower has disclosed to the Lender any information in its possession which might reasonably be expected to adversely influence the decision of a Lender to advance a loan to the Borrower on the terms and conditions contained in this Agreement;</w:t>
      </w:r>
    </w:p>
    <w:p w:rsidRPr="00EB288F" w:rsidR="002C4743" w:rsidP="00EB288F" w:rsidRDefault="002C4743" w14:paraId="4CA0DC6A" w14:textId="3E03A6BB">
      <w:pPr>
        <w:pStyle w:val="Clause2Sub"/>
        <w:numPr>
          <w:ilvl w:val="2"/>
          <w:numId w:val="51"/>
        </w:numPr>
        <w:spacing w:line="240" w:lineRule="auto"/>
        <w:ind w:left="1418" w:hanging="1418"/>
        <w:rPr>
          <w:rFonts w:cs="Arial"/>
        </w:rPr>
      </w:pPr>
      <w:r w:rsidRPr="00EB288F">
        <w:rPr>
          <w:rFonts w:cs="Arial"/>
        </w:rPr>
        <w:t xml:space="preserve">every consent, authorisation, permit, licence, certificate or approval of, or declaration required by the Borrower to authorise, or required by the Borrower in connection with, the validity, enforceability or admissibility in evidence of this Agreement or the performance by the Borrower of its obligations under this Agreement have been obtained or made or, prior to the </w:t>
      </w:r>
      <w:r w:rsidRPr="00EB288F" w:rsidR="00440E58">
        <w:rPr>
          <w:rFonts w:cs="Arial"/>
        </w:rPr>
        <w:t>Signature</w:t>
      </w:r>
      <w:r w:rsidRPr="00EB288F">
        <w:rPr>
          <w:rFonts w:cs="Arial"/>
        </w:rPr>
        <w:t xml:space="preserve"> Date, will have been obtained or made and is in full force and effect and there has </w:t>
      </w:r>
      <w:r w:rsidRPr="00EB288F">
        <w:rPr>
          <w:rFonts w:cs="Arial"/>
        </w:rPr>
        <w:t>been no default in the observance of the conditions or restrictions (if any) imposed in, or in connection with, any of the same;</w:t>
      </w:r>
    </w:p>
    <w:p w:rsidRPr="00EB288F" w:rsidR="002C4743" w:rsidP="00EB288F" w:rsidRDefault="002C4743" w14:paraId="52349F5B" w14:textId="77777777">
      <w:pPr>
        <w:pStyle w:val="Clause2Sub"/>
        <w:numPr>
          <w:ilvl w:val="2"/>
          <w:numId w:val="51"/>
        </w:numPr>
        <w:spacing w:line="240" w:lineRule="auto"/>
        <w:ind w:left="1418" w:hanging="1418"/>
        <w:rPr>
          <w:rFonts w:cs="Arial"/>
        </w:rPr>
      </w:pPr>
      <w:r w:rsidRPr="00EB288F">
        <w:rPr>
          <w:rFonts w:cs="Arial"/>
        </w:rPr>
        <w:t>the Borrower has not taken any action nor have any other steps been taken or legal proceedings been started or threatened against it for its winding-up, business rescue proceedings, dissolution, administration or re-organisation or liquidation (as the case may be), or for the appointment of a receiver, administrator, administrative receiver, trustee or similar officer of it or of any or all of its assets or revenues;</w:t>
      </w:r>
    </w:p>
    <w:p w:rsidRPr="00EB288F" w:rsidR="002C4743" w:rsidP="00EB288F" w:rsidRDefault="002C4743" w14:paraId="47D23F86" w14:textId="495F396A">
      <w:pPr>
        <w:pStyle w:val="Clause2Sub"/>
        <w:numPr>
          <w:ilvl w:val="2"/>
          <w:numId w:val="51"/>
        </w:numPr>
        <w:spacing w:line="240" w:lineRule="auto"/>
        <w:ind w:left="1418" w:hanging="1418"/>
        <w:rPr>
          <w:rFonts w:cs="Arial"/>
        </w:rPr>
      </w:pPr>
      <w:r w:rsidRPr="00EB288F">
        <w:rPr>
          <w:rFonts w:cs="Arial"/>
        </w:rPr>
        <w:t xml:space="preserve">the Borrower has good, valid and unimpeachable title in and to all </w:t>
      </w:r>
      <w:r w:rsidRPr="00EB288F" w:rsidR="00440E58">
        <w:rPr>
          <w:rFonts w:cs="Arial"/>
        </w:rPr>
        <w:t>the Assets of the Borrower</w:t>
      </w:r>
      <w:r w:rsidRPr="00EB288F">
        <w:rPr>
          <w:rFonts w:cs="Arial"/>
        </w:rPr>
        <w:t xml:space="preserve"> and revenues;</w:t>
      </w:r>
    </w:p>
    <w:p w:rsidRPr="00EB288F" w:rsidR="002C4743" w:rsidP="00EB288F" w:rsidRDefault="002C4743" w14:paraId="67DBCCDF" w14:textId="3E9E4DEF">
      <w:pPr>
        <w:pStyle w:val="Clause2Sub"/>
        <w:numPr>
          <w:ilvl w:val="2"/>
          <w:numId w:val="51"/>
        </w:numPr>
        <w:spacing w:line="240" w:lineRule="auto"/>
        <w:ind w:left="1418" w:hanging="1418"/>
        <w:rPr>
          <w:rFonts w:cs="Arial"/>
        </w:rPr>
      </w:pPr>
      <w:r w:rsidRPr="00EB288F">
        <w:rPr>
          <w:rFonts w:cs="Arial"/>
        </w:rPr>
        <w:t xml:space="preserve">save as is expressly provided for in this Agreement, no Security Interest exists over any or </w:t>
      </w:r>
      <w:proofErr w:type="gramStart"/>
      <w:r w:rsidRPr="00EB288F">
        <w:rPr>
          <w:rFonts w:cs="Arial"/>
        </w:rPr>
        <w:t>all of</w:t>
      </w:r>
      <w:proofErr w:type="gramEnd"/>
      <w:r w:rsidRPr="00EB288F">
        <w:rPr>
          <w:rFonts w:cs="Arial"/>
        </w:rPr>
        <w:t xml:space="preserve"> the Borrower's present or future assets;</w:t>
      </w:r>
    </w:p>
    <w:p w:rsidRPr="00EB288F" w:rsidR="002C4743" w:rsidP="00EB288F" w:rsidRDefault="002C4743" w14:paraId="764F7501" w14:textId="41B2B17C">
      <w:pPr>
        <w:pStyle w:val="Clause2Sub"/>
        <w:numPr>
          <w:ilvl w:val="2"/>
          <w:numId w:val="51"/>
        </w:numPr>
        <w:spacing w:line="240" w:lineRule="auto"/>
        <w:ind w:left="1418" w:hanging="1418"/>
        <w:rPr>
          <w:rFonts w:cs="Arial"/>
        </w:rPr>
      </w:pPr>
      <w:r w:rsidRPr="00EB288F">
        <w:rPr>
          <w:rFonts w:cs="Arial"/>
        </w:rPr>
        <w:t xml:space="preserve">that the provisions of the National Credit Act are of no application to this Agreement </w:t>
      </w:r>
      <w:proofErr w:type="gramStart"/>
      <w:r w:rsidRPr="00EB288F">
        <w:rPr>
          <w:rFonts w:cs="Arial"/>
        </w:rPr>
        <w:t>inasmuch as</w:t>
      </w:r>
      <w:proofErr w:type="gramEnd"/>
      <w:r w:rsidRPr="00EB288F" w:rsidR="0056653A">
        <w:rPr>
          <w:rFonts w:cs="Arial"/>
        </w:rPr>
        <w:t xml:space="preserve"> </w:t>
      </w:r>
      <w:r w:rsidRPr="00EB288F">
        <w:rPr>
          <w:rFonts w:cs="Arial"/>
        </w:rPr>
        <w:t>the Borrower</w:t>
      </w:r>
      <w:r w:rsidRPr="00EB288F" w:rsidR="0056653A">
        <w:rPr>
          <w:rFonts w:cs="Arial"/>
        </w:rPr>
        <w:t xml:space="preserve">, amongst others, </w:t>
      </w:r>
      <w:r w:rsidRPr="00EB288F">
        <w:rPr>
          <w:rFonts w:cs="Arial"/>
        </w:rPr>
        <w:t xml:space="preserve">is a juristic person having an annual turnover </w:t>
      </w:r>
      <w:proofErr w:type="gramStart"/>
      <w:r w:rsidRPr="00EB288F">
        <w:rPr>
          <w:rFonts w:cs="Arial"/>
        </w:rPr>
        <w:t>in excess of</w:t>
      </w:r>
      <w:proofErr w:type="gramEnd"/>
      <w:r w:rsidRPr="00EB288F">
        <w:rPr>
          <w:rFonts w:cs="Arial"/>
        </w:rPr>
        <w:t xml:space="preserve"> the threshold value determined by the Minister responsible for consumer credit matters, in terms of section 7(1) of the </w:t>
      </w:r>
      <w:proofErr w:type="gramStart"/>
      <w:r w:rsidRPr="00EB288F">
        <w:rPr>
          <w:rFonts w:cs="Arial"/>
        </w:rPr>
        <w:t>aforementioned Act</w:t>
      </w:r>
      <w:proofErr w:type="gramEnd"/>
      <w:r w:rsidRPr="00EB288F" w:rsidR="00C04A66">
        <w:rPr>
          <w:rFonts w:cs="Arial"/>
        </w:rPr>
        <w:t>;</w:t>
      </w:r>
    </w:p>
    <w:p w:rsidRPr="00EB288F" w:rsidR="00606D55" w:rsidP="00EB288F" w:rsidRDefault="00426296" w14:paraId="42FCA16E" w14:textId="25F53D6B">
      <w:pPr>
        <w:pStyle w:val="Clause2Sub"/>
        <w:numPr>
          <w:ilvl w:val="2"/>
          <w:numId w:val="51"/>
        </w:numPr>
        <w:spacing w:line="240" w:lineRule="auto"/>
        <w:ind w:left="1418" w:hanging="1418"/>
        <w:rPr>
          <w:rFonts w:cs="Arial"/>
        </w:rPr>
      </w:pPr>
      <w:bookmarkStart w:name="_Ref74217143" w:id="1513"/>
      <w:r w:rsidRPr="00EB288F">
        <w:rPr>
          <w:rFonts w:cs="Arial"/>
        </w:rPr>
        <w:t xml:space="preserve">no litigation, arbitration or administrative proceedings of or before any court, arbitral body or agency which, if adversely determined, might reasonably be expected to have a Material Adverse </w:t>
      </w:r>
      <w:r w:rsidRPr="00EB288F" w:rsidR="0002301C">
        <w:rPr>
          <w:rFonts w:cs="Arial"/>
        </w:rPr>
        <w:t xml:space="preserve">Event </w:t>
      </w:r>
      <w:r w:rsidRPr="00EB288F">
        <w:rPr>
          <w:rFonts w:cs="Arial"/>
        </w:rPr>
        <w:t>have been started or threatened against it; and</w:t>
      </w:r>
      <w:bookmarkEnd w:id="1513"/>
    </w:p>
    <w:p w:rsidRPr="00EB288F" w:rsidR="00426296" w:rsidP="00EB288F" w:rsidRDefault="00426296" w14:paraId="45E23DF6" w14:textId="0B3EBFA2">
      <w:pPr>
        <w:pStyle w:val="Clause2Sub"/>
        <w:numPr>
          <w:ilvl w:val="2"/>
          <w:numId w:val="51"/>
        </w:numPr>
        <w:spacing w:line="240" w:lineRule="auto"/>
        <w:ind w:left="1418" w:hanging="1418"/>
        <w:rPr>
          <w:rFonts w:cs="Arial"/>
        </w:rPr>
      </w:pPr>
      <w:r w:rsidRPr="00EB288F">
        <w:rPr>
          <w:rFonts w:cs="Arial"/>
        </w:rPr>
        <w:t>all Taxes are paid up to date.</w:t>
      </w:r>
      <w:r w:rsidRPr="00EB288F" w:rsidR="00B249ED">
        <w:rPr>
          <w:rFonts w:cs="Arial"/>
        </w:rPr>
        <w:t xml:space="preserve"> </w:t>
      </w:r>
    </w:p>
    <w:p w:rsidRPr="00EB288F" w:rsidR="00426296" w:rsidP="00EB288F" w:rsidRDefault="00426296" w14:paraId="473B1471" w14:textId="77777777">
      <w:pPr>
        <w:pStyle w:val="ListParagraph"/>
        <w:numPr>
          <w:ilvl w:val="0"/>
          <w:numId w:val="51"/>
        </w:numPr>
        <w:suppressAutoHyphens w:val="0"/>
        <w:spacing w:after="240"/>
        <w:ind w:left="567" w:hanging="567"/>
        <w:contextualSpacing w:val="0"/>
        <w:jc w:val="both"/>
        <w:rPr>
          <w:rFonts w:cs="Arial"/>
          <w:b/>
          <w:sz w:val="20"/>
          <w:szCs w:val="20"/>
        </w:rPr>
      </w:pPr>
      <w:bookmarkStart w:name="_Toc81877096" w:id="1514"/>
      <w:bookmarkStart w:name="_Toc76437282" w:id="1515"/>
      <w:bookmarkStart w:name="_Ref76460411" w:id="1516"/>
      <w:bookmarkStart w:name="_Ref76461117" w:id="1517"/>
      <w:bookmarkStart w:name="_Toc77664336" w:id="1518"/>
      <w:bookmarkStart w:name="_Toc79373641" w:id="1519"/>
      <w:bookmarkStart w:name="_Ref81826193" w:id="1520"/>
      <w:bookmarkStart w:name="_Ref90178944" w:id="1521"/>
      <w:bookmarkStart w:name="_Ref90183688" w:id="1522"/>
      <w:bookmarkStart w:name="_Toc104023689" w:id="1523"/>
      <w:bookmarkStart w:name="_Toc129072210" w:id="1524"/>
      <w:bookmarkStart w:name="_Ref139176051" w:id="1525"/>
      <w:bookmarkStart w:name="_Toc141262613" w:id="1526"/>
      <w:bookmarkStart w:name="_Ref247595003" w:id="1527"/>
      <w:bookmarkStart w:name="_Toc297618163" w:id="1528"/>
      <w:bookmarkStart w:name="_Toc19267456" w:id="1529"/>
      <w:bookmarkEnd w:id="1514"/>
      <w:r w:rsidRPr="00EB288F">
        <w:rPr>
          <w:rFonts w:cs="Arial"/>
          <w:b/>
          <w:sz w:val="20"/>
          <w:szCs w:val="20"/>
        </w:rPr>
        <w:t>EVENTS OF DEFAULT</w:t>
      </w:r>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p>
    <w:p w:rsidRPr="00EB288F" w:rsidR="00426296" w:rsidP="00EB288F" w:rsidRDefault="00426296" w14:paraId="408C0B3E" w14:textId="77777777">
      <w:pPr>
        <w:pStyle w:val="Clause2Sub"/>
        <w:numPr>
          <w:ilvl w:val="1"/>
          <w:numId w:val="51"/>
        </w:numPr>
        <w:spacing w:line="240" w:lineRule="auto"/>
        <w:rPr>
          <w:rFonts w:cs="Arial"/>
        </w:rPr>
      </w:pPr>
      <w:bookmarkStart w:name="_Ref76462162" w:id="1530"/>
      <w:r w:rsidRPr="00EB288F">
        <w:rPr>
          <w:rFonts w:cs="Arial"/>
        </w:rPr>
        <w:t>Each of the following events shall constitute an Event of Default:</w:t>
      </w:r>
    </w:p>
    <w:p w:rsidRPr="00EB288F" w:rsidR="00BC6711" w:rsidP="00EB288F" w:rsidRDefault="00BC6711" w14:paraId="173E1363" w14:textId="77777777">
      <w:pPr>
        <w:pStyle w:val="Clause2Sub"/>
        <w:numPr>
          <w:ilvl w:val="2"/>
          <w:numId w:val="51"/>
        </w:numPr>
        <w:spacing w:line="240" w:lineRule="auto"/>
        <w:ind w:left="1418" w:hanging="1418"/>
        <w:rPr>
          <w:rFonts w:cs="Arial"/>
        </w:rPr>
      </w:pPr>
      <w:bookmarkStart w:name="_Ref74220606" w:id="1531"/>
      <w:bookmarkStart w:name="_Ref75750410" w:id="1532"/>
      <w:bookmarkStart w:name="_Ref73439952" w:id="1533"/>
      <w:bookmarkEnd w:id="1530"/>
      <w:r w:rsidRPr="00EB288F">
        <w:rPr>
          <w:rFonts w:cs="Arial"/>
        </w:rPr>
        <w:t>any Material Adverse Event occurs or is continuing;</w:t>
      </w:r>
      <w:bookmarkEnd w:id="1531"/>
    </w:p>
    <w:p w:rsidRPr="00EB288F" w:rsidR="00A36483" w:rsidP="00EB288F" w:rsidRDefault="00A36483" w14:paraId="4D1C9F9C" w14:textId="4778D81B">
      <w:pPr>
        <w:pStyle w:val="Clause2Sub"/>
        <w:numPr>
          <w:ilvl w:val="2"/>
          <w:numId w:val="51"/>
        </w:numPr>
        <w:spacing w:line="240" w:lineRule="auto"/>
        <w:ind w:left="1418" w:hanging="1418"/>
        <w:rPr>
          <w:rFonts w:cs="Arial"/>
        </w:rPr>
      </w:pPr>
      <w:r w:rsidRPr="00EB288F">
        <w:rPr>
          <w:rFonts w:cs="Arial"/>
        </w:rPr>
        <w:t>the General Notarial Bond has not been registered within 90 (ninety) days of the Fulfilment Date, or such later date as may be agreed to by the Lender in writing;</w:t>
      </w:r>
      <w:r w:rsidR="00E426FF">
        <w:rPr>
          <w:rFonts w:cs="Arial"/>
        </w:rPr>
        <w:t xml:space="preserve"> </w:t>
      </w:r>
      <w:r w:rsidRPr="00E426FF" w:rsidR="00E426FF">
        <w:rPr>
          <w:rFonts w:cs="Arial"/>
          <w:b/>
          <w:bCs/>
          <w:i/>
          <w:iCs/>
          <w:highlight w:val="yellow"/>
        </w:rPr>
        <w:t>[Drafting note: Adjust accordingly depending on the type of security to be provided.]</w:t>
      </w:r>
    </w:p>
    <w:p w:rsidRPr="00EB288F" w:rsidR="00BC6711" w:rsidP="00EB288F" w:rsidRDefault="00BC6711" w14:paraId="437A6B58" w14:textId="0C2006A3">
      <w:pPr>
        <w:pStyle w:val="Clause2Sub"/>
        <w:numPr>
          <w:ilvl w:val="2"/>
          <w:numId w:val="51"/>
        </w:numPr>
        <w:spacing w:line="240" w:lineRule="auto"/>
        <w:ind w:left="1418" w:hanging="1418"/>
        <w:rPr>
          <w:rFonts w:cs="Arial"/>
        </w:rPr>
      </w:pPr>
      <w:bookmarkStart w:name="_Ref105579769" w:id="1534"/>
      <w:r w:rsidRPr="00EB288F">
        <w:rPr>
          <w:rFonts w:cs="Arial"/>
        </w:rPr>
        <w:t>the Assets of the Borrower are materially diminished for any reason whatsoever (other than as a result of the sale of the Assets of the Borrower in the ordinary course of business)</w:t>
      </w:r>
      <w:r w:rsidR="008D08B8">
        <w:rPr>
          <w:rFonts w:cs="Arial"/>
        </w:rPr>
        <w:t xml:space="preserve">, </w:t>
      </w:r>
      <w:r w:rsidRPr="008D08B8" w:rsidR="008D08B8">
        <w:rPr>
          <w:rFonts w:cs="Arial"/>
        </w:rPr>
        <w:t xml:space="preserve">provided that for the purposes of this clause </w:t>
      </w:r>
      <w:r w:rsidR="005322DE">
        <w:rPr>
          <w:rFonts w:cs="Arial"/>
        </w:rPr>
        <w:fldChar w:fldCharType="begin"/>
      </w:r>
      <w:r w:rsidR="005322DE">
        <w:rPr>
          <w:rFonts w:cs="Arial"/>
        </w:rPr>
        <w:instrText xml:space="preserve"> REF _Ref105579769 \r \h </w:instrText>
      </w:r>
      <w:r w:rsidR="005322DE">
        <w:rPr>
          <w:rFonts w:cs="Arial"/>
        </w:rPr>
      </w:r>
      <w:r w:rsidR="005322DE">
        <w:rPr>
          <w:rFonts w:cs="Arial"/>
        </w:rPr>
        <w:fldChar w:fldCharType="separate"/>
      </w:r>
      <w:r w:rsidR="003C08A9">
        <w:rPr>
          <w:rFonts w:cs="Arial"/>
        </w:rPr>
        <w:t>14.1.3</w:t>
      </w:r>
      <w:r w:rsidR="005322DE">
        <w:rPr>
          <w:rFonts w:cs="Arial"/>
        </w:rPr>
        <w:fldChar w:fldCharType="end"/>
      </w:r>
      <w:r w:rsidRPr="008D08B8" w:rsidR="008D08B8">
        <w:rPr>
          <w:rFonts w:cs="Arial"/>
        </w:rPr>
        <w:t>, “</w:t>
      </w:r>
      <w:r w:rsidRPr="008D08B8" w:rsidR="008D08B8">
        <w:rPr>
          <w:rFonts w:cs="Arial"/>
          <w:b/>
          <w:bCs/>
        </w:rPr>
        <w:t>materially diminished in value</w:t>
      </w:r>
      <w:r w:rsidRPr="008D08B8" w:rsidR="008D08B8">
        <w:rPr>
          <w:rFonts w:cs="Arial"/>
        </w:rPr>
        <w:t>” means that the value of the Assets of the Borrower is less than the aggregate of the Loan Amount and any Interest outstanding at that time, as confirmed at such time by an independent valuer appointed by the Lender</w:t>
      </w:r>
      <w:r w:rsidRPr="00EB288F">
        <w:rPr>
          <w:rFonts w:cs="Arial"/>
        </w:rPr>
        <w:t>;</w:t>
      </w:r>
      <w:bookmarkEnd w:id="1534"/>
    </w:p>
    <w:p w:rsidRPr="00EB288F" w:rsidR="005D6B1D" w:rsidP="00EB288F" w:rsidRDefault="005D6B1D" w14:paraId="39738C47" w14:textId="27B00B68">
      <w:pPr>
        <w:pStyle w:val="Clause2Sub"/>
        <w:numPr>
          <w:ilvl w:val="2"/>
          <w:numId w:val="51"/>
        </w:numPr>
        <w:spacing w:line="240" w:lineRule="auto"/>
        <w:ind w:left="1418" w:hanging="1418"/>
        <w:rPr>
          <w:rFonts w:cs="Arial"/>
        </w:rPr>
      </w:pPr>
      <w:r w:rsidRPr="00EB288F">
        <w:rPr>
          <w:rFonts w:cs="Arial"/>
        </w:rPr>
        <w:t>the Borrower fails to pay when due or, if so payable, on demand any sum payable under this Agreement and in the manner specified in this Agreement;</w:t>
      </w:r>
    </w:p>
    <w:p w:rsidRPr="00EB288F" w:rsidR="008D45B0" w:rsidP="00EB288F" w:rsidRDefault="008D45B0" w14:paraId="7F74AE41" w14:textId="24FAEA45">
      <w:pPr>
        <w:pStyle w:val="Clause2Sub"/>
        <w:numPr>
          <w:ilvl w:val="2"/>
          <w:numId w:val="51"/>
        </w:numPr>
        <w:spacing w:line="240" w:lineRule="auto"/>
        <w:ind w:left="1418" w:hanging="1418"/>
        <w:rPr>
          <w:rFonts w:cs="Arial"/>
        </w:rPr>
      </w:pPr>
      <w:r w:rsidRPr="00EB288F">
        <w:rPr>
          <w:rFonts w:cs="Arial"/>
        </w:rPr>
        <w:t xml:space="preserve">the Borrower breaches any of the provisions of this Agreement or any of the parties thereto (other than the Lender) breaches any of the </w:t>
      </w:r>
      <w:r w:rsidR="004C2CE3">
        <w:rPr>
          <w:rFonts w:cs="Arial"/>
        </w:rPr>
        <w:t>Funding Documents</w:t>
      </w:r>
      <w:r w:rsidRPr="00EB288F">
        <w:rPr>
          <w:rFonts w:cs="Arial"/>
        </w:rPr>
        <w:t xml:space="preserve"> (other than a breach contemplated in clause </w:t>
      </w:r>
      <w:r w:rsidRPr="00EB288F">
        <w:rPr>
          <w:rFonts w:cs="Arial"/>
        </w:rPr>
        <w:fldChar w:fldCharType="begin"/>
      </w:r>
      <w:r w:rsidRPr="00EB288F">
        <w:rPr>
          <w:rFonts w:cs="Arial"/>
        </w:rPr>
        <w:instrText xml:space="preserve"> REF _Ref74220606 \w \h </w:instrText>
      </w:r>
      <w:r w:rsidRPr="00EB288F" w:rsidR="006C4192">
        <w:rPr>
          <w:rFonts w:cs="Arial"/>
        </w:rPr>
        <w:instrText xml:space="preserve"> \* MERGEFORMAT </w:instrText>
      </w:r>
      <w:r w:rsidRPr="00EB288F">
        <w:rPr>
          <w:rFonts w:cs="Arial"/>
        </w:rPr>
      </w:r>
      <w:r w:rsidRPr="00EB288F">
        <w:rPr>
          <w:rFonts w:cs="Arial"/>
        </w:rPr>
        <w:fldChar w:fldCharType="separate"/>
      </w:r>
      <w:r w:rsidR="003C08A9">
        <w:rPr>
          <w:rFonts w:cs="Arial"/>
        </w:rPr>
        <w:t>14.1.1</w:t>
      </w:r>
      <w:r w:rsidRPr="00EB288F">
        <w:rPr>
          <w:rFonts w:cs="Arial"/>
        </w:rPr>
        <w:fldChar w:fldCharType="end"/>
      </w:r>
      <w:r w:rsidRPr="00EB288F">
        <w:rPr>
          <w:rFonts w:cs="Arial"/>
        </w:rPr>
        <w:t xml:space="preserve">) and, where such breach is capable of being remedied, fails to remedy such breach within </w:t>
      </w:r>
      <w:r w:rsidRPr="00EB288F" w:rsidR="0085323B">
        <w:rPr>
          <w:rFonts w:cs="Arial"/>
        </w:rPr>
        <w:t>the period contemplated in clause</w:t>
      </w:r>
      <w:r w:rsidRPr="00EB288F" w:rsidR="0085323B">
        <w:rPr>
          <w:rFonts w:cs="Arial"/>
        </w:rPr>
        <w:fldChar w:fldCharType="begin"/>
      </w:r>
      <w:r w:rsidRPr="00EB288F" w:rsidR="0085323B">
        <w:rPr>
          <w:rFonts w:cs="Arial"/>
        </w:rPr>
        <w:instrText xml:space="preserve"> REF _Ref74220644 \w \h </w:instrText>
      </w:r>
      <w:r w:rsidRPr="00EB288F" w:rsidR="006C4192">
        <w:rPr>
          <w:rFonts w:cs="Arial"/>
        </w:rPr>
        <w:instrText xml:space="preserve"> \* MERGEFORMAT </w:instrText>
      </w:r>
      <w:r w:rsidRPr="00EB288F" w:rsidR="0085323B">
        <w:rPr>
          <w:rFonts w:cs="Arial"/>
        </w:rPr>
      </w:r>
      <w:r w:rsidRPr="00EB288F" w:rsidR="0085323B">
        <w:rPr>
          <w:rFonts w:cs="Arial"/>
        </w:rPr>
        <w:fldChar w:fldCharType="separate"/>
      </w:r>
      <w:r w:rsidR="003C08A9">
        <w:rPr>
          <w:rFonts w:cs="Arial"/>
        </w:rPr>
        <w:t>14.1.7</w:t>
      </w:r>
      <w:r w:rsidRPr="00EB288F" w:rsidR="0085323B">
        <w:rPr>
          <w:rFonts w:cs="Arial"/>
        </w:rPr>
        <w:fldChar w:fldCharType="end"/>
      </w:r>
      <w:r w:rsidRPr="00EB288F" w:rsidR="0085323B">
        <w:rPr>
          <w:rFonts w:cs="Arial"/>
        </w:rPr>
        <w:t xml:space="preserve"> below</w:t>
      </w:r>
      <w:r w:rsidRPr="00EB288F">
        <w:rPr>
          <w:rFonts w:cs="Arial"/>
        </w:rPr>
        <w:t>; or</w:t>
      </w:r>
    </w:p>
    <w:p w:rsidRPr="00EB288F" w:rsidR="00BC6711" w:rsidP="00EB288F" w:rsidRDefault="009968E4" w14:paraId="7C81B65D" w14:textId="093091F2">
      <w:pPr>
        <w:pStyle w:val="Clause2Sub"/>
        <w:numPr>
          <w:ilvl w:val="2"/>
          <w:numId w:val="51"/>
        </w:numPr>
        <w:spacing w:line="240" w:lineRule="auto"/>
        <w:ind w:left="1418" w:hanging="1418"/>
        <w:rPr>
          <w:rFonts w:cs="Arial"/>
        </w:rPr>
      </w:pPr>
      <w:bookmarkStart w:name="_Hlk74221100" w:id="1535"/>
      <w:r w:rsidRPr="00EB288F">
        <w:rPr>
          <w:rFonts w:cs="Arial"/>
        </w:rPr>
        <w:t xml:space="preserve">any indebtedness of the Borrower (other than under this Agreement) is not paid when due or, if so payable, on demand or any such indebtedness becomes due and payable or capable of being declared due and payable before its stated maturity date </w:t>
      </w:r>
      <w:proofErr w:type="gramStart"/>
      <w:r w:rsidRPr="00EB288F">
        <w:rPr>
          <w:rFonts w:cs="Arial"/>
        </w:rPr>
        <w:t>as a consequence of</w:t>
      </w:r>
      <w:proofErr w:type="gramEnd"/>
      <w:r w:rsidRPr="00EB288F">
        <w:rPr>
          <w:rFonts w:cs="Arial"/>
        </w:rPr>
        <w:t xml:space="preserve"> any event of default howsoever described;</w:t>
      </w:r>
      <w:bookmarkEnd w:id="1535"/>
    </w:p>
    <w:p w:rsidRPr="00EB288F" w:rsidR="00426296" w:rsidP="00EB288F" w:rsidRDefault="00426296" w14:paraId="57981B58" w14:textId="3458BE82">
      <w:pPr>
        <w:pStyle w:val="Clause2Sub"/>
        <w:numPr>
          <w:ilvl w:val="2"/>
          <w:numId w:val="51"/>
        </w:numPr>
        <w:spacing w:line="240" w:lineRule="auto"/>
        <w:ind w:left="1418" w:hanging="1418"/>
        <w:rPr>
          <w:rFonts w:cs="Arial"/>
        </w:rPr>
      </w:pPr>
      <w:bookmarkStart w:name="_Ref74220644" w:id="1536"/>
      <w:r w:rsidRPr="00EB288F">
        <w:rPr>
          <w:rFonts w:cs="Arial"/>
        </w:rPr>
        <w:t>the Borrower</w:t>
      </w:r>
      <w:bookmarkEnd w:id="1532"/>
      <w:r w:rsidRPr="00EB288F">
        <w:rPr>
          <w:rFonts w:cs="Arial"/>
        </w:rPr>
        <w:t xml:space="preserve"> breaches any of the provisions of this Agreement </w:t>
      </w:r>
      <w:r w:rsidRPr="00EB288F" w:rsidR="004124FC">
        <w:rPr>
          <w:rFonts w:cs="Arial"/>
        </w:rPr>
        <w:t xml:space="preserve">(including any other Finance Document) </w:t>
      </w:r>
      <w:r w:rsidRPr="00EB288F">
        <w:rPr>
          <w:rFonts w:cs="Arial"/>
        </w:rPr>
        <w:t xml:space="preserve">and fails to rectify same within </w:t>
      </w:r>
      <w:r w:rsidRPr="00EB288F" w:rsidR="00FF124B">
        <w:rPr>
          <w:rFonts w:cs="Arial"/>
        </w:rPr>
        <w:t>5</w:t>
      </w:r>
      <w:r w:rsidRPr="00EB288F">
        <w:rPr>
          <w:rFonts w:cs="Arial"/>
        </w:rPr>
        <w:t xml:space="preserve"> (</w:t>
      </w:r>
      <w:r w:rsidRPr="00EB288F" w:rsidR="00FF124B">
        <w:rPr>
          <w:rFonts w:cs="Arial"/>
        </w:rPr>
        <w:t>five</w:t>
      </w:r>
      <w:r w:rsidRPr="00EB288F">
        <w:rPr>
          <w:rFonts w:cs="Arial"/>
        </w:rPr>
        <w:t xml:space="preserve">) business days (or such longer period as may be reasonably required, which shall not exceed </w:t>
      </w:r>
      <w:r w:rsidRPr="00EB288F" w:rsidR="001D4A9B">
        <w:rPr>
          <w:rFonts w:cs="Arial"/>
        </w:rPr>
        <w:t>15</w:t>
      </w:r>
      <w:r w:rsidRPr="00EB288F">
        <w:rPr>
          <w:rFonts w:cs="Arial"/>
        </w:rPr>
        <w:t xml:space="preserve"> (</w:t>
      </w:r>
      <w:r w:rsidRPr="00EB288F" w:rsidR="001D4A9B">
        <w:rPr>
          <w:rFonts w:cs="Arial"/>
        </w:rPr>
        <w:t>fifteen</w:t>
      </w:r>
      <w:r w:rsidRPr="00EB288F">
        <w:rPr>
          <w:rFonts w:cs="Arial"/>
        </w:rPr>
        <w:t>) business days) of notice in writing from the Lender calling upon it to do so;</w:t>
      </w:r>
      <w:bookmarkEnd w:id="1536"/>
    </w:p>
    <w:p w:rsidRPr="00EB288F" w:rsidR="00426296" w:rsidP="00EB288F" w:rsidRDefault="00426296" w14:paraId="015DE64D" w14:textId="77777777">
      <w:pPr>
        <w:pStyle w:val="Clause2Sub"/>
        <w:numPr>
          <w:ilvl w:val="2"/>
          <w:numId w:val="51"/>
        </w:numPr>
        <w:spacing w:line="240" w:lineRule="auto"/>
        <w:ind w:left="1418" w:hanging="1418"/>
        <w:rPr>
          <w:rFonts w:cs="Arial"/>
        </w:rPr>
      </w:pPr>
      <w:r w:rsidRPr="00EB288F">
        <w:rPr>
          <w:rFonts w:cs="Arial"/>
        </w:rPr>
        <w:t>any expropriation, attachment, sequestration, implementation of any business rescue plan, distress or execution which affects any asset or assets of the Borrower;</w:t>
      </w:r>
    </w:p>
    <w:p w:rsidRPr="00EB288F" w:rsidR="00426296" w:rsidP="00EB288F" w:rsidRDefault="00426296" w14:paraId="0A58B799" w14:textId="5C45D336">
      <w:pPr>
        <w:pStyle w:val="Clause2Sub"/>
        <w:numPr>
          <w:ilvl w:val="2"/>
          <w:numId w:val="51"/>
        </w:numPr>
        <w:spacing w:line="240" w:lineRule="auto"/>
        <w:ind w:left="1418" w:hanging="1418"/>
        <w:rPr>
          <w:rFonts w:cs="Arial"/>
        </w:rPr>
      </w:pPr>
      <w:r w:rsidRPr="00EB288F">
        <w:rPr>
          <w:rFonts w:cs="Arial"/>
        </w:rPr>
        <w:t>the Borrower is or is deemed by any authority or legislation to be unable or admits inability to pay its debts as they fall due, suspends making payments on any of its debts or by reason of actual or anticipated financial difficulties, commences negotiations with one or more of its creditors (excluding the Lender in its capacity as such) with a view to rescheduling any of its indebtedness;</w:t>
      </w:r>
    </w:p>
    <w:p w:rsidRPr="00EB288F" w:rsidR="00AF36A5" w:rsidP="00EB288F" w:rsidRDefault="00AF36A5" w14:paraId="7DC49D66" w14:textId="7AD749A3">
      <w:pPr>
        <w:pStyle w:val="Clause2Sub"/>
        <w:numPr>
          <w:ilvl w:val="2"/>
          <w:numId w:val="51"/>
        </w:numPr>
        <w:spacing w:line="240" w:lineRule="auto"/>
        <w:ind w:left="1418" w:hanging="1418"/>
        <w:rPr>
          <w:rFonts w:cs="Arial"/>
        </w:rPr>
      </w:pPr>
      <w:r w:rsidRPr="00EB288F">
        <w:rPr>
          <w:rFonts w:cs="Arial"/>
        </w:rPr>
        <w:t>any representation, warranty or statement made by the Borrower in any Finance Document or any other notice or document relating to any Finance Document is untrue or misleading in a material respect when it is made or deemed repeated;</w:t>
      </w:r>
    </w:p>
    <w:p w:rsidRPr="00EB288F" w:rsidR="00426296" w:rsidP="00EB288F" w:rsidRDefault="00426296" w14:paraId="08880EBA" w14:textId="77777777">
      <w:pPr>
        <w:pStyle w:val="Clause2Sub"/>
        <w:numPr>
          <w:ilvl w:val="2"/>
          <w:numId w:val="51"/>
        </w:numPr>
        <w:spacing w:line="240" w:lineRule="auto"/>
        <w:ind w:left="1418" w:hanging="1418"/>
        <w:rPr>
          <w:rFonts w:cs="Arial"/>
        </w:rPr>
      </w:pPr>
      <w:r w:rsidRPr="00EB288F">
        <w:rPr>
          <w:rFonts w:cs="Arial"/>
        </w:rPr>
        <w:t>the value of the assets of the Borrower is less than its liabilities (</w:t>
      </w:r>
      <w:proofErr w:type="gramStart"/>
      <w:r w:rsidRPr="00EB288F">
        <w:rPr>
          <w:rFonts w:cs="Arial"/>
        </w:rPr>
        <w:t>taking into account</w:t>
      </w:r>
      <w:proofErr w:type="gramEnd"/>
      <w:r w:rsidRPr="00EB288F">
        <w:rPr>
          <w:rFonts w:cs="Arial"/>
        </w:rPr>
        <w:t xml:space="preserve"> contingent and prospective liabilities);</w:t>
      </w:r>
    </w:p>
    <w:p w:rsidRPr="00EB288F" w:rsidR="00426296" w:rsidP="00EB288F" w:rsidRDefault="00426296" w14:paraId="66A99FA4" w14:textId="659D2F8E">
      <w:pPr>
        <w:pStyle w:val="Clause2Sub"/>
        <w:numPr>
          <w:ilvl w:val="2"/>
          <w:numId w:val="51"/>
        </w:numPr>
        <w:spacing w:line="240" w:lineRule="auto"/>
        <w:ind w:left="1418" w:hanging="1418"/>
        <w:rPr>
          <w:rFonts w:cs="Arial"/>
        </w:rPr>
      </w:pPr>
      <w:r w:rsidRPr="00EB288F">
        <w:rPr>
          <w:rFonts w:cs="Arial"/>
        </w:rPr>
        <w:t>the Borrower is or is deemed by any authority or legislation to be Financially Distressed (as defined in the Companies Act);</w:t>
      </w:r>
    </w:p>
    <w:p w:rsidRPr="00EB288F" w:rsidR="00426296" w:rsidP="00EB288F" w:rsidRDefault="00426296" w14:paraId="145E4344" w14:textId="77777777">
      <w:pPr>
        <w:pStyle w:val="Clause2Sub"/>
        <w:numPr>
          <w:ilvl w:val="2"/>
          <w:numId w:val="51"/>
        </w:numPr>
        <w:spacing w:line="240" w:lineRule="auto"/>
        <w:ind w:left="1418" w:hanging="1418"/>
        <w:rPr>
          <w:rFonts w:cs="Arial"/>
        </w:rPr>
      </w:pPr>
      <w:bookmarkStart w:name="_Toc76194610" w:id="1537"/>
      <w:bookmarkStart w:name="_Toc76100146" w:id="1538"/>
      <w:bookmarkStart w:name="_Toc76006065" w:id="1539"/>
      <w:bookmarkStart w:name="_Toc75860432" w:id="1540"/>
      <w:bookmarkStart w:name="_Toc75859793" w:id="1541"/>
      <w:bookmarkStart w:name="_Toc75845693" w:id="1542"/>
      <w:r w:rsidRPr="00EB288F">
        <w:rPr>
          <w:rFonts w:cs="Arial"/>
        </w:rPr>
        <w:t xml:space="preserve">any representation, warranty or statement made or repeated deliberately in connection with this Agreement or in any document delivered by or on behalf of the Borrower is incorrect in any material respect when made or deemed to be made or repeated; </w:t>
      </w:r>
    </w:p>
    <w:p w:rsidRPr="00EB288F" w:rsidR="00426296" w:rsidP="00EB288F" w:rsidRDefault="00426296" w14:paraId="7F473A0D" w14:textId="77777777">
      <w:pPr>
        <w:pStyle w:val="Clause2Sub"/>
        <w:numPr>
          <w:ilvl w:val="2"/>
          <w:numId w:val="51"/>
        </w:numPr>
        <w:spacing w:line="240" w:lineRule="auto"/>
        <w:ind w:left="1418" w:hanging="1418"/>
        <w:rPr>
          <w:rFonts w:cs="Arial"/>
        </w:rPr>
      </w:pPr>
      <w:r w:rsidRPr="00EB288F">
        <w:rPr>
          <w:rFonts w:cs="Arial"/>
        </w:rPr>
        <w:t>the Borrower fails to discharge in full, within 5 (five) business days of the due date, any amount payable pursuant to a final judgement or order made or given by any court or other authority of competent jurisdiction in any litigation, arbitration, administrative, governmental, regulatory or other investigations, proceedings or enquiry (including any such investigations, proceedings or enquiry by any competition authority, environmental authority, tax authority or sector specific regulatory authority);</w:t>
      </w:r>
    </w:p>
    <w:p w:rsidRPr="00EB288F" w:rsidR="00426296" w:rsidP="00EB288F" w:rsidRDefault="00426296" w14:paraId="6A8B0752" w14:textId="77777777">
      <w:pPr>
        <w:pStyle w:val="Clause2Sub"/>
        <w:numPr>
          <w:ilvl w:val="2"/>
          <w:numId w:val="51"/>
        </w:numPr>
        <w:spacing w:line="240" w:lineRule="auto"/>
        <w:ind w:left="1418" w:hanging="1418"/>
        <w:rPr>
          <w:rFonts w:cs="Arial"/>
        </w:rPr>
      </w:pPr>
      <w:r w:rsidRPr="00EB288F">
        <w:rPr>
          <w:rFonts w:cs="Arial"/>
        </w:rPr>
        <w:t>the authority or ability of the Borrower to conduct its business is wholly or substantially curtailed by any seizure, expropriation, nationalisation, intervention, restriction or other action by or on behalf of any governmental, regulatory or other authority or other person;</w:t>
      </w:r>
    </w:p>
    <w:p w:rsidRPr="00EB288F" w:rsidR="00426296" w:rsidP="00EB288F" w:rsidRDefault="00426296" w14:paraId="72A4C5B4" w14:textId="1F852AA1">
      <w:pPr>
        <w:pStyle w:val="Clause2Sub"/>
        <w:numPr>
          <w:ilvl w:val="2"/>
          <w:numId w:val="51"/>
        </w:numPr>
        <w:spacing w:line="240" w:lineRule="auto"/>
        <w:ind w:left="1418" w:hanging="1418"/>
        <w:rPr>
          <w:rFonts w:cs="Arial"/>
        </w:rPr>
      </w:pPr>
      <w:r w:rsidRPr="00EB288F">
        <w:rPr>
          <w:rFonts w:cs="Arial"/>
        </w:rPr>
        <w:t>the Borrower suspends or ceases to carry on (or threatens to suspend or cease to carry on) all or a core part of its business;</w:t>
      </w:r>
    </w:p>
    <w:p w:rsidRPr="00EB288F" w:rsidR="001A6957" w:rsidP="00EB288F" w:rsidRDefault="001A6957" w14:paraId="52C1307D" w14:textId="57D0978F">
      <w:pPr>
        <w:pStyle w:val="Clause2Sub"/>
        <w:numPr>
          <w:ilvl w:val="2"/>
          <w:numId w:val="51"/>
        </w:numPr>
        <w:spacing w:line="240" w:lineRule="auto"/>
        <w:ind w:left="1418" w:hanging="1418"/>
        <w:rPr>
          <w:rFonts w:cs="Arial"/>
        </w:rPr>
      </w:pPr>
      <w:r w:rsidRPr="00EB288F">
        <w:rPr>
          <w:rFonts w:cs="Arial"/>
          <w:lang w:val="en-ZA"/>
        </w:rPr>
        <w:t xml:space="preserve">the Borrower uses the Loan Amount for a purpose other than the </w:t>
      </w:r>
      <w:r w:rsidR="00C824A4">
        <w:rPr>
          <w:rFonts w:cs="Arial"/>
          <w:lang w:val="en-ZA"/>
        </w:rPr>
        <w:t>Loan</w:t>
      </w:r>
      <w:r w:rsidRPr="00EB288F" w:rsidR="00C824A4">
        <w:rPr>
          <w:rFonts w:cs="Arial"/>
          <w:lang w:val="en-ZA"/>
        </w:rPr>
        <w:t xml:space="preserve"> </w:t>
      </w:r>
      <w:r w:rsidRPr="00EB288F">
        <w:rPr>
          <w:rFonts w:cs="Arial"/>
          <w:lang w:val="en-ZA"/>
        </w:rPr>
        <w:t>Purpose</w:t>
      </w:r>
      <w:r w:rsidRPr="00EB288F" w:rsidR="00774346">
        <w:rPr>
          <w:rFonts w:cs="Arial"/>
          <w:lang w:val="en-ZA"/>
        </w:rPr>
        <w:t xml:space="preserve">; </w:t>
      </w:r>
    </w:p>
    <w:p w:rsidRPr="00EB288F" w:rsidR="00426296" w:rsidP="00EB288F" w:rsidRDefault="00426296" w14:paraId="36418054" w14:textId="5AD4D8EE">
      <w:pPr>
        <w:pStyle w:val="Clause2Sub"/>
        <w:numPr>
          <w:ilvl w:val="2"/>
          <w:numId w:val="51"/>
        </w:numPr>
        <w:spacing w:line="240" w:lineRule="auto"/>
        <w:ind w:left="1418" w:hanging="1418"/>
        <w:rPr>
          <w:rFonts w:cs="Arial"/>
        </w:rPr>
      </w:pPr>
      <w:r w:rsidRPr="00EB288F">
        <w:rPr>
          <w:rFonts w:cs="Arial"/>
        </w:rPr>
        <w:t>the Borrower repudiates this Agreement or evidences an intention to repudiate this Agreement;</w:t>
      </w:r>
    </w:p>
    <w:p w:rsidRPr="00EB288F" w:rsidR="00950E4B" w:rsidP="00EB288F" w:rsidRDefault="00950E4B" w14:paraId="52CAAA2E" w14:textId="72C27093">
      <w:pPr>
        <w:pStyle w:val="Clause2Sub"/>
        <w:numPr>
          <w:ilvl w:val="2"/>
          <w:numId w:val="51"/>
        </w:numPr>
        <w:spacing w:line="240" w:lineRule="auto"/>
        <w:ind w:left="1418" w:hanging="1418"/>
        <w:rPr>
          <w:rFonts w:cs="Arial"/>
        </w:rPr>
      </w:pPr>
      <w:bookmarkStart w:name="_Ref259543790" w:id="1543"/>
      <w:r w:rsidRPr="00EB288F">
        <w:rPr>
          <w:rFonts w:cs="Arial"/>
        </w:rPr>
        <w:t xml:space="preserve">any security held by the Lender, is or becomes unlawful or is not, or ceases to be a first ranking security or to be, legal, valid, binding or enforceable; </w:t>
      </w:r>
      <w:bookmarkEnd w:id="1543"/>
    </w:p>
    <w:p w:rsidRPr="00EB288F" w:rsidR="00BA183C" w:rsidP="00EB288F" w:rsidRDefault="00BA183C" w14:paraId="16B64FA4" w14:textId="6875B1CE">
      <w:pPr>
        <w:pStyle w:val="Clause2Sub"/>
        <w:numPr>
          <w:ilvl w:val="2"/>
          <w:numId w:val="51"/>
        </w:numPr>
        <w:spacing w:line="240" w:lineRule="auto"/>
        <w:ind w:left="1418" w:hanging="1418"/>
        <w:rPr>
          <w:rFonts w:cs="Arial"/>
        </w:rPr>
      </w:pPr>
      <w:r w:rsidRPr="00EB288F">
        <w:rPr>
          <w:rFonts w:cs="Arial"/>
        </w:rPr>
        <w:t>any licence, permit, authorisation, approval or consent required under any Applicable Law for the conduct of the business of the Borrower is not obtained, expires, or is withdrawn, cancelled, revoked or not renewed or the Borrower does not comply in all respects with all Applicable Laws to which it may be subject if such a failure would materially impair its ability to perform its obligations under this Agreement;</w:t>
      </w:r>
    </w:p>
    <w:p w:rsidRPr="00EB288F" w:rsidR="00B02618" w:rsidP="00EB288F" w:rsidRDefault="00B02618" w14:paraId="56B16538" w14:textId="72ECDB17">
      <w:pPr>
        <w:pStyle w:val="Clause2Sub"/>
        <w:numPr>
          <w:ilvl w:val="2"/>
          <w:numId w:val="51"/>
        </w:numPr>
        <w:spacing w:line="240" w:lineRule="auto"/>
        <w:ind w:left="1418" w:hanging="1418"/>
        <w:rPr>
          <w:rFonts w:cs="Arial"/>
        </w:rPr>
      </w:pPr>
      <w:r w:rsidRPr="00EB288F">
        <w:rPr>
          <w:rFonts w:cs="Arial"/>
        </w:rPr>
        <w:t xml:space="preserve">any business rescue practitioner or liquidator is appointed over any asset of the Borrower; </w:t>
      </w:r>
    </w:p>
    <w:p w:rsidRPr="00EB288F" w:rsidR="00B02618" w:rsidP="00EB288F" w:rsidRDefault="00A2652A" w14:paraId="06330BF9" w14:textId="768CB537">
      <w:pPr>
        <w:pStyle w:val="Clause2Sub"/>
        <w:numPr>
          <w:ilvl w:val="2"/>
          <w:numId w:val="51"/>
        </w:numPr>
        <w:spacing w:line="240" w:lineRule="auto"/>
        <w:ind w:left="1418" w:hanging="1418"/>
        <w:rPr>
          <w:rFonts w:cs="Arial"/>
        </w:rPr>
      </w:pPr>
      <w:r w:rsidRPr="00EB288F">
        <w:rPr>
          <w:rFonts w:cs="Arial"/>
        </w:rPr>
        <w:t xml:space="preserve">the Borrower commits </w:t>
      </w:r>
      <w:r w:rsidRPr="00EB288F" w:rsidR="007B5C30">
        <w:rPr>
          <w:rFonts w:cs="Arial"/>
        </w:rPr>
        <w:t>an</w:t>
      </w:r>
      <w:r w:rsidRPr="00EB288F" w:rsidR="00B02618">
        <w:rPr>
          <w:rFonts w:cs="Arial"/>
        </w:rPr>
        <w:t xml:space="preserve"> </w:t>
      </w:r>
      <w:r w:rsidRPr="00EB288F" w:rsidR="00AF410B">
        <w:rPr>
          <w:rFonts w:cs="Arial"/>
        </w:rPr>
        <w:t xml:space="preserve">insolvency </w:t>
      </w:r>
      <w:r w:rsidRPr="00EB288F" w:rsidR="00AF410B">
        <w:rPr>
          <w:rFonts w:cs="Arial"/>
          <w:lang w:val="en-ZA"/>
        </w:rPr>
        <w:t xml:space="preserve">act which, if such act was committed by an individual, would be an act of insolvency within the meaning of section 8 of the Insolvency Act, 1936 (Act No. 24 of 1936) or any equivalent legislation </w:t>
      </w:r>
      <w:r w:rsidRPr="00EB288F" w:rsidR="00B02618">
        <w:rPr>
          <w:rFonts w:cs="Arial"/>
        </w:rPr>
        <w:t xml:space="preserve">occurs in respect of the Borrower and/or a moratorium is declared in respect of any indebtedness of the Borrower; </w:t>
      </w:r>
    </w:p>
    <w:p w:rsidRPr="00EB288F" w:rsidR="00BA183C" w:rsidP="00EB288F" w:rsidRDefault="00BA183C" w14:paraId="6B1A0B23" w14:textId="77777777">
      <w:pPr>
        <w:pStyle w:val="Clause2Sub"/>
        <w:numPr>
          <w:ilvl w:val="2"/>
          <w:numId w:val="51"/>
        </w:numPr>
        <w:spacing w:line="240" w:lineRule="auto"/>
        <w:rPr>
          <w:rFonts w:cs="Arial"/>
        </w:rPr>
      </w:pPr>
      <w:r w:rsidRPr="00EB288F">
        <w:rPr>
          <w:rFonts w:cs="Arial"/>
        </w:rPr>
        <w:t>any of the assets of the Borrower are nationalised, expropriated or confiscated; or</w:t>
      </w:r>
    </w:p>
    <w:p w:rsidRPr="00EB288F" w:rsidR="00950E4B" w:rsidP="00EB288F" w:rsidRDefault="007140E8" w14:paraId="3293060B" w14:textId="5C136B31">
      <w:pPr>
        <w:pStyle w:val="Clause2Sub"/>
        <w:numPr>
          <w:ilvl w:val="2"/>
          <w:numId w:val="51"/>
        </w:numPr>
        <w:spacing w:line="240" w:lineRule="auto"/>
        <w:ind w:left="1418" w:hanging="1418"/>
        <w:rPr>
          <w:rFonts w:cs="Arial"/>
        </w:rPr>
      </w:pPr>
      <w:r w:rsidRPr="00EB288F">
        <w:rPr>
          <w:rFonts w:cs="Arial"/>
          <w:lang w:val="en-ZA"/>
        </w:rPr>
        <w:t xml:space="preserve">the Borrower donates any of its assets to any person or Disposes of any of its assets at below fair market value to any entity; </w:t>
      </w:r>
    </w:p>
    <w:bookmarkEnd w:id="1533"/>
    <w:bookmarkEnd w:id="1537"/>
    <w:bookmarkEnd w:id="1538"/>
    <w:bookmarkEnd w:id="1539"/>
    <w:bookmarkEnd w:id="1540"/>
    <w:bookmarkEnd w:id="1541"/>
    <w:bookmarkEnd w:id="1542"/>
    <w:p w:rsidRPr="00EB288F" w:rsidR="00426296" w:rsidP="00EB288F" w:rsidRDefault="00426296" w14:paraId="09E4ECC3" w14:textId="5A3658D7">
      <w:pPr>
        <w:pStyle w:val="Clause2Sub"/>
        <w:numPr>
          <w:ilvl w:val="2"/>
          <w:numId w:val="51"/>
        </w:numPr>
        <w:spacing w:line="240" w:lineRule="auto"/>
        <w:ind w:left="1418" w:hanging="1418"/>
        <w:rPr>
          <w:rFonts w:cs="Arial"/>
        </w:rPr>
      </w:pPr>
      <w:r w:rsidRPr="00EB288F">
        <w:rPr>
          <w:rFonts w:cs="Arial"/>
        </w:rPr>
        <w:t xml:space="preserve">any event or circumstance occurs which the Lender reasonably believes has or is reasonably likely to have a Material Adverse </w:t>
      </w:r>
      <w:r w:rsidRPr="00EB288F" w:rsidR="0002301C">
        <w:rPr>
          <w:rFonts w:cs="Arial"/>
        </w:rPr>
        <w:t>Event</w:t>
      </w:r>
      <w:r w:rsidRPr="00EB288F">
        <w:rPr>
          <w:rFonts w:cs="Arial"/>
        </w:rPr>
        <w:t>; and</w:t>
      </w:r>
    </w:p>
    <w:p w:rsidRPr="00EB288F" w:rsidR="00426296" w:rsidP="00EB288F" w:rsidRDefault="00426296" w14:paraId="2E5BAAF1" w14:textId="77777777">
      <w:pPr>
        <w:pStyle w:val="Clause2Sub"/>
        <w:numPr>
          <w:ilvl w:val="2"/>
          <w:numId w:val="51"/>
        </w:numPr>
        <w:spacing w:line="240" w:lineRule="auto"/>
        <w:ind w:left="1418" w:hanging="1418"/>
        <w:rPr>
          <w:rFonts w:cs="Arial"/>
        </w:rPr>
      </w:pPr>
      <w:bookmarkStart w:name="_Ref105489380" w:id="1544"/>
      <w:r w:rsidRPr="00EB288F">
        <w:rPr>
          <w:rFonts w:cs="Arial"/>
        </w:rPr>
        <w:t xml:space="preserve">at any </w:t>
      </w:r>
      <w:proofErr w:type="gramStart"/>
      <w:r w:rsidRPr="00EB288F">
        <w:rPr>
          <w:rFonts w:cs="Arial"/>
        </w:rPr>
        <w:t>time</w:t>
      </w:r>
      <w:proofErr w:type="gramEnd"/>
      <w:r w:rsidRPr="00EB288F">
        <w:rPr>
          <w:rFonts w:cs="Arial"/>
        </w:rPr>
        <w:t xml:space="preserve"> it is or becomes unlawful for either the Borrower or the Lender to perform or comply with its obligations under this Agreement</w:t>
      </w:r>
      <w:bookmarkEnd w:id="1544"/>
      <w:r w:rsidRPr="00EB288F">
        <w:rPr>
          <w:rFonts w:cs="Arial"/>
        </w:rPr>
        <w:t>.</w:t>
      </w:r>
    </w:p>
    <w:p w:rsidRPr="00EB288F" w:rsidR="00694B02" w:rsidP="00EB288F" w:rsidRDefault="00694B02" w14:paraId="4A7F9E35" w14:textId="77777777">
      <w:pPr>
        <w:pStyle w:val="Clause2Sub"/>
        <w:numPr>
          <w:ilvl w:val="1"/>
          <w:numId w:val="51"/>
        </w:numPr>
        <w:spacing w:line="240" w:lineRule="auto"/>
        <w:rPr>
          <w:rFonts w:cs="Arial"/>
          <w:b/>
        </w:rPr>
      </w:pPr>
      <w:bookmarkStart w:name="_Ref76460877" w:id="1545"/>
      <w:bookmarkStart w:name="_Ref104790360" w:id="1546"/>
      <w:bookmarkStart w:name="_Ref523277909" w:id="1547"/>
      <w:r w:rsidRPr="00EB288F">
        <w:rPr>
          <w:rFonts w:cs="Arial"/>
          <w:b/>
        </w:rPr>
        <w:t>Action Following Event Of Default</w:t>
      </w:r>
    </w:p>
    <w:p w:rsidRPr="00EB288F" w:rsidR="00694B02" w:rsidP="00EB288F" w:rsidRDefault="00694B02" w14:paraId="1CE52EB3" w14:textId="77777777">
      <w:pPr>
        <w:pStyle w:val="Clause2Sub"/>
        <w:numPr>
          <w:ilvl w:val="2"/>
          <w:numId w:val="51"/>
        </w:numPr>
        <w:spacing w:line="240" w:lineRule="auto"/>
        <w:ind w:left="1134" w:hanging="1134"/>
        <w:rPr>
          <w:rFonts w:cs="Arial"/>
        </w:rPr>
      </w:pPr>
      <w:r w:rsidRPr="00EB288F">
        <w:rPr>
          <w:rFonts w:cs="Arial"/>
        </w:rPr>
        <w:t>If any Event of Default occurs and is continuing, the Lender shall be entitled, without prejudice to any other rights or remedies which the Lender may have under this Agreement or otherwise in accordance with Applicable Law, by written notice to the Borrower to –</w:t>
      </w:r>
    </w:p>
    <w:p w:rsidRPr="00EB288F" w:rsidR="00694B02" w:rsidP="00EB288F" w:rsidRDefault="00694B02" w14:paraId="1F3D3B88" w14:textId="77777777">
      <w:pPr>
        <w:pStyle w:val="Clause4Sub"/>
        <w:numPr>
          <w:ilvl w:val="3"/>
          <w:numId w:val="51"/>
        </w:numPr>
        <w:spacing w:line="240" w:lineRule="auto"/>
        <w:ind w:left="1701" w:hanging="1701"/>
        <w:rPr>
          <w:rFonts w:cs="Arial"/>
        </w:rPr>
      </w:pPr>
      <w:r w:rsidRPr="00EB288F">
        <w:rPr>
          <w:rFonts w:cs="Arial"/>
        </w:rPr>
        <w:t>declare the entire Loan to be immediately due and repayable (whereupon the same shall become so repayable and all and any other amounts whatsoever then owed by the Borrower under this Agreement); and/or</w:t>
      </w:r>
    </w:p>
    <w:p w:rsidRPr="00EB288F" w:rsidR="00694B02" w:rsidP="00EB288F" w:rsidRDefault="00694B02" w14:paraId="0B219438" w14:textId="77777777">
      <w:pPr>
        <w:pStyle w:val="Clause4Sub"/>
        <w:numPr>
          <w:ilvl w:val="3"/>
          <w:numId w:val="51"/>
        </w:numPr>
        <w:spacing w:line="240" w:lineRule="auto"/>
        <w:ind w:left="1701" w:hanging="1701"/>
        <w:rPr>
          <w:rFonts w:cs="Arial"/>
        </w:rPr>
      </w:pPr>
      <w:r w:rsidRPr="00EB288F">
        <w:rPr>
          <w:rFonts w:cs="Arial"/>
        </w:rPr>
        <w:t>demand and be entitled to receive specific performance of any obligation of the Borrower under and in terms of this Agreement; and/or</w:t>
      </w:r>
    </w:p>
    <w:p w:rsidRPr="00EB288F" w:rsidR="00694B02" w:rsidP="00EB288F" w:rsidRDefault="00694B02" w14:paraId="223FEA95" w14:textId="4B95CA33">
      <w:pPr>
        <w:pStyle w:val="Clause4Sub"/>
        <w:numPr>
          <w:ilvl w:val="3"/>
          <w:numId w:val="51"/>
        </w:numPr>
        <w:spacing w:line="240" w:lineRule="auto"/>
        <w:ind w:left="1701" w:hanging="1701"/>
        <w:rPr>
          <w:rFonts w:cs="Arial"/>
        </w:rPr>
      </w:pPr>
      <w:r w:rsidRPr="00EB288F">
        <w:rPr>
          <w:rFonts w:cs="Arial"/>
        </w:rPr>
        <w:t xml:space="preserve">take all steps which it regards as desirable or necessary in order to enforce or perfect the security provided by the Borrower and its shareholders to the Lender, as described in clause </w:t>
      </w:r>
      <w:r w:rsidRPr="00EB288F" w:rsidR="00613BFF">
        <w:rPr>
          <w:rFonts w:cs="Arial"/>
        </w:rPr>
        <w:fldChar w:fldCharType="begin"/>
      </w:r>
      <w:r w:rsidRPr="00EB288F" w:rsidR="00613BFF">
        <w:rPr>
          <w:rFonts w:cs="Arial"/>
        </w:rPr>
        <w:instrText xml:space="preserve"> REF _Ref316409118 \w \h </w:instrText>
      </w:r>
      <w:r w:rsidRPr="00EB288F" w:rsidR="006C4192">
        <w:rPr>
          <w:rFonts w:cs="Arial"/>
        </w:rPr>
        <w:instrText xml:space="preserve"> \* MERGEFORMAT </w:instrText>
      </w:r>
      <w:r w:rsidRPr="00EB288F" w:rsidR="00613BFF">
        <w:rPr>
          <w:rFonts w:cs="Arial"/>
        </w:rPr>
      </w:r>
      <w:r w:rsidRPr="00EB288F" w:rsidR="00613BFF">
        <w:rPr>
          <w:rFonts w:cs="Arial"/>
        </w:rPr>
        <w:fldChar w:fldCharType="separate"/>
      </w:r>
      <w:r w:rsidR="003C08A9">
        <w:rPr>
          <w:rFonts w:cs="Arial"/>
        </w:rPr>
        <w:t>8</w:t>
      </w:r>
      <w:r w:rsidRPr="00EB288F" w:rsidR="00613BFF">
        <w:rPr>
          <w:rFonts w:cs="Arial"/>
        </w:rPr>
        <w:fldChar w:fldCharType="end"/>
      </w:r>
      <w:r w:rsidRPr="00EB288F">
        <w:rPr>
          <w:rFonts w:cs="Arial"/>
        </w:rPr>
        <w:t>; and/or</w:t>
      </w:r>
    </w:p>
    <w:p w:rsidRPr="00EB288F" w:rsidR="00694B02" w:rsidP="00EB288F" w:rsidRDefault="00694B02" w14:paraId="09171F7D" w14:textId="77777777">
      <w:pPr>
        <w:pStyle w:val="Clause4Sub"/>
        <w:numPr>
          <w:ilvl w:val="3"/>
          <w:numId w:val="51"/>
        </w:numPr>
        <w:spacing w:line="240" w:lineRule="auto"/>
        <w:ind w:left="1701" w:hanging="1701"/>
        <w:rPr>
          <w:rFonts w:cs="Arial"/>
        </w:rPr>
      </w:pPr>
      <w:bookmarkStart w:name="_Ref169664318" w:id="1548"/>
      <w:r w:rsidRPr="00EB288F">
        <w:rPr>
          <w:rFonts w:cs="Arial"/>
        </w:rPr>
        <w:t xml:space="preserve">claim payment from the Borrower and the Borrower hereby indemnifies the Lender and holds it harmless against all and any losses of whatsoever nature and howsoever arising incurred by the Lender under this Agreement </w:t>
      </w:r>
      <w:proofErr w:type="gramStart"/>
      <w:r w:rsidRPr="00EB288F">
        <w:rPr>
          <w:rFonts w:cs="Arial"/>
        </w:rPr>
        <w:t>as a result of</w:t>
      </w:r>
      <w:proofErr w:type="gramEnd"/>
      <w:r w:rsidRPr="00EB288F">
        <w:rPr>
          <w:rFonts w:cs="Arial"/>
        </w:rPr>
        <w:t xml:space="preserve"> the occurrence of any Event of Default (including, without limitation, the costs of enforcing the provisions of this Agreement).</w:t>
      </w:r>
      <w:bookmarkEnd w:id="1548"/>
    </w:p>
    <w:p w:rsidRPr="00EB288F" w:rsidR="00694B02" w:rsidP="0053204A" w:rsidRDefault="00694B02" w14:paraId="571FAB37" w14:textId="77777777">
      <w:pPr>
        <w:pStyle w:val="Clause2Sub"/>
        <w:numPr>
          <w:ilvl w:val="1"/>
          <w:numId w:val="51"/>
        </w:numPr>
        <w:spacing w:line="240" w:lineRule="auto"/>
        <w:rPr>
          <w:rFonts w:cs="Arial"/>
        </w:rPr>
      </w:pPr>
      <w:r w:rsidRPr="00EB288F">
        <w:rPr>
          <w:rFonts w:cs="Arial"/>
          <w:b/>
        </w:rPr>
        <w:t>Liquidation</w:t>
      </w:r>
    </w:p>
    <w:p w:rsidRPr="00EB288F" w:rsidR="00694B02" w:rsidP="0053204A" w:rsidRDefault="00694B02" w14:paraId="74F84EA5" w14:textId="5768A265">
      <w:pPr>
        <w:pStyle w:val="Clause3Sub"/>
        <w:spacing w:line="240" w:lineRule="auto"/>
        <w:ind w:left="1440"/>
        <w:rPr>
          <w:rFonts w:cs="Arial"/>
        </w:rPr>
      </w:pPr>
      <w:r w:rsidRPr="00EB288F">
        <w:rPr>
          <w:rFonts w:cs="Arial"/>
        </w:rPr>
        <w:t xml:space="preserve">In the event of the liquidation of the Borrower prior to the </w:t>
      </w:r>
      <w:r w:rsidRPr="00EB288F" w:rsidR="009C67AE">
        <w:rPr>
          <w:rFonts w:cs="Arial"/>
        </w:rPr>
        <w:t>Repayment Date or Final Repayment Date (as the case may be)</w:t>
      </w:r>
      <w:r w:rsidRPr="00EB288F">
        <w:rPr>
          <w:rFonts w:cs="Arial"/>
        </w:rPr>
        <w:t xml:space="preserve">, the </w:t>
      </w:r>
      <w:r w:rsidRPr="00EB288F" w:rsidR="00D642E5">
        <w:rPr>
          <w:rFonts w:cs="Arial"/>
        </w:rPr>
        <w:t>Unpaid</w:t>
      </w:r>
      <w:r w:rsidRPr="00EB288F">
        <w:rPr>
          <w:rFonts w:cs="Arial"/>
        </w:rPr>
        <w:t xml:space="preserve"> Sum together with all interest accrued thereon shall immediately be a debt which is due, owing and payable by the Borrower to the Lender. </w:t>
      </w:r>
    </w:p>
    <w:p w:rsidRPr="00EB288F" w:rsidR="0017697C" w:rsidP="0053204A" w:rsidRDefault="0017697C" w14:paraId="1298068E" w14:textId="77777777">
      <w:pPr>
        <w:pStyle w:val="ListParagraph"/>
        <w:keepNext/>
        <w:numPr>
          <w:ilvl w:val="0"/>
          <w:numId w:val="51"/>
        </w:numPr>
        <w:suppressAutoHyphens w:val="0"/>
        <w:spacing w:after="240"/>
        <w:ind w:left="567" w:hanging="567"/>
        <w:contextualSpacing w:val="0"/>
        <w:jc w:val="both"/>
        <w:rPr>
          <w:rFonts w:cs="Arial"/>
          <w:b/>
          <w:sz w:val="20"/>
          <w:szCs w:val="20"/>
        </w:rPr>
      </w:pPr>
      <w:bookmarkStart w:name="_Toc339368222" w:id="1549"/>
      <w:bookmarkStart w:name="_Toc339368166" w:id="1550"/>
      <w:bookmarkStart w:name="_Toc339366318" w:id="1551"/>
      <w:bookmarkStart w:name="_Toc339034935" w:id="1552"/>
      <w:bookmarkStart w:name="_Toc299438569" w:id="1553"/>
      <w:bookmarkStart w:name="_Toc248627433" w:id="1554"/>
      <w:bookmarkStart w:name="_Toc247356096" w:id="1555"/>
      <w:bookmarkStart w:name="_Toc245860719" w:id="1556"/>
      <w:bookmarkStart w:name="_Toc245284204" w:id="1557"/>
      <w:bookmarkStart w:name="_Toc216163213" w:id="1558"/>
      <w:bookmarkStart w:name="_Toc199817291" w:id="1559"/>
      <w:bookmarkStart w:name="_Toc199298876" w:id="1560"/>
      <w:bookmarkStart w:name="_Toc199159068" w:id="1561"/>
      <w:bookmarkStart w:name="_Toc194970939" w:id="1562"/>
      <w:bookmarkStart w:name="_Toc194827992" w:id="1563"/>
      <w:bookmarkStart w:name="_Toc193777961" w:id="1564"/>
      <w:bookmarkStart w:name="_Toc193772993" w:id="1565"/>
      <w:bookmarkStart w:name="_Toc193771281" w:id="1566"/>
      <w:bookmarkStart w:name="_Toc181409431" w:id="1567"/>
      <w:bookmarkStart w:name="_Toc171141864" w:id="1568"/>
      <w:bookmarkStart w:name="_Toc171130039" w:id="1569"/>
      <w:bookmarkStart w:name="_Toc170634321" w:id="1570"/>
      <w:bookmarkStart w:name="_Toc169929443" w:id="1571"/>
      <w:bookmarkStart w:name="_Toc169924631" w:id="1572"/>
      <w:bookmarkStart w:name="_Toc162947212" w:id="1573"/>
      <w:bookmarkStart w:name="_Toc162415360" w:id="1574"/>
      <w:bookmarkStart w:name="_Toc162169698" w:id="1575"/>
      <w:bookmarkStart w:name="_Toc159674328" w:id="1576"/>
      <w:bookmarkStart w:name="_Toc159576037" w:id="1577"/>
      <w:bookmarkStart w:name="_Toc154475615" w:id="1578"/>
      <w:bookmarkStart w:name="_Toc154458526" w:id="1579"/>
      <w:bookmarkStart w:name="_Toc153877631" w:id="1580"/>
      <w:bookmarkStart w:name="_Toc153872652" w:id="1581"/>
      <w:bookmarkStart w:name="_Toc153766760" w:id="1582"/>
      <w:bookmarkStart w:name="_Toc153766730" w:id="1583"/>
      <w:bookmarkStart w:name="_Toc153339951" w:id="1584"/>
      <w:bookmarkStart w:name="_Toc153256859" w:id="1585"/>
      <w:bookmarkStart w:name="_Toc153081754" w:id="1586"/>
      <w:bookmarkStart w:name="_Toc153081654" w:id="1587"/>
      <w:bookmarkStart w:name="_Toc153009124" w:id="1588"/>
      <w:bookmarkStart w:name="_Toc153007896" w:id="1589"/>
      <w:bookmarkStart w:name="_Toc153005569" w:id="1590"/>
      <w:bookmarkStart w:name="_Toc152727356" w:id="1591"/>
      <w:bookmarkStart w:name="_Toc152647828" w:id="1592"/>
      <w:bookmarkStart w:name="_Toc152062011" w:id="1593"/>
      <w:bookmarkStart w:name="_Toc149448122" w:id="1594"/>
      <w:bookmarkStart w:name="_Toc149043100" w:id="1595"/>
      <w:bookmarkStart w:name="_Toc147908748" w:id="1596"/>
      <w:bookmarkStart w:name="_Toc147822234" w:id="1597"/>
      <w:bookmarkStart w:name="_Toc147805930" w:id="1598"/>
      <w:bookmarkStart w:name="_Toc147728989" w:id="1599"/>
      <w:bookmarkStart w:name="_Toc147585605" w:id="1600"/>
      <w:bookmarkStart w:name="_Toc147308007" w:id="1601"/>
      <w:bookmarkStart w:name="_Toc144266314" w:id="1602"/>
      <w:bookmarkStart w:name="_Toc142747189" w:id="1603"/>
      <w:bookmarkStart w:name="_Toc142735955" w:id="1604"/>
      <w:bookmarkStart w:name="_Toc142729151" w:id="1605"/>
      <w:bookmarkStart w:name="_Toc142632581" w:id="1606"/>
      <w:bookmarkStart w:name="_Toc142470418" w:id="1607"/>
      <w:bookmarkStart w:name="_Toc142463214" w:id="1608"/>
      <w:bookmarkStart w:name="_Toc142450939" w:id="1609"/>
      <w:bookmarkStart w:name="_Toc142301464" w:id="1610"/>
      <w:bookmarkStart w:name="_Toc142297333" w:id="1611"/>
      <w:bookmarkStart w:name="_Toc142290614" w:id="1612"/>
      <w:bookmarkStart w:name="_Toc142284556" w:id="1613"/>
      <w:bookmarkStart w:name="_Toc142275912" w:id="1614"/>
      <w:bookmarkStart w:name="_Toc141860822" w:id="1615"/>
      <w:bookmarkStart w:name="_Toc141267025" w:id="1616"/>
      <w:bookmarkStart w:name="_Toc141263400" w:id="1617"/>
      <w:bookmarkStart w:name="_Toc141252039" w:id="1618"/>
      <w:bookmarkStart w:name="_Toc141104422" w:id="1619"/>
      <w:bookmarkStart w:name="_Toc130870459" w:id="1620"/>
      <w:bookmarkStart w:name="_Toc130806377" w:id="1621"/>
      <w:bookmarkStart w:name="_Toc130110866" w:id="1622"/>
      <w:bookmarkStart w:name="_Toc129744464" w:id="1623"/>
      <w:bookmarkStart w:name="_Toc129163367" w:id="1624"/>
      <w:bookmarkStart w:name="_Toc129150598" w:id="1625"/>
      <w:bookmarkStart w:name="_Toc128278880" w:id="1626"/>
      <w:bookmarkStart w:name="_Toc121635360" w:id="1627"/>
      <w:bookmarkStart w:name="_Toc121565906" w:id="1628"/>
      <w:bookmarkStart w:name="_Toc121565711" w:id="1629"/>
      <w:bookmarkStart w:name="_Toc120352712" w:id="1630"/>
      <w:bookmarkStart w:name="_Toc120077966" w:id="1631"/>
      <w:bookmarkStart w:name="_Toc119994316" w:id="1632"/>
      <w:bookmarkStart w:name="_Toc119994254" w:id="1633"/>
      <w:bookmarkStart w:name="_Toc116286542" w:id="1634"/>
      <w:bookmarkStart w:name="_Toc116274879" w:id="1635"/>
      <w:bookmarkStart w:name="_Toc115848152" w:id="1636"/>
      <w:bookmarkStart w:name="_Toc115844739" w:id="1637"/>
      <w:bookmarkStart w:name="_Toc115239633" w:id="1638"/>
      <w:bookmarkStart w:name="_Toc114448529" w:id="1639"/>
      <w:bookmarkStart w:name="_Toc113762676" w:id="1640"/>
      <w:bookmarkStart w:name="_Toc113265417" w:id="1641"/>
      <w:bookmarkStart w:name="_Toc112469548" w:id="1642"/>
      <w:bookmarkStart w:name="_Toc112215796" w:id="1643"/>
      <w:bookmarkStart w:name="_Toc96765371" w:id="1644"/>
      <w:bookmarkStart w:name="_Toc96760776" w:id="1645"/>
      <w:bookmarkStart w:name="_Toc96740045" w:id="1646"/>
      <w:bookmarkStart w:name="_Toc96419793" w:id="1647"/>
      <w:bookmarkStart w:name="_Toc96241844" w:id="1648"/>
      <w:bookmarkStart w:name="_Toc95702739" w:id="1649"/>
      <w:bookmarkStart w:name="_Toc94516208" w:id="1650"/>
      <w:bookmarkStart w:name="_Toc94514464" w:id="1651"/>
      <w:bookmarkStart w:name="_Toc94331470" w:id="1652"/>
      <w:bookmarkStart w:name="_Toc94318887" w:id="1653"/>
      <w:bookmarkStart w:name="_Toc93973037" w:id="1654"/>
      <w:bookmarkStart w:name="_Toc74122673" w:id="1655"/>
      <w:bookmarkStart w:name="_Toc74029800" w:id="1656"/>
      <w:bookmarkStart w:name="_Toc73952737" w:id="1657"/>
      <w:bookmarkStart w:name="_Toc73785138" w:id="1658"/>
      <w:bookmarkStart w:name="_Toc73783134" w:id="1659"/>
      <w:bookmarkStart w:name="_Toc73238796" w:id="1660"/>
      <w:bookmarkStart w:name="_Toc72831325" w:id="1661"/>
      <w:bookmarkStart w:name="_Toc72812696" w:id="1662"/>
      <w:bookmarkStart w:name="_Toc72739460" w:id="1663"/>
      <w:bookmarkStart w:name="_Toc72061947" w:id="1664"/>
      <w:bookmarkStart w:name="_Toc72059599" w:id="1665"/>
      <w:bookmarkStart w:name="_Toc64343916" w:id="1666"/>
      <w:bookmarkStart w:name="_Toc62966359" w:id="1667"/>
      <w:bookmarkStart w:name="_Toc62963131" w:id="1668"/>
      <w:bookmarkStart w:name="_Toc62962752" w:id="1669"/>
      <w:bookmarkStart w:name="_Toc62379016" w:id="1670"/>
      <w:bookmarkStart w:name="_Toc52248749" w:id="1671"/>
      <w:bookmarkStart w:name="_Toc46564129" w:id="1672"/>
      <w:bookmarkStart w:name="_Toc46560499" w:id="1673"/>
      <w:bookmarkStart w:name="_Toc46548095" w:id="1674"/>
      <w:bookmarkStart w:name="_Toc45602342" w:id="1675"/>
      <w:bookmarkStart w:name="_Toc45602211" w:id="1676"/>
      <w:bookmarkStart w:name="_Toc31529718" w:id="1677"/>
      <w:bookmarkStart w:name="_Toc31174374" w:id="1678"/>
      <w:bookmarkStart w:name="_Toc31168675" w:id="1679"/>
      <w:bookmarkStart w:name="_Toc30913576" w:id="1680"/>
      <w:bookmarkStart w:name="_Toc30910033" w:id="1681"/>
      <w:bookmarkStart w:name="_Toc30909919" w:id="1682"/>
      <w:bookmarkStart w:name="_Toc29787248" w:id="1683"/>
      <w:bookmarkStart w:name="_Toc29718900" w:id="1684"/>
      <w:bookmarkStart w:name="_Toc29619162" w:id="1685"/>
      <w:bookmarkStart w:name="_Toc29618677" w:id="1686"/>
      <w:bookmarkStart w:name="_Toc27970980" w:id="1687"/>
      <w:bookmarkStart w:name="_Toc27968284" w:id="1688"/>
      <w:bookmarkStart w:name="_Toc27544538" w:id="1689"/>
      <w:bookmarkStart w:name="_Toc27388262" w:id="1690"/>
      <w:bookmarkStart w:name="_Toc25381212" w:id="1691"/>
      <w:bookmarkStart w:name="_Toc23759037" w:id="1692"/>
      <w:bookmarkStart w:name="_Toc23755336" w:id="1693"/>
      <w:bookmarkStart w:name="_Toc23659105" w:id="1694"/>
      <w:bookmarkStart w:name="_Toc23654916" w:id="1695"/>
      <w:bookmarkStart w:name="_Toc23564647" w:id="1696"/>
      <w:bookmarkStart w:name="_Toc23563881" w:id="1697"/>
      <w:bookmarkStart w:name="_Toc23305363" w:id="1698"/>
      <w:bookmarkStart w:name="_Toc23223164" w:id="1699"/>
      <w:bookmarkStart w:name="_Toc22448633" w:id="1700"/>
      <w:bookmarkStart w:name="_Toc22443643" w:id="1701"/>
      <w:bookmarkStart w:name="_Toc22433540" w:id="1702"/>
      <w:bookmarkStart w:name="_Toc21410019" w:id="1703"/>
      <w:bookmarkStart w:name="_Toc18122366" w:id="1704"/>
      <w:bookmarkStart w:name="_Toc18121407" w:id="1705"/>
      <w:bookmarkStart w:name="_Toc17881152" w:id="1706"/>
      <w:bookmarkStart w:name="_Toc17861135" w:id="1707"/>
      <w:bookmarkStart w:name="_Toc17705249" w:id="1708"/>
      <w:bookmarkStart w:name="_Toc17250313" w:id="1709"/>
      <w:bookmarkStart w:name="_Toc17188115" w:id="1710"/>
      <w:bookmarkStart w:name="_Toc17184925" w:id="1711"/>
      <w:bookmarkStart w:name="_Toc17184411" w:id="1712"/>
      <w:bookmarkStart w:name="_Toc17181743" w:id="1713"/>
      <w:bookmarkStart w:name="_Toc17180135" w:id="1714"/>
      <w:bookmarkStart w:name="_Toc17179721" w:id="1715"/>
      <w:bookmarkStart w:name="_Toc17179683" w:id="1716"/>
      <w:bookmarkStart w:name="_Toc17078519" w:id="1717"/>
      <w:bookmarkStart w:name="_Toc15975144" w:id="1718"/>
      <w:bookmarkStart w:name="_Toc15968738" w:id="1719"/>
      <w:bookmarkStart w:name="_Toc15966529" w:id="1720"/>
      <w:bookmarkStart w:name="_Toc15796969" w:id="1721"/>
      <w:bookmarkStart w:name="_Toc15795608" w:id="1722"/>
      <w:bookmarkStart w:name="_Toc15267669" w:id="1723"/>
      <w:bookmarkStart w:name="_Toc15216434" w:id="1724"/>
      <w:bookmarkStart w:name="_Toc15200282" w:id="1725"/>
      <w:bookmarkStart w:name="_Toc15196322" w:id="1726"/>
      <w:bookmarkStart w:name="_Toc14949346" w:id="1727"/>
      <w:bookmarkStart w:name="_Toc14949251" w:id="1728"/>
      <w:bookmarkStart w:name="_Toc14948224" w:id="1729"/>
      <w:bookmarkStart w:name="_Toc14764656" w:id="1730"/>
      <w:bookmarkStart w:name="_Toc14761122" w:id="1731"/>
      <w:bookmarkStart w:name="_Toc14609864" w:id="1732"/>
      <w:bookmarkStart w:name="_Toc14602996" w:id="1733"/>
      <w:bookmarkStart w:name="_Toc14596843" w:id="1734"/>
      <w:bookmarkStart w:name="_Toc14507926" w:id="1735"/>
      <w:bookmarkStart w:name="_Toc523583574" w:id="1736"/>
      <w:bookmarkStart w:name="_Toc523582883" w:id="1737"/>
      <w:bookmarkStart w:name="_Toc523564095" w:id="1738"/>
      <w:bookmarkStart w:name="_Toc523563264" w:id="1739"/>
      <w:bookmarkStart w:name="_Toc523562916" w:id="1740"/>
      <w:bookmarkStart w:name="_Toc523562857" w:id="1741"/>
      <w:bookmarkStart w:name="_Toc523558879" w:id="1742"/>
      <w:bookmarkStart w:name="_Toc356809949" w:id="1743"/>
      <w:r w:rsidRPr="00EB288F">
        <w:rPr>
          <w:rFonts w:cs="Arial"/>
          <w:b/>
          <w:sz w:val="20"/>
          <w:szCs w:val="20"/>
        </w:rPr>
        <w:t>RENUNCIATION OF BENEFITS</w:t>
      </w:r>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p>
    <w:p w:rsidRPr="00EB288F" w:rsidR="0017697C" w:rsidP="0053204A" w:rsidRDefault="0017697C" w14:paraId="6D402C5B" w14:textId="69C0A4FC">
      <w:pPr>
        <w:pStyle w:val="Clause0Sub"/>
        <w:keepNext/>
        <w:spacing w:line="240" w:lineRule="auto"/>
        <w:rPr>
          <w:rFonts w:cs="Arial"/>
        </w:rPr>
      </w:pPr>
      <w:r w:rsidRPr="00EB288F">
        <w:rPr>
          <w:rFonts w:cs="Arial"/>
        </w:rPr>
        <w:t>The Borrower expressly waives and renounces the legal benefits and exceptions</w:t>
      </w:r>
      <w:r w:rsidRPr="00B32532" w:rsidR="00B32532">
        <w:rPr>
          <w:rFonts w:cs="Arial"/>
          <w:lang w:val="en-ZA"/>
        </w:rPr>
        <w:t>"</w:t>
      </w:r>
      <w:r w:rsidRPr="00B32532" w:rsidR="00B32532">
        <w:rPr>
          <w:rFonts w:cs="Arial"/>
          <w:i/>
          <w:iCs/>
          <w:lang w:val="en-ZA"/>
        </w:rPr>
        <w:t>non numeratae pecuniae</w:t>
      </w:r>
      <w:r w:rsidRPr="00B32532" w:rsidR="00B32532">
        <w:rPr>
          <w:rFonts w:cs="Arial"/>
          <w:lang w:val="en-ZA"/>
        </w:rPr>
        <w:t>" (no money paid), "</w:t>
      </w:r>
      <w:r w:rsidRPr="00B32532" w:rsidR="00B32532">
        <w:rPr>
          <w:rFonts w:cs="Arial"/>
          <w:i/>
          <w:iCs/>
          <w:lang w:val="en-ZA"/>
        </w:rPr>
        <w:t>non causa debiti</w:t>
      </w:r>
      <w:r w:rsidRPr="00B32532" w:rsidR="00B32532">
        <w:rPr>
          <w:rFonts w:cs="Arial"/>
          <w:lang w:val="en-ZA"/>
        </w:rPr>
        <w:t>" (no cause of debt), "</w:t>
      </w:r>
      <w:r w:rsidRPr="00B32532" w:rsidR="00B32532">
        <w:rPr>
          <w:rFonts w:cs="Arial"/>
          <w:i/>
          <w:iCs/>
          <w:lang w:val="en-ZA"/>
        </w:rPr>
        <w:t>errore calculi</w:t>
      </w:r>
      <w:r w:rsidRPr="00B32532" w:rsidR="00B32532">
        <w:rPr>
          <w:rFonts w:cs="Arial"/>
          <w:lang w:val="en-ZA"/>
        </w:rPr>
        <w:t>" (error in calculation)</w:t>
      </w:r>
      <w:r w:rsidRPr="00EB288F" w:rsidR="00FD0D32">
        <w:rPr>
          <w:rFonts w:cs="Arial"/>
          <w:lang w:val="en-ZA"/>
        </w:rPr>
        <w:t xml:space="preserve"> and </w:t>
      </w:r>
      <w:r w:rsidRPr="00EB288F">
        <w:rPr>
          <w:rFonts w:cs="Arial"/>
        </w:rPr>
        <w:t>revision of accounts and declares itself to be fully acquainted with the meaning and effect of those exceptions and the renunciation thereof.</w:t>
      </w:r>
    </w:p>
    <w:p w:rsidR="00AB75E4" w:rsidP="0053204A" w:rsidRDefault="00FA7253" w14:paraId="77C74522" w14:textId="2DDAFD32">
      <w:pPr>
        <w:pStyle w:val="ListParagraph"/>
        <w:keepNext/>
        <w:numPr>
          <w:ilvl w:val="0"/>
          <w:numId w:val="51"/>
        </w:numPr>
        <w:suppressAutoHyphens w:val="0"/>
        <w:spacing w:after="240"/>
        <w:ind w:left="567" w:hanging="567"/>
        <w:contextualSpacing w:val="0"/>
        <w:jc w:val="both"/>
        <w:rPr>
          <w:rFonts w:cs="Arial"/>
          <w:b/>
          <w:sz w:val="20"/>
          <w:szCs w:val="20"/>
        </w:rPr>
      </w:pPr>
      <w:bookmarkStart w:name="_DV_M858" w:id="1744"/>
      <w:bookmarkStart w:name="_DV_M859" w:id="1745"/>
      <w:bookmarkStart w:name="_Ref274470946" w:id="1746"/>
      <w:bookmarkStart w:name="_Ref274471209" w:id="1747"/>
      <w:bookmarkStart w:name="_Toc274473062" w:id="1748"/>
      <w:bookmarkStart w:name="_Toc287269157" w:id="1749"/>
      <w:bookmarkStart w:name="_Toc289259664" w:id="1750"/>
      <w:bookmarkStart w:name="_Toc289950831" w:id="1751"/>
      <w:bookmarkStart w:name="_Toc297618165" w:id="1752"/>
      <w:bookmarkStart w:name="_Toc19267461" w:id="1753"/>
      <w:bookmarkEnd w:id="1545"/>
      <w:bookmarkEnd w:id="1546"/>
      <w:bookmarkEnd w:id="1547"/>
      <w:bookmarkEnd w:id="1744"/>
      <w:bookmarkEnd w:id="1745"/>
      <w:r w:rsidRPr="00FA7253">
        <w:rPr>
          <w:rFonts w:cs="Arial"/>
          <w:b/>
          <w:sz w:val="20"/>
          <w:szCs w:val="20"/>
        </w:rPr>
        <w:t>ENVIRONMENTAL, SOCIAL AND GOVERNANCE</w:t>
      </w:r>
    </w:p>
    <w:p w:rsidRPr="00F00A36" w:rsidR="00F00A36" w:rsidP="00D10855" w:rsidRDefault="00F00A36" w14:paraId="681541AF" w14:textId="58CC7ACE">
      <w:pPr>
        <w:pStyle w:val="Clause2Sub"/>
        <w:keepNext/>
        <w:numPr>
          <w:ilvl w:val="1"/>
          <w:numId w:val="51"/>
        </w:numPr>
        <w:spacing w:line="240" w:lineRule="auto"/>
        <w:rPr>
          <w:rFonts w:cs="Arial"/>
          <w:color w:val="000000"/>
          <w:lang w:eastAsia="en-US"/>
        </w:rPr>
      </w:pPr>
      <w:r w:rsidRPr="00F00A36">
        <w:rPr>
          <w:rFonts w:cs="Arial"/>
          <w:color w:val="000000"/>
          <w:lang w:eastAsia="en-US"/>
        </w:rPr>
        <w:t>The Borrower shall use commercially reasonable efforts to comply with Applicable Laws specifically pertaining to environmental, social and governance (“</w:t>
      </w:r>
      <w:r w:rsidRPr="00F00A36">
        <w:rPr>
          <w:rFonts w:cs="Arial"/>
          <w:b/>
          <w:bCs/>
          <w:color w:val="000000"/>
          <w:lang w:eastAsia="en-US"/>
        </w:rPr>
        <w:t>ESG</w:t>
      </w:r>
      <w:r w:rsidRPr="00F00A36">
        <w:rPr>
          <w:rFonts w:cs="Arial"/>
          <w:color w:val="000000"/>
          <w:lang w:eastAsia="en-US"/>
        </w:rPr>
        <w:t xml:space="preserve">”) matters in operating its business or executing the Expansion Project and shall foresee any known or expected future changes in the requirements and take all reasonable actions to ensure compliance. As part of giving effect to the </w:t>
      </w:r>
      <w:r w:rsidRPr="00F00A36">
        <w:rPr>
          <w:rFonts w:cs="Arial"/>
          <w:color w:val="000000"/>
          <w:lang w:eastAsia="en-US"/>
        </w:rPr>
        <w:t xml:space="preserve">foregoing, the Borrower shall ensure that it adheres to and aligns its operations and strategies with ESG disclosure requirements and best practices. </w:t>
      </w:r>
    </w:p>
    <w:p w:rsidRPr="00F00A36" w:rsidR="00F00A36" w:rsidP="00D10855" w:rsidRDefault="00F00A36" w14:paraId="1285C46C" w14:textId="2464036F">
      <w:pPr>
        <w:pStyle w:val="Clause2Sub"/>
        <w:keepNext/>
        <w:numPr>
          <w:ilvl w:val="1"/>
          <w:numId w:val="51"/>
        </w:numPr>
        <w:spacing w:line="240" w:lineRule="auto"/>
        <w:rPr>
          <w:rFonts w:cs="Arial"/>
          <w:color w:val="000000"/>
          <w:lang w:eastAsia="en-US"/>
        </w:rPr>
      </w:pPr>
      <w:r w:rsidRPr="00F00A36">
        <w:rPr>
          <w:rFonts w:cs="Arial"/>
          <w:color w:val="000000"/>
          <w:lang w:eastAsia="en-US"/>
        </w:rPr>
        <w:t xml:space="preserve">The Borrower shall provide promptly upon request (but, in any case, no later than 3 (three) business days after such a request is made) by the Lender, such information concerning material developments in respect of ESG disclosure requirements (including best practices). </w:t>
      </w:r>
    </w:p>
    <w:p w:rsidRPr="00F00A36" w:rsidR="00F00A36" w:rsidP="00D10855" w:rsidRDefault="00F00A36" w14:paraId="30CD21A7" w14:textId="6B258D6D">
      <w:pPr>
        <w:pStyle w:val="Clause2Sub"/>
        <w:keepNext/>
        <w:numPr>
          <w:ilvl w:val="1"/>
          <w:numId w:val="51"/>
        </w:numPr>
        <w:spacing w:line="240" w:lineRule="auto"/>
        <w:rPr>
          <w:rFonts w:cs="Arial"/>
          <w:color w:val="000000"/>
          <w:lang w:eastAsia="en-US"/>
        </w:rPr>
      </w:pPr>
      <w:r w:rsidRPr="00F00A36">
        <w:rPr>
          <w:rFonts w:cs="Arial"/>
          <w:color w:val="000000"/>
          <w:lang w:eastAsia="en-US"/>
        </w:rPr>
        <w:t xml:space="preserve">The Borrower shall undertake to implement any ESG code or policy as the Lender may from time-to-time request </w:t>
      </w:r>
      <w:proofErr w:type="gramStart"/>
      <w:r w:rsidRPr="00F00A36">
        <w:rPr>
          <w:rFonts w:cs="Arial"/>
          <w:color w:val="000000"/>
          <w:lang w:eastAsia="en-US"/>
        </w:rPr>
        <w:t>in the event that</w:t>
      </w:r>
      <w:proofErr w:type="gramEnd"/>
      <w:r w:rsidRPr="00F00A36">
        <w:rPr>
          <w:rFonts w:cs="Arial"/>
          <w:color w:val="000000"/>
          <w:lang w:eastAsia="en-US"/>
        </w:rPr>
        <w:t xml:space="preserve"> the Lender (exercising its sole discretion) is not satisfied with any ESG measures undertaken by the Borrower. </w:t>
      </w:r>
    </w:p>
    <w:p w:rsidR="00FA7253" w:rsidP="00D10855" w:rsidRDefault="00F00A36" w14:paraId="707DE02A" w14:textId="1803DDDA">
      <w:pPr>
        <w:pStyle w:val="Clause2Sub"/>
        <w:keepNext/>
        <w:numPr>
          <w:ilvl w:val="1"/>
          <w:numId w:val="51"/>
        </w:numPr>
        <w:spacing w:line="240" w:lineRule="auto"/>
        <w:rPr>
          <w:rFonts w:cs="Arial"/>
          <w:color w:val="000000"/>
          <w:lang w:eastAsia="en-US"/>
        </w:rPr>
      </w:pPr>
      <w:r w:rsidRPr="00F00A36">
        <w:rPr>
          <w:rFonts w:cs="Arial"/>
          <w:color w:val="000000"/>
          <w:lang w:eastAsia="en-US"/>
        </w:rPr>
        <w:t xml:space="preserve">In the event there is any pending, threatened or instituted ESG claim that is anticipated or pursued against the Borrower by any third-party, the Borrower shall proactively and promptly provide written details of such an ESG claim to the Lender. </w:t>
      </w:r>
    </w:p>
    <w:p w:rsidRPr="00E7332C" w:rsidR="006A0FEB" w:rsidP="006A0FEB" w:rsidRDefault="006A0FEB" w14:paraId="0166E407" w14:textId="649D815A">
      <w:pPr>
        <w:pStyle w:val="ListParagraph"/>
        <w:keepNext/>
        <w:numPr>
          <w:ilvl w:val="0"/>
          <w:numId w:val="51"/>
        </w:numPr>
        <w:suppressAutoHyphens w:val="0"/>
        <w:spacing w:after="240"/>
        <w:ind w:left="567" w:hanging="567"/>
        <w:contextualSpacing w:val="0"/>
        <w:jc w:val="both"/>
        <w:rPr>
          <w:rFonts w:cs="Arial"/>
          <w:b/>
          <w:bCs/>
          <w:color w:val="000000"/>
          <w:sz w:val="20"/>
          <w:szCs w:val="20"/>
          <w:lang w:eastAsia="en-US"/>
        </w:rPr>
      </w:pPr>
      <w:r w:rsidRPr="006A0FEB">
        <w:rPr>
          <w:rFonts w:cs="Arial"/>
          <w:b/>
          <w:bCs/>
          <w:color w:val="000000"/>
          <w:lang w:eastAsia="en-US"/>
        </w:rPr>
        <w:t>ANTI CORRUPTION</w:t>
      </w:r>
    </w:p>
    <w:p w:rsidR="00E7332C" w:rsidP="00E7332C" w:rsidRDefault="00E7332C" w14:paraId="2BE463F6" w14:textId="2F6D9DD3">
      <w:pPr>
        <w:pStyle w:val="Clause2Sub"/>
        <w:keepNext/>
        <w:numPr>
          <w:ilvl w:val="1"/>
          <w:numId w:val="51"/>
        </w:numPr>
        <w:spacing w:line="240" w:lineRule="auto"/>
        <w:rPr>
          <w:rFonts w:cs="Arial"/>
          <w:color w:val="000000"/>
          <w:lang w:eastAsia="en-US"/>
        </w:rPr>
      </w:pPr>
      <w:bookmarkStart w:name="_Ref105581336" w:id="1754"/>
      <w:r w:rsidRPr="00E7332C">
        <w:rPr>
          <w:rFonts w:cs="Arial"/>
          <w:color w:val="000000"/>
          <w:lang w:eastAsia="en-US"/>
        </w:rPr>
        <w:t>Each Party hereby –</w:t>
      </w:r>
      <w:bookmarkEnd w:id="1754"/>
      <w:r w:rsidRPr="00E7332C">
        <w:rPr>
          <w:rFonts w:cs="Arial"/>
          <w:color w:val="000000"/>
          <w:lang w:eastAsia="en-US"/>
        </w:rPr>
        <w:t xml:space="preserve"> </w:t>
      </w:r>
    </w:p>
    <w:p w:rsidRPr="00E7332C" w:rsidR="00E7332C" w:rsidP="00E7332C" w:rsidRDefault="00E7332C" w14:paraId="1D463927" w14:textId="50C92499">
      <w:pPr>
        <w:pStyle w:val="Clause2Sub"/>
        <w:numPr>
          <w:ilvl w:val="2"/>
          <w:numId w:val="51"/>
        </w:numPr>
        <w:spacing w:line="240" w:lineRule="auto"/>
        <w:ind w:left="1134" w:hanging="1134"/>
        <w:rPr>
          <w:rFonts w:cs="Arial"/>
          <w:color w:val="000000"/>
          <w:lang w:eastAsia="en-US"/>
        </w:rPr>
      </w:pPr>
      <w:r w:rsidRPr="00E7332C">
        <w:rPr>
          <w:rFonts w:cs="Arial"/>
          <w:color w:val="000000"/>
          <w:lang w:eastAsia="en-US"/>
        </w:rPr>
        <w:t xml:space="preserve">represents and warrants that it and its Personnel, have not, at any time, directly or indirectly, promised or offered; and </w:t>
      </w:r>
    </w:p>
    <w:p w:rsidRPr="00E7332C" w:rsidR="00E7332C" w:rsidP="008F0CC9" w:rsidRDefault="00E7332C" w14:paraId="2A0B4E49" w14:textId="76B46073">
      <w:pPr>
        <w:pStyle w:val="Clause2Sub"/>
        <w:numPr>
          <w:ilvl w:val="2"/>
          <w:numId w:val="51"/>
        </w:numPr>
        <w:spacing w:line="240" w:lineRule="auto"/>
        <w:ind w:left="1134" w:hanging="1134"/>
        <w:rPr>
          <w:rFonts w:cs="Arial"/>
          <w:color w:val="000000"/>
          <w:lang w:eastAsia="en-US"/>
        </w:rPr>
      </w:pPr>
      <w:r w:rsidRPr="00E7332C">
        <w:rPr>
          <w:rFonts w:cs="Arial"/>
          <w:color w:val="000000"/>
          <w:lang w:eastAsia="en-US"/>
        </w:rPr>
        <w:t xml:space="preserve">undertakes not to, directly or indirectly, promise or offer, and to procure that its Personnel, do not, directly or indirectly, promise or offer, </w:t>
      </w:r>
    </w:p>
    <w:p w:rsidRPr="00E7332C" w:rsidR="00E7332C" w:rsidP="008F0CC9" w:rsidRDefault="008F0CC9" w14:paraId="0EC70B15" w14:textId="3D582FCE">
      <w:pPr>
        <w:pStyle w:val="Clause2Sub"/>
        <w:keepNext/>
        <w:spacing w:line="240" w:lineRule="auto"/>
        <w:ind w:left="720"/>
        <w:rPr>
          <w:rFonts w:cs="Arial"/>
          <w:color w:val="000000"/>
          <w:lang w:eastAsia="en-US"/>
        </w:rPr>
      </w:pPr>
      <w:r w:rsidRPr="008F0CC9">
        <w:rPr>
          <w:rFonts w:cs="Arial"/>
          <w:color w:val="000000"/>
          <w:lang w:eastAsia="en-US"/>
        </w:rPr>
        <w:t xml:space="preserve">donations, gifts or other benefits whatsoever </w:t>
      </w:r>
      <w:proofErr w:type="gramStart"/>
      <w:r w:rsidRPr="008F0CC9">
        <w:rPr>
          <w:rFonts w:cs="Arial"/>
          <w:color w:val="000000"/>
          <w:lang w:eastAsia="en-US"/>
        </w:rPr>
        <w:t>in order to</w:t>
      </w:r>
      <w:proofErr w:type="gramEnd"/>
      <w:r w:rsidRPr="008F0CC9">
        <w:rPr>
          <w:rFonts w:cs="Arial"/>
          <w:color w:val="000000"/>
          <w:lang w:eastAsia="en-US"/>
        </w:rPr>
        <w:t xml:space="preserve"> influence any Personnel of the other Party in the exercise of discretionary authority, in connection with any matter covered by the </w:t>
      </w:r>
      <w:r w:rsidR="004C2CE3">
        <w:rPr>
          <w:rFonts w:cs="Arial"/>
          <w:color w:val="000000"/>
          <w:lang w:eastAsia="en-US"/>
        </w:rPr>
        <w:t>Funding Documents</w:t>
      </w:r>
      <w:r w:rsidRPr="008F0CC9">
        <w:rPr>
          <w:rFonts w:cs="Arial"/>
          <w:color w:val="000000"/>
          <w:lang w:eastAsia="en-US"/>
        </w:rPr>
        <w:t>.</w:t>
      </w:r>
    </w:p>
    <w:p w:rsidRPr="00E7332C" w:rsidR="00E7332C" w:rsidP="008F0CC9" w:rsidRDefault="00E7332C" w14:paraId="0500DFD4" w14:textId="427BA371">
      <w:pPr>
        <w:pStyle w:val="Clause2Sub"/>
        <w:keepNext/>
        <w:numPr>
          <w:ilvl w:val="1"/>
          <w:numId w:val="51"/>
        </w:numPr>
        <w:spacing w:line="240" w:lineRule="auto"/>
        <w:rPr>
          <w:rFonts w:cs="Arial"/>
          <w:color w:val="000000"/>
          <w:lang w:eastAsia="en-US"/>
        </w:rPr>
      </w:pPr>
      <w:bookmarkStart w:name="_Ref105581371" w:id="1755"/>
      <w:r w:rsidRPr="00E7332C">
        <w:rPr>
          <w:rFonts w:cs="Arial"/>
          <w:color w:val="000000"/>
          <w:lang w:eastAsia="en-US"/>
        </w:rPr>
        <w:t>Each Party shall not do, or omit to do, any act that will cause such Party to be in breach of Applicable Laws, and in doing so shall not give or receive any bribes and shall procure that its Personnel, do not give or receive any bribes.</w:t>
      </w:r>
      <w:bookmarkEnd w:id="1755"/>
      <w:r w:rsidRPr="00E7332C">
        <w:rPr>
          <w:rFonts w:cs="Arial"/>
          <w:color w:val="000000"/>
          <w:lang w:eastAsia="en-US"/>
        </w:rPr>
        <w:t xml:space="preserve"> </w:t>
      </w:r>
    </w:p>
    <w:p w:rsidR="00296D15" w:rsidP="008F0CC9" w:rsidRDefault="00E7332C" w14:paraId="33C5B1E1" w14:textId="77777777">
      <w:pPr>
        <w:pStyle w:val="Clause2Sub"/>
        <w:keepNext/>
        <w:numPr>
          <w:ilvl w:val="1"/>
          <w:numId w:val="51"/>
        </w:numPr>
        <w:spacing w:line="240" w:lineRule="auto"/>
        <w:rPr>
          <w:rFonts w:cs="Arial"/>
          <w:color w:val="000000"/>
          <w:lang w:eastAsia="en-US"/>
        </w:rPr>
      </w:pPr>
      <w:r w:rsidRPr="00E7332C">
        <w:rPr>
          <w:rFonts w:cs="Arial"/>
          <w:color w:val="000000"/>
          <w:lang w:eastAsia="en-US"/>
        </w:rPr>
        <w:t xml:space="preserve">If at any time after the Signature Date – </w:t>
      </w:r>
    </w:p>
    <w:p w:rsidR="00E7332C" w:rsidP="00296D15" w:rsidRDefault="00E7332C" w14:paraId="0D97682A" w14:textId="321CA54C">
      <w:pPr>
        <w:pStyle w:val="Clause2Sub"/>
        <w:numPr>
          <w:ilvl w:val="2"/>
          <w:numId w:val="51"/>
        </w:numPr>
        <w:spacing w:line="240" w:lineRule="auto"/>
        <w:ind w:left="1134" w:hanging="1134"/>
        <w:rPr>
          <w:rFonts w:cs="Arial"/>
          <w:color w:val="000000"/>
          <w:lang w:eastAsia="en-US"/>
        </w:rPr>
      </w:pPr>
      <w:r w:rsidRPr="00E7332C">
        <w:rPr>
          <w:rFonts w:cs="Arial"/>
          <w:color w:val="000000"/>
          <w:lang w:eastAsia="en-US"/>
        </w:rPr>
        <w:t xml:space="preserve">the Lender has a reasonable suspicion that each of the Associated Parties has, in respect of any matter covered by the </w:t>
      </w:r>
      <w:r w:rsidR="004C2CE3">
        <w:rPr>
          <w:rFonts w:cs="Arial"/>
          <w:color w:val="000000"/>
          <w:lang w:eastAsia="en-US"/>
        </w:rPr>
        <w:t>Funding Documents</w:t>
      </w:r>
      <w:r w:rsidRPr="00E7332C">
        <w:rPr>
          <w:rFonts w:cs="Arial"/>
          <w:color w:val="000000"/>
          <w:lang w:eastAsia="en-US"/>
        </w:rPr>
        <w:t xml:space="preserve">, directly or indirectly, promised or offered donations, </w:t>
      </w:r>
      <w:r w:rsidRPr="0028021A" w:rsidR="0028021A">
        <w:rPr>
          <w:rFonts w:cs="Arial"/>
          <w:color w:val="000000"/>
          <w:lang w:eastAsia="en-US"/>
        </w:rPr>
        <w:t xml:space="preserve">gifts or other benefits whatsoever to the persons and for the purposes contemplated in clause </w:t>
      </w:r>
      <w:r w:rsidR="0028021A">
        <w:rPr>
          <w:rFonts w:cs="Arial"/>
          <w:color w:val="000000"/>
          <w:lang w:eastAsia="en-US"/>
        </w:rPr>
        <w:fldChar w:fldCharType="begin"/>
      </w:r>
      <w:r w:rsidR="0028021A">
        <w:rPr>
          <w:rFonts w:cs="Arial"/>
          <w:color w:val="000000"/>
          <w:lang w:eastAsia="en-US"/>
        </w:rPr>
        <w:instrText xml:space="preserve"> REF _Ref105581336 \r \h </w:instrText>
      </w:r>
      <w:r w:rsidR="0028021A">
        <w:rPr>
          <w:rFonts w:cs="Arial"/>
          <w:color w:val="000000"/>
          <w:lang w:eastAsia="en-US"/>
        </w:rPr>
      </w:r>
      <w:r w:rsidR="0028021A">
        <w:rPr>
          <w:rFonts w:cs="Arial"/>
          <w:color w:val="000000"/>
          <w:lang w:eastAsia="en-US"/>
        </w:rPr>
        <w:fldChar w:fldCharType="separate"/>
      </w:r>
      <w:r w:rsidR="003C08A9">
        <w:rPr>
          <w:rFonts w:cs="Arial"/>
          <w:color w:val="000000"/>
          <w:lang w:eastAsia="en-US"/>
        </w:rPr>
        <w:t>17.1</w:t>
      </w:r>
      <w:r w:rsidR="0028021A">
        <w:rPr>
          <w:rFonts w:cs="Arial"/>
          <w:color w:val="000000"/>
          <w:lang w:eastAsia="en-US"/>
        </w:rPr>
        <w:fldChar w:fldCharType="end"/>
      </w:r>
      <w:r w:rsidR="0028021A">
        <w:rPr>
          <w:rFonts w:cs="Arial"/>
          <w:color w:val="000000"/>
          <w:lang w:eastAsia="en-US"/>
        </w:rPr>
        <w:t xml:space="preserve"> </w:t>
      </w:r>
      <w:r w:rsidRPr="0028021A" w:rsidR="0028021A">
        <w:rPr>
          <w:rFonts w:cs="Arial"/>
          <w:color w:val="000000"/>
          <w:lang w:eastAsia="en-US"/>
        </w:rPr>
        <w:t xml:space="preserve">above, the Associated Parties shall be deemed to be in breach of the </w:t>
      </w:r>
      <w:r w:rsidR="004C2CE3">
        <w:rPr>
          <w:rFonts w:cs="Arial"/>
          <w:color w:val="000000"/>
          <w:lang w:eastAsia="en-US"/>
        </w:rPr>
        <w:t>Funding Documents</w:t>
      </w:r>
      <w:r w:rsidRPr="0028021A" w:rsidR="0028021A">
        <w:rPr>
          <w:rFonts w:cs="Arial"/>
          <w:color w:val="000000"/>
          <w:lang w:eastAsia="en-US"/>
        </w:rPr>
        <w:t xml:space="preserve"> and the Lender shall be entitled, by written notice to the Associated Parties, to forthwith terminate the </w:t>
      </w:r>
      <w:r w:rsidR="004C2CE3">
        <w:rPr>
          <w:rFonts w:cs="Arial"/>
          <w:color w:val="000000"/>
          <w:lang w:eastAsia="en-US"/>
        </w:rPr>
        <w:t>Funding Documents</w:t>
      </w:r>
      <w:r w:rsidRPr="0028021A" w:rsidR="0028021A">
        <w:rPr>
          <w:rFonts w:cs="Arial"/>
          <w:color w:val="000000"/>
          <w:lang w:eastAsia="en-US"/>
        </w:rPr>
        <w:t xml:space="preserve"> without any further liability to the Associated Parties, and the Associated Parties shall jointly and severally indemnify the Lender against any costs, claims and liabilities arising as a result of such breach; and</w:t>
      </w:r>
    </w:p>
    <w:p w:rsidRPr="00E7332C" w:rsidR="0028021A" w:rsidP="00296D15" w:rsidRDefault="0028021A" w14:paraId="126E2A79" w14:textId="2199EDDF">
      <w:pPr>
        <w:pStyle w:val="Clause2Sub"/>
        <w:numPr>
          <w:ilvl w:val="2"/>
          <w:numId w:val="51"/>
        </w:numPr>
        <w:spacing w:line="240" w:lineRule="auto"/>
        <w:ind w:left="1134" w:hanging="1134"/>
        <w:rPr>
          <w:rFonts w:cs="Arial"/>
          <w:color w:val="000000"/>
          <w:lang w:eastAsia="en-US"/>
        </w:rPr>
      </w:pPr>
      <w:r w:rsidRPr="0028021A">
        <w:rPr>
          <w:rFonts w:cs="Arial"/>
          <w:color w:val="000000"/>
          <w:lang w:eastAsia="en-US"/>
        </w:rPr>
        <w:t xml:space="preserve">if a Party breaches its obligations under cause </w:t>
      </w:r>
      <w:r>
        <w:rPr>
          <w:rFonts w:cs="Arial"/>
          <w:color w:val="000000"/>
          <w:lang w:eastAsia="en-US"/>
        </w:rPr>
        <w:fldChar w:fldCharType="begin"/>
      </w:r>
      <w:r>
        <w:rPr>
          <w:rFonts w:cs="Arial"/>
          <w:color w:val="000000"/>
          <w:lang w:eastAsia="en-US"/>
        </w:rPr>
        <w:instrText xml:space="preserve"> REF _Ref105581371 \r \h </w:instrText>
      </w:r>
      <w:r>
        <w:rPr>
          <w:rFonts w:cs="Arial"/>
          <w:color w:val="000000"/>
          <w:lang w:eastAsia="en-US"/>
        </w:rPr>
      </w:r>
      <w:r>
        <w:rPr>
          <w:rFonts w:cs="Arial"/>
          <w:color w:val="000000"/>
          <w:lang w:eastAsia="en-US"/>
        </w:rPr>
        <w:fldChar w:fldCharType="separate"/>
      </w:r>
      <w:r w:rsidR="003C08A9">
        <w:rPr>
          <w:rFonts w:cs="Arial"/>
          <w:color w:val="000000"/>
          <w:lang w:eastAsia="en-US"/>
        </w:rPr>
        <w:t>17.2</w:t>
      </w:r>
      <w:r>
        <w:rPr>
          <w:rFonts w:cs="Arial"/>
          <w:color w:val="000000"/>
          <w:lang w:eastAsia="en-US"/>
        </w:rPr>
        <w:fldChar w:fldCharType="end"/>
      </w:r>
      <w:r w:rsidRPr="0028021A">
        <w:rPr>
          <w:rFonts w:cs="Arial"/>
          <w:color w:val="000000"/>
          <w:lang w:eastAsia="en-US"/>
        </w:rPr>
        <w:t xml:space="preserve">, the other Party shall be entitled, by written notice to the Party in breach, to forthwith terminate the </w:t>
      </w:r>
      <w:r w:rsidR="004C2CE3">
        <w:rPr>
          <w:rFonts w:cs="Arial"/>
          <w:color w:val="000000"/>
          <w:lang w:eastAsia="en-US"/>
        </w:rPr>
        <w:t>Funding Documents</w:t>
      </w:r>
      <w:r w:rsidRPr="0028021A">
        <w:rPr>
          <w:rFonts w:cs="Arial"/>
          <w:color w:val="000000"/>
          <w:lang w:eastAsia="en-US"/>
        </w:rPr>
        <w:t xml:space="preserve"> without any further liability to the other Party, and the Party in breach shall indemnify the other Party against costs, claims and liabilities arising as a result of the breach.</w:t>
      </w:r>
    </w:p>
    <w:p w:rsidRPr="00525B37" w:rsidR="00DA6796" w:rsidP="00DA6796" w:rsidRDefault="00DA6796" w14:paraId="4CA72F31" w14:textId="77777777">
      <w:pPr>
        <w:pStyle w:val="ListParagraph"/>
        <w:keepNext/>
        <w:numPr>
          <w:ilvl w:val="0"/>
          <w:numId w:val="51"/>
        </w:numPr>
        <w:suppressAutoHyphens w:val="0"/>
        <w:spacing w:after="240"/>
        <w:ind w:left="567" w:hanging="567"/>
        <w:contextualSpacing w:val="0"/>
        <w:jc w:val="both"/>
        <w:rPr>
          <w:rFonts w:cs="Arial"/>
          <w:b/>
          <w:bCs/>
          <w:color w:val="000000"/>
          <w:lang w:eastAsia="en-US"/>
        </w:rPr>
      </w:pPr>
      <w:bookmarkStart w:name="_Ref105581495" w:id="1756"/>
      <w:r w:rsidRPr="00525B37">
        <w:rPr>
          <w:rFonts w:cs="Arial"/>
          <w:b/>
          <w:bCs/>
          <w:color w:val="000000"/>
          <w:lang w:eastAsia="en-US"/>
        </w:rPr>
        <w:t>SANCTIONS</w:t>
      </w:r>
      <w:bookmarkEnd w:id="1756"/>
      <w:r w:rsidRPr="00525B37">
        <w:rPr>
          <w:rFonts w:cs="Arial"/>
          <w:b/>
          <w:bCs/>
          <w:color w:val="000000"/>
          <w:lang w:eastAsia="en-US"/>
        </w:rPr>
        <w:t xml:space="preserve"> </w:t>
      </w:r>
    </w:p>
    <w:p w:rsidRPr="006203E3" w:rsidR="00525B37" w:rsidP="00525B37" w:rsidRDefault="00525B37" w14:paraId="030EC0B7" w14:textId="77777777">
      <w:pPr>
        <w:pStyle w:val="Clause2Sub"/>
        <w:numPr>
          <w:ilvl w:val="1"/>
          <w:numId w:val="51"/>
        </w:numPr>
        <w:spacing w:line="240" w:lineRule="auto"/>
        <w:rPr>
          <w:rFonts w:cs="Arial"/>
        </w:rPr>
      </w:pPr>
      <w:r w:rsidRPr="006203E3">
        <w:rPr>
          <w:rFonts w:cs="Arial"/>
        </w:rPr>
        <w:t>The Borrower will not:</w:t>
      </w:r>
    </w:p>
    <w:p w:rsidRPr="006203E3" w:rsidR="00525B37" w:rsidP="00525B37" w:rsidRDefault="00525B37" w14:paraId="6803D397" w14:textId="77777777">
      <w:pPr>
        <w:pStyle w:val="Clause2Sub"/>
        <w:numPr>
          <w:ilvl w:val="2"/>
          <w:numId w:val="51"/>
        </w:numPr>
        <w:spacing w:line="240" w:lineRule="auto"/>
        <w:ind w:left="1134" w:hanging="1134"/>
        <w:rPr>
          <w:rFonts w:eastAsia="Calibri" w:cs="Arial"/>
          <w:lang w:val="en-ZA" w:eastAsia="en-US"/>
        </w:rPr>
      </w:pPr>
      <w:r w:rsidRPr="006203E3">
        <w:rPr>
          <w:rFonts w:eastAsia="Calibri" w:cs="Arial"/>
          <w:lang w:val="en-ZA" w:eastAsia="en-US"/>
        </w:rPr>
        <w:t>use the Loan Amount and/or any Advance for the purposes of financing the activities of any Sanctioned Entity;</w:t>
      </w:r>
    </w:p>
    <w:p w:rsidRPr="006203E3" w:rsidR="00525B37" w:rsidP="00525B37" w:rsidRDefault="00525B37" w14:paraId="75D94104" w14:textId="77777777">
      <w:pPr>
        <w:pStyle w:val="Clause2Sub"/>
        <w:numPr>
          <w:ilvl w:val="2"/>
          <w:numId w:val="51"/>
        </w:numPr>
        <w:spacing w:line="240" w:lineRule="auto"/>
        <w:ind w:left="1134" w:hanging="1134"/>
        <w:rPr>
          <w:rFonts w:eastAsia="Calibri" w:cs="Arial"/>
          <w:lang w:val="en-ZA" w:eastAsia="en-US"/>
        </w:rPr>
      </w:pPr>
      <w:r w:rsidRPr="006203E3">
        <w:rPr>
          <w:rFonts w:eastAsia="Calibri" w:cs="Arial"/>
          <w:lang w:val="en-ZA" w:eastAsia="en-US"/>
        </w:rPr>
        <w:t>make available the Loan Amount and/or Advance to any person who may use or intends to use the proceeds to finance the activities of any Sanctioned Entity;</w:t>
      </w:r>
    </w:p>
    <w:p w:rsidRPr="006203E3" w:rsidR="00525B37" w:rsidP="00525B37" w:rsidRDefault="00525B37" w14:paraId="2AA01C48" w14:textId="77777777">
      <w:pPr>
        <w:pStyle w:val="Clause2Sub"/>
        <w:numPr>
          <w:ilvl w:val="2"/>
          <w:numId w:val="51"/>
        </w:numPr>
        <w:spacing w:line="240" w:lineRule="auto"/>
        <w:ind w:left="1134" w:hanging="1134"/>
        <w:rPr>
          <w:rFonts w:eastAsia="Calibri" w:cs="Arial"/>
          <w:lang w:val="en-ZA" w:eastAsia="en-US"/>
        </w:rPr>
      </w:pPr>
      <w:r w:rsidRPr="006203E3">
        <w:rPr>
          <w:rFonts w:eastAsia="Calibri" w:cs="Arial"/>
          <w:lang w:val="en-ZA" w:eastAsia="en-US"/>
        </w:rPr>
        <w:t>act to benefit any Sanctioned Entity;</w:t>
      </w:r>
    </w:p>
    <w:p w:rsidRPr="006203E3" w:rsidR="00525B37" w:rsidP="00525B37" w:rsidRDefault="00525B37" w14:paraId="5B69CA4D" w14:textId="77777777">
      <w:pPr>
        <w:pStyle w:val="Clause2Sub"/>
        <w:numPr>
          <w:ilvl w:val="2"/>
          <w:numId w:val="51"/>
        </w:numPr>
        <w:spacing w:line="240" w:lineRule="auto"/>
        <w:ind w:left="1134" w:hanging="1134"/>
        <w:rPr>
          <w:rFonts w:eastAsia="Calibri" w:cs="Arial"/>
          <w:lang w:val="en-ZA" w:eastAsia="en-US"/>
        </w:rPr>
      </w:pPr>
      <w:r w:rsidRPr="006203E3">
        <w:rPr>
          <w:rFonts w:eastAsia="Calibri" w:cs="Arial"/>
          <w:lang w:val="en-ZA" w:eastAsia="en-US"/>
        </w:rPr>
        <w:t>be involved in any Prohibited Activities; and</w:t>
      </w:r>
    </w:p>
    <w:p w:rsidRPr="006203E3" w:rsidR="00525B37" w:rsidP="00525B37" w:rsidRDefault="00525B37" w14:paraId="0482C524" w14:textId="77777777">
      <w:pPr>
        <w:pStyle w:val="Clause2Sub"/>
        <w:numPr>
          <w:ilvl w:val="2"/>
          <w:numId w:val="51"/>
        </w:numPr>
        <w:spacing w:line="240" w:lineRule="auto"/>
        <w:ind w:left="1134" w:hanging="1134"/>
        <w:rPr>
          <w:rFonts w:eastAsia="Calibri" w:cs="Arial"/>
          <w:lang w:val="en-ZA" w:eastAsia="en-US"/>
        </w:rPr>
      </w:pPr>
      <w:r w:rsidRPr="006203E3">
        <w:rPr>
          <w:rFonts w:eastAsia="Calibri" w:cs="Arial"/>
          <w:lang w:val="en-ZA" w:eastAsia="en-US"/>
        </w:rPr>
        <w:t>use any product or service provided by the Lender Group for any Prohibited Activities.</w:t>
      </w:r>
    </w:p>
    <w:p w:rsidRPr="006203E3" w:rsidR="00525B37" w:rsidP="00525B37" w:rsidRDefault="00525B37" w14:paraId="27D1AF66" w14:textId="77777777">
      <w:pPr>
        <w:pStyle w:val="Clause2Sub"/>
        <w:numPr>
          <w:ilvl w:val="1"/>
          <w:numId w:val="51"/>
        </w:numPr>
        <w:spacing w:line="240" w:lineRule="auto"/>
        <w:rPr>
          <w:rFonts w:cs="Arial"/>
        </w:rPr>
      </w:pPr>
      <w:r w:rsidRPr="006203E3">
        <w:rPr>
          <w:rFonts w:cs="Arial"/>
        </w:rPr>
        <w:t xml:space="preserve">The </w:t>
      </w:r>
      <w:r w:rsidRPr="006203E3">
        <w:rPr>
          <w:rFonts w:eastAsia="Calibri" w:cs="Arial"/>
        </w:rPr>
        <w:t xml:space="preserve">Associated Parties </w:t>
      </w:r>
      <w:r w:rsidRPr="006203E3">
        <w:rPr>
          <w:rFonts w:cs="Arial"/>
        </w:rPr>
        <w:t>warrants that neither it nor any of its Affiliates are:</w:t>
      </w:r>
    </w:p>
    <w:p w:rsidRPr="006203E3" w:rsidR="00525B37" w:rsidP="00525B37" w:rsidRDefault="00525B37" w14:paraId="3242B42C" w14:textId="77777777">
      <w:pPr>
        <w:pStyle w:val="Clause2Sub"/>
        <w:numPr>
          <w:ilvl w:val="2"/>
          <w:numId w:val="51"/>
        </w:numPr>
        <w:spacing w:line="240" w:lineRule="auto"/>
        <w:ind w:left="1134" w:hanging="1134"/>
        <w:rPr>
          <w:rFonts w:cs="Arial"/>
        </w:rPr>
      </w:pPr>
      <w:r w:rsidRPr="006203E3">
        <w:rPr>
          <w:rFonts w:cs="Arial"/>
        </w:rPr>
        <w:t>a Sanctioned Entity; or </w:t>
      </w:r>
    </w:p>
    <w:p w:rsidRPr="006203E3" w:rsidR="00525B37" w:rsidP="00525B37" w:rsidRDefault="00525B37" w14:paraId="4406C6D6" w14:textId="77777777">
      <w:pPr>
        <w:pStyle w:val="Clause2Sub"/>
        <w:numPr>
          <w:ilvl w:val="2"/>
          <w:numId w:val="51"/>
        </w:numPr>
        <w:spacing w:line="240" w:lineRule="auto"/>
        <w:ind w:left="1134" w:hanging="1134"/>
        <w:rPr>
          <w:rFonts w:cs="Arial"/>
        </w:rPr>
      </w:pPr>
      <w:r w:rsidRPr="006203E3">
        <w:rPr>
          <w:rFonts w:cs="Arial"/>
        </w:rPr>
        <w:t>the subject of any investigations relating to Sanctions.</w:t>
      </w:r>
    </w:p>
    <w:p w:rsidRPr="006203E3" w:rsidR="00525B37" w:rsidP="00525B37" w:rsidRDefault="00525B37" w14:paraId="5306EB30" w14:textId="77777777">
      <w:pPr>
        <w:pStyle w:val="Clause2Sub"/>
        <w:numPr>
          <w:ilvl w:val="1"/>
          <w:numId w:val="51"/>
        </w:numPr>
        <w:spacing w:line="240" w:lineRule="auto"/>
        <w:rPr>
          <w:rFonts w:cs="Arial"/>
        </w:rPr>
      </w:pPr>
      <w:r w:rsidRPr="006203E3">
        <w:rPr>
          <w:rFonts w:cs="Arial"/>
        </w:rPr>
        <w:t>The Associated Parties will notify the Lender in writing immediately upon becoming aware that it and/or its Affiliates are the subject of an investigation relating to Sanctions. </w:t>
      </w:r>
    </w:p>
    <w:p w:rsidRPr="006203E3" w:rsidR="00525B37" w:rsidP="00525B37" w:rsidRDefault="00525B37" w14:paraId="4B797C69" w14:textId="77777777">
      <w:pPr>
        <w:pStyle w:val="Clause2Sub"/>
        <w:numPr>
          <w:ilvl w:val="1"/>
          <w:numId w:val="51"/>
        </w:numPr>
        <w:spacing w:line="240" w:lineRule="auto"/>
        <w:rPr>
          <w:rFonts w:cs="Arial"/>
        </w:rPr>
      </w:pPr>
      <w:r w:rsidRPr="006203E3">
        <w:rPr>
          <w:rFonts w:cs="Arial"/>
        </w:rPr>
        <w:t>Each of the Associated Parties indemnifies the Lender against any fines, penalties, losses, damages, costs, actions, proceedings, claims and/or demands (losses) which the Lender may sustain in connection with:</w:t>
      </w:r>
    </w:p>
    <w:p w:rsidRPr="006203E3" w:rsidR="00525B37" w:rsidP="00525B37" w:rsidRDefault="00525B37" w14:paraId="0EA6982C" w14:textId="77777777">
      <w:pPr>
        <w:pStyle w:val="Clause2Sub"/>
        <w:numPr>
          <w:ilvl w:val="2"/>
          <w:numId w:val="51"/>
        </w:numPr>
        <w:spacing w:line="240" w:lineRule="auto"/>
        <w:ind w:left="1134" w:hanging="1134"/>
        <w:rPr>
          <w:rFonts w:cs="Arial"/>
        </w:rPr>
      </w:pPr>
      <w:r w:rsidRPr="006203E3">
        <w:rPr>
          <w:rFonts w:cs="Arial"/>
        </w:rPr>
        <w:t>the seizure or withholding of any funds by any Sanctioning Body or any other third party (including the Lender); and</w:t>
      </w:r>
    </w:p>
    <w:p w:rsidRPr="006203E3" w:rsidR="00525B37" w:rsidP="00525B37" w:rsidRDefault="00525B37" w14:paraId="2828832A" w14:textId="79A40AA3">
      <w:pPr>
        <w:pStyle w:val="Clause2Sub"/>
        <w:numPr>
          <w:ilvl w:val="2"/>
          <w:numId w:val="51"/>
        </w:numPr>
        <w:spacing w:line="240" w:lineRule="auto"/>
        <w:ind w:left="1134" w:hanging="1134"/>
        <w:rPr>
          <w:rFonts w:cs="Arial"/>
        </w:rPr>
      </w:pPr>
      <w:r w:rsidRPr="006203E3">
        <w:rPr>
          <w:rFonts w:cs="Arial"/>
        </w:rPr>
        <w:t xml:space="preserve">the breach of this clause </w:t>
      </w:r>
      <w:r>
        <w:rPr>
          <w:rFonts w:cs="Arial"/>
        </w:rPr>
        <w:fldChar w:fldCharType="begin"/>
      </w:r>
      <w:r>
        <w:rPr>
          <w:rFonts w:cs="Arial"/>
        </w:rPr>
        <w:instrText xml:space="preserve"> REF _Ref105581495 \r \h </w:instrText>
      </w:r>
      <w:r>
        <w:rPr>
          <w:rFonts w:cs="Arial"/>
        </w:rPr>
      </w:r>
      <w:r>
        <w:rPr>
          <w:rFonts w:cs="Arial"/>
        </w:rPr>
        <w:fldChar w:fldCharType="separate"/>
      </w:r>
      <w:r w:rsidR="003C08A9">
        <w:rPr>
          <w:rFonts w:cs="Arial"/>
        </w:rPr>
        <w:t>18</w:t>
      </w:r>
      <w:r>
        <w:rPr>
          <w:rFonts w:cs="Arial"/>
        </w:rPr>
        <w:fldChar w:fldCharType="end"/>
      </w:r>
      <w:r w:rsidRPr="006203E3">
        <w:rPr>
          <w:rFonts w:cs="Arial"/>
        </w:rPr>
        <w:t>.  </w:t>
      </w:r>
    </w:p>
    <w:p w:rsidRPr="006203E3" w:rsidR="00525B37" w:rsidP="00525B37" w:rsidRDefault="00525B37" w14:paraId="353C980F" w14:textId="2D703957">
      <w:pPr>
        <w:pStyle w:val="Clause2Sub"/>
        <w:numPr>
          <w:ilvl w:val="1"/>
          <w:numId w:val="51"/>
        </w:numPr>
        <w:spacing w:line="240" w:lineRule="auto"/>
        <w:rPr>
          <w:rFonts w:cs="Arial"/>
        </w:rPr>
      </w:pPr>
      <w:r w:rsidRPr="006203E3">
        <w:rPr>
          <w:rFonts w:cs="Arial"/>
        </w:rPr>
        <w:t xml:space="preserve">Notwithstanding any provision to the contrary contained in this Agreement, if the Lender knows or suspects that each of the </w:t>
      </w:r>
      <w:r w:rsidRPr="006203E3">
        <w:rPr>
          <w:rFonts w:cs="Arial"/>
          <w:lang w:val="en-ZA"/>
        </w:rPr>
        <w:t xml:space="preserve">Associated Parties </w:t>
      </w:r>
      <w:r w:rsidRPr="006203E3">
        <w:rPr>
          <w:rFonts w:cs="Arial"/>
        </w:rPr>
        <w:t xml:space="preserve">is in breach of the provisions of this clause </w:t>
      </w:r>
      <w:r>
        <w:rPr>
          <w:rFonts w:cs="Arial"/>
        </w:rPr>
        <w:fldChar w:fldCharType="begin"/>
      </w:r>
      <w:r>
        <w:rPr>
          <w:rFonts w:cs="Arial"/>
        </w:rPr>
        <w:instrText xml:space="preserve"> REF _Ref105581495 \r \h </w:instrText>
      </w:r>
      <w:r>
        <w:rPr>
          <w:rFonts w:cs="Arial"/>
        </w:rPr>
      </w:r>
      <w:r>
        <w:rPr>
          <w:rFonts w:cs="Arial"/>
        </w:rPr>
        <w:fldChar w:fldCharType="separate"/>
      </w:r>
      <w:r w:rsidR="003C08A9">
        <w:rPr>
          <w:rFonts w:cs="Arial"/>
        </w:rPr>
        <w:t>18</w:t>
      </w:r>
      <w:r>
        <w:rPr>
          <w:rFonts w:cs="Arial"/>
        </w:rPr>
        <w:fldChar w:fldCharType="end"/>
      </w:r>
      <w:r w:rsidRPr="006203E3">
        <w:rPr>
          <w:rFonts w:cs="Arial"/>
        </w:rPr>
        <w:t xml:space="preserve"> and/or is or is about to become subject to Sanctions, the Lender will, in its sole discretion, be entitled with immediate effect to terminate this Agreement, the </w:t>
      </w:r>
      <w:r w:rsidR="004C2CE3">
        <w:rPr>
          <w:rFonts w:cs="Arial"/>
        </w:rPr>
        <w:t>Funding Documents</w:t>
      </w:r>
      <w:r w:rsidRPr="006203E3">
        <w:rPr>
          <w:rFonts w:cs="Arial"/>
        </w:rPr>
        <w:t xml:space="preserve"> and/or any other relationship which the Lender may have with the </w:t>
      </w:r>
      <w:r w:rsidRPr="006203E3">
        <w:rPr>
          <w:rFonts w:cs="Arial"/>
          <w:lang w:val="en-ZA"/>
        </w:rPr>
        <w:t>Associated Parties</w:t>
      </w:r>
      <w:r w:rsidRPr="006203E3">
        <w:rPr>
          <w:rFonts w:cs="Arial"/>
        </w:rPr>
        <w:t>. </w:t>
      </w:r>
    </w:p>
    <w:p w:rsidRPr="006203E3" w:rsidR="00525B37" w:rsidP="00525B37" w:rsidRDefault="00525B37" w14:paraId="70A23AF5" w14:textId="57EDB028">
      <w:pPr>
        <w:pStyle w:val="Clause2Sub"/>
        <w:numPr>
          <w:ilvl w:val="1"/>
          <w:numId w:val="51"/>
        </w:numPr>
        <w:spacing w:line="240" w:lineRule="auto"/>
        <w:rPr>
          <w:rFonts w:cs="Arial"/>
        </w:rPr>
      </w:pPr>
      <w:r w:rsidRPr="006203E3">
        <w:rPr>
          <w:rFonts w:cs="Arial"/>
        </w:rPr>
        <w:t xml:space="preserve">The Lender will not be liable to the </w:t>
      </w:r>
      <w:r w:rsidRPr="006203E3">
        <w:rPr>
          <w:rFonts w:cs="Arial"/>
          <w:lang w:val="en-ZA"/>
        </w:rPr>
        <w:t xml:space="preserve">Associated Parties </w:t>
      </w:r>
      <w:r w:rsidRPr="006203E3">
        <w:rPr>
          <w:rFonts w:cs="Arial"/>
        </w:rPr>
        <w:t xml:space="preserve">for any losses the </w:t>
      </w:r>
      <w:r w:rsidRPr="006203E3">
        <w:rPr>
          <w:rFonts w:cs="Arial"/>
          <w:lang w:val="en-ZA"/>
        </w:rPr>
        <w:t xml:space="preserve">Associated Parties </w:t>
      </w:r>
      <w:r w:rsidRPr="006203E3">
        <w:rPr>
          <w:rFonts w:cs="Arial"/>
        </w:rPr>
        <w:t xml:space="preserve">may sustain in connection with the termination by the Lender of this Agreement, </w:t>
      </w:r>
      <w:r w:rsidR="004C2CE3">
        <w:rPr>
          <w:rFonts w:cs="Arial"/>
        </w:rPr>
        <w:t>Funding Documents</w:t>
      </w:r>
      <w:r w:rsidRPr="006203E3">
        <w:rPr>
          <w:rFonts w:cs="Arial"/>
        </w:rPr>
        <w:t xml:space="preserve"> or any other relationship which the Lender may have with the </w:t>
      </w:r>
      <w:r w:rsidRPr="006203E3">
        <w:rPr>
          <w:rFonts w:cs="Arial"/>
          <w:lang w:val="en-ZA"/>
        </w:rPr>
        <w:t>Associated Parties</w:t>
      </w:r>
      <w:r w:rsidRPr="006203E3">
        <w:rPr>
          <w:rFonts w:cs="Arial"/>
        </w:rPr>
        <w:t>. </w:t>
      </w:r>
    </w:p>
    <w:p w:rsidRPr="006203E3" w:rsidR="00525B37" w:rsidP="00525B37" w:rsidRDefault="00525B37" w14:paraId="1ABCBC19" w14:textId="77777777">
      <w:pPr>
        <w:pStyle w:val="Clause2Sub"/>
        <w:numPr>
          <w:ilvl w:val="1"/>
          <w:numId w:val="51"/>
        </w:numPr>
        <w:spacing w:line="240" w:lineRule="auto"/>
        <w:rPr>
          <w:rFonts w:cs="Arial"/>
        </w:rPr>
      </w:pPr>
      <w:r w:rsidRPr="006203E3">
        <w:rPr>
          <w:rFonts w:cs="Arial"/>
        </w:rPr>
        <w:t>For purposes of this clause the following definitions shall apply:</w:t>
      </w:r>
    </w:p>
    <w:p w:rsidRPr="006203E3" w:rsidR="00525B37" w:rsidP="00525B37" w:rsidRDefault="00525B37" w14:paraId="5588BE8F" w14:textId="77777777">
      <w:pPr>
        <w:pStyle w:val="Clause2Sub"/>
        <w:numPr>
          <w:ilvl w:val="2"/>
          <w:numId w:val="51"/>
        </w:numPr>
        <w:spacing w:line="240" w:lineRule="auto"/>
        <w:ind w:left="1134" w:hanging="1134"/>
        <w:rPr>
          <w:rFonts w:cs="Arial"/>
        </w:rPr>
      </w:pPr>
      <w:r w:rsidRPr="006203E3">
        <w:rPr>
          <w:rStyle w:val="Strong"/>
          <w:rFonts w:cs="Arial"/>
        </w:rPr>
        <w:t>Lender Group</w:t>
      </w:r>
      <w:r w:rsidRPr="006203E3">
        <w:rPr>
          <w:rFonts w:cs="Arial"/>
        </w:rPr>
        <w:t xml:space="preserve"> means the Lender and its Affiliates;</w:t>
      </w:r>
    </w:p>
    <w:p w:rsidRPr="006203E3" w:rsidR="00525B37" w:rsidP="00525B37" w:rsidRDefault="00525B37" w14:paraId="7A03459E" w14:textId="77777777">
      <w:pPr>
        <w:pStyle w:val="Clause2Sub"/>
        <w:numPr>
          <w:ilvl w:val="2"/>
          <w:numId w:val="51"/>
        </w:numPr>
        <w:spacing w:line="240" w:lineRule="auto"/>
        <w:ind w:left="1134" w:hanging="1134"/>
        <w:rPr>
          <w:rFonts w:cs="Arial"/>
        </w:rPr>
      </w:pPr>
      <w:r w:rsidRPr="006203E3">
        <w:rPr>
          <w:rFonts w:cs="Arial"/>
          <w:b/>
          <w:bCs/>
        </w:rPr>
        <w:t>Prohibited Activities</w:t>
      </w:r>
      <w:r w:rsidRPr="006203E3">
        <w:rPr>
          <w:rFonts w:cs="Arial"/>
        </w:rPr>
        <w:t xml:space="preserve"> means illegal or terrorist activities, money laundering and/or any activities which are subject to Sanctions or not in compliance with Applicable Laws;</w:t>
      </w:r>
    </w:p>
    <w:p w:rsidRPr="006203E3" w:rsidR="00525B37" w:rsidP="00525B37" w:rsidRDefault="00525B37" w14:paraId="6A92BE26" w14:textId="77777777">
      <w:pPr>
        <w:pStyle w:val="Clause2Sub"/>
        <w:numPr>
          <w:ilvl w:val="2"/>
          <w:numId w:val="51"/>
        </w:numPr>
        <w:spacing w:line="240" w:lineRule="auto"/>
        <w:ind w:left="1134" w:hanging="1134"/>
        <w:rPr>
          <w:rFonts w:cs="Arial"/>
        </w:rPr>
      </w:pPr>
      <w:r w:rsidRPr="006203E3">
        <w:rPr>
          <w:rFonts w:cs="Arial"/>
          <w:b/>
          <w:bCs/>
        </w:rPr>
        <w:t>Sanctioning Body</w:t>
      </w:r>
      <w:r w:rsidRPr="006203E3">
        <w:rPr>
          <w:rFonts w:cs="Arial"/>
        </w:rPr>
        <w:t xml:space="preserve"> means the United Nations Security Council (UNSC), the Office of Foreign Assets Control of the Department of Treasury of the United States of America (OFAC), the European Union (EU), Her Majesty’s Treasury (HMT), the Ministry of Economy, Finance and Industry (France) (MINEFI) and/or any other sanctioning body recognised by the Lender from time to time;</w:t>
      </w:r>
    </w:p>
    <w:p w:rsidRPr="006203E3" w:rsidR="00525B37" w:rsidP="00525B37" w:rsidRDefault="00525B37" w14:paraId="1A95AC78" w14:textId="77777777">
      <w:pPr>
        <w:pStyle w:val="Clause2Sub"/>
        <w:numPr>
          <w:ilvl w:val="2"/>
          <w:numId w:val="51"/>
        </w:numPr>
        <w:spacing w:line="240" w:lineRule="auto"/>
        <w:ind w:left="1134" w:hanging="1134"/>
        <w:rPr>
          <w:rFonts w:cs="Arial"/>
        </w:rPr>
      </w:pPr>
      <w:r w:rsidRPr="006203E3">
        <w:rPr>
          <w:rFonts w:cs="Arial"/>
          <w:b/>
          <w:bCs/>
        </w:rPr>
        <w:t>Sanctioned Entity</w:t>
      </w:r>
      <w:r w:rsidRPr="006203E3">
        <w:rPr>
          <w:rFonts w:cs="Arial"/>
        </w:rPr>
        <w:t xml:space="preserve"> means:</w:t>
      </w:r>
    </w:p>
    <w:p w:rsidRPr="006203E3" w:rsidR="00525B37" w:rsidP="00525B37" w:rsidRDefault="00525B37" w14:paraId="7B064A50" w14:textId="77777777">
      <w:pPr>
        <w:pStyle w:val="Clause4Sub"/>
        <w:numPr>
          <w:ilvl w:val="3"/>
          <w:numId w:val="51"/>
        </w:numPr>
        <w:spacing w:line="240" w:lineRule="auto"/>
        <w:ind w:left="1701" w:hanging="1701"/>
        <w:rPr>
          <w:rFonts w:cs="Arial"/>
        </w:rPr>
      </w:pPr>
      <w:r w:rsidRPr="006203E3">
        <w:rPr>
          <w:rFonts w:cs="Arial"/>
        </w:rPr>
        <w:t>any natural or juristic person or country;</w:t>
      </w:r>
    </w:p>
    <w:p w:rsidRPr="006203E3" w:rsidR="00525B37" w:rsidP="00525B37" w:rsidRDefault="00525B37" w14:paraId="3B5DCD48" w14:textId="77777777">
      <w:pPr>
        <w:pStyle w:val="Clause4Sub"/>
        <w:numPr>
          <w:ilvl w:val="3"/>
          <w:numId w:val="51"/>
        </w:numPr>
        <w:spacing w:line="240" w:lineRule="auto"/>
        <w:ind w:left="1701" w:hanging="1701"/>
        <w:rPr>
          <w:rFonts w:cs="Arial"/>
        </w:rPr>
      </w:pPr>
      <w:r w:rsidRPr="006203E3">
        <w:rPr>
          <w:rFonts w:cs="Arial"/>
        </w:rPr>
        <w:t>in the case of a juristic person, any person who (i) owns or controls it; or (ii) it owns or controls (and for these purposes, owns means holding any percentage of ownership or beneficial interest and controls means the ability, directly or indirectly and whether through the voting of shares, the appointment of directors or similar officers or through any other means, to control the business or policy of the relevant juristic person);</w:t>
      </w:r>
    </w:p>
    <w:p w:rsidRPr="006203E3" w:rsidR="00525B37" w:rsidP="00525B37" w:rsidRDefault="00525B37" w14:paraId="1899247E" w14:textId="77777777">
      <w:pPr>
        <w:pStyle w:val="Clause4Sub"/>
        <w:numPr>
          <w:ilvl w:val="3"/>
          <w:numId w:val="51"/>
        </w:numPr>
        <w:spacing w:line="240" w:lineRule="auto"/>
        <w:ind w:left="1701" w:hanging="1701"/>
        <w:rPr>
          <w:rFonts w:cs="Arial"/>
        </w:rPr>
      </w:pPr>
      <w:r w:rsidRPr="006203E3">
        <w:rPr>
          <w:rFonts w:cs="Arial"/>
        </w:rPr>
        <w:t>in the case of any country, its ministries, departments, agencies and/or any other governmental organisations, listed on any Sanctions List and/or who is subject to any Sanctions.</w:t>
      </w:r>
    </w:p>
    <w:p w:rsidRPr="006203E3" w:rsidR="00525B37" w:rsidP="00525B37" w:rsidRDefault="00525B37" w14:paraId="4619A760" w14:textId="77777777">
      <w:pPr>
        <w:pStyle w:val="Clause2Sub"/>
        <w:numPr>
          <w:ilvl w:val="2"/>
          <w:numId w:val="51"/>
        </w:numPr>
        <w:spacing w:line="240" w:lineRule="auto"/>
        <w:ind w:left="1134" w:hanging="1134"/>
        <w:rPr>
          <w:rFonts w:cs="Arial"/>
        </w:rPr>
      </w:pPr>
      <w:r w:rsidRPr="006203E3">
        <w:rPr>
          <w:rFonts w:cs="Arial"/>
          <w:b/>
          <w:bCs/>
        </w:rPr>
        <w:t>Sanctions</w:t>
      </w:r>
      <w:r w:rsidRPr="006203E3">
        <w:rPr>
          <w:rFonts w:cs="Arial"/>
        </w:rPr>
        <w:t xml:space="preserve"> means any measures imposed by a Sanctioning Body, including but not limited to diplomatic, travel, trade and/or financial sanctions or embargoes; and</w:t>
      </w:r>
    </w:p>
    <w:p w:rsidRPr="006203E3" w:rsidR="00525B37" w:rsidP="00525B37" w:rsidRDefault="00525B37" w14:paraId="6136F127" w14:textId="77777777">
      <w:pPr>
        <w:pStyle w:val="Clause2Sub"/>
        <w:numPr>
          <w:ilvl w:val="2"/>
          <w:numId w:val="51"/>
        </w:numPr>
        <w:spacing w:line="240" w:lineRule="auto"/>
        <w:ind w:left="1134" w:hanging="1134"/>
        <w:rPr>
          <w:rFonts w:cs="Arial"/>
        </w:rPr>
      </w:pPr>
      <w:r w:rsidRPr="006203E3">
        <w:rPr>
          <w:rFonts w:cs="Arial"/>
          <w:b/>
          <w:bCs/>
        </w:rPr>
        <w:t>Sanctions List</w:t>
      </w:r>
      <w:r w:rsidRPr="006203E3">
        <w:rPr>
          <w:rFonts w:cs="Arial"/>
        </w:rPr>
        <w:t xml:space="preserve"> means any list of Sanctioned Entities published by a Sanctioning Body, as updated from time to time.</w:t>
      </w:r>
    </w:p>
    <w:p w:rsidRPr="006203E3" w:rsidR="00617CE9" w:rsidP="00617CE9" w:rsidRDefault="00617CE9" w14:paraId="02E1D0F6" w14:textId="77777777">
      <w:pPr>
        <w:pStyle w:val="ListParagraph"/>
        <w:numPr>
          <w:ilvl w:val="0"/>
          <w:numId w:val="51"/>
        </w:numPr>
        <w:suppressAutoHyphens w:val="0"/>
        <w:spacing w:after="240"/>
        <w:ind w:left="567" w:hanging="567"/>
        <w:contextualSpacing w:val="0"/>
        <w:jc w:val="both"/>
        <w:rPr>
          <w:rFonts w:cs="Arial"/>
          <w:b/>
          <w:bCs/>
          <w:sz w:val="20"/>
          <w:szCs w:val="20"/>
        </w:rPr>
      </w:pPr>
      <w:bookmarkStart w:name="_Toc365877876" w:id="1757"/>
      <w:r w:rsidRPr="006203E3">
        <w:rPr>
          <w:rFonts w:cs="Arial"/>
          <w:b/>
          <w:bCs/>
          <w:sz w:val="20"/>
          <w:szCs w:val="20"/>
        </w:rPr>
        <w:t>F</w:t>
      </w:r>
      <w:bookmarkEnd w:id="1757"/>
      <w:r w:rsidRPr="006203E3">
        <w:rPr>
          <w:rFonts w:cs="Arial"/>
          <w:b/>
          <w:bCs/>
          <w:sz w:val="20"/>
          <w:szCs w:val="20"/>
        </w:rPr>
        <w:t>RAUD</w:t>
      </w:r>
    </w:p>
    <w:p w:rsidRPr="006203E3" w:rsidR="00617CE9" w:rsidP="00617CE9" w:rsidRDefault="00617CE9" w14:paraId="2C1A0CEA" w14:textId="1289EB11">
      <w:pPr>
        <w:pStyle w:val="Clause2Sub"/>
        <w:numPr>
          <w:ilvl w:val="1"/>
          <w:numId w:val="51"/>
        </w:numPr>
        <w:spacing w:line="240" w:lineRule="auto"/>
        <w:rPr>
          <w:rFonts w:cs="Arial"/>
        </w:rPr>
      </w:pPr>
      <w:r w:rsidRPr="006203E3">
        <w:rPr>
          <w:rFonts w:cs="Arial"/>
        </w:rPr>
        <w:t xml:space="preserve">If, at any time during the existence of the </w:t>
      </w:r>
      <w:r w:rsidR="004C2CE3">
        <w:rPr>
          <w:rFonts w:cs="Arial"/>
        </w:rPr>
        <w:t>Funding Documents</w:t>
      </w:r>
      <w:r w:rsidRPr="006203E3">
        <w:rPr>
          <w:rFonts w:cs="Arial"/>
        </w:rPr>
        <w:t xml:space="preserve">, the Lender, in its reasonable discretion determines, based on </w:t>
      </w:r>
      <w:r w:rsidRPr="006203E3">
        <w:rPr>
          <w:rFonts w:cs="Arial"/>
          <w:i/>
          <w:iCs/>
        </w:rPr>
        <w:t>prima facie</w:t>
      </w:r>
      <w:r w:rsidRPr="006203E3">
        <w:rPr>
          <w:rFonts w:cs="Arial"/>
        </w:rPr>
        <w:t xml:space="preserve"> evidence, that each of the </w:t>
      </w:r>
      <w:r w:rsidRPr="006203E3">
        <w:rPr>
          <w:rFonts w:cs="Arial"/>
          <w:lang w:val="en-ZA"/>
        </w:rPr>
        <w:t xml:space="preserve">Associated Parties </w:t>
      </w:r>
      <w:r w:rsidRPr="006203E3">
        <w:rPr>
          <w:rFonts w:cs="Arial"/>
        </w:rPr>
        <w:t>has, in respect of this Agreement -</w:t>
      </w:r>
    </w:p>
    <w:p w:rsidRPr="006203E3" w:rsidR="00617CE9" w:rsidP="00617CE9" w:rsidRDefault="00617CE9" w14:paraId="7E6E328A" w14:textId="77777777">
      <w:pPr>
        <w:pStyle w:val="Clause2Sub"/>
        <w:numPr>
          <w:ilvl w:val="2"/>
          <w:numId w:val="51"/>
        </w:numPr>
        <w:spacing w:line="240" w:lineRule="auto"/>
        <w:ind w:left="1134" w:hanging="1134"/>
        <w:rPr>
          <w:rFonts w:cs="Arial"/>
        </w:rPr>
      </w:pPr>
      <w:r w:rsidRPr="006203E3">
        <w:rPr>
          <w:rFonts w:cs="Arial"/>
        </w:rPr>
        <w:t>acted dishonestly and/or in bad faith; and/or</w:t>
      </w:r>
    </w:p>
    <w:p w:rsidRPr="006203E3" w:rsidR="00617CE9" w:rsidP="00617CE9" w:rsidRDefault="00617CE9" w14:paraId="6495DE8D" w14:textId="67624EE4">
      <w:pPr>
        <w:pStyle w:val="Clause2Sub"/>
        <w:numPr>
          <w:ilvl w:val="2"/>
          <w:numId w:val="51"/>
        </w:numPr>
        <w:spacing w:line="240" w:lineRule="auto"/>
        <w:ind w:left="1134" w:hanging="1134"/>
        <w:rPr>
          <w:rFonts w:cs="Arial"/>
        </w:rPr>
      </w:pPr>
      <w:r w:rsidRPr="006203E3">
        <w:rPr>
          <w:rFonts w:cs="Arial"/>
        </w:rPr>
        <w:t xml:space="preserve">made any intentional or negligent misrepresentation to the Lender, whether in any negotiations preceding the conclusion of or in the execution of the </w:t>
      </w:r>
      <w:r w:rsidR="004C2CE3">
        <w:rPr>
          <w:rFonts w:cs="Arial"/>
        </w:rPr>
        <w:t>Funding Documents</w:t>
      </w:r>
      <w:r w:rsidRPr="006203E3">
        <w:rPr>
          <w:rFonts w:cs="Arial"/>
        </w:rPr>
        <w:t xml:space="preserve"> between the Parties,</w:t>
      </w:r>
    </w:p>
    <w:p w:rsidRPr="006203E3" w:rsidR="00617CE9" w:rsidP="00617CE9" w:rsidRDefault="00617CE9" w14:paraId="6487C254" w14:textId="6BD6B2E8">
      <w:pPr>
        <w:suppressAutoHyphens w:val="0"/>
        <w:spacing w:after="240"/>
        <w:ind w:left="907"/>
        <w:jc w:val="both"/>
        <w:rPr>
          <w:rFonts w:cs="Arial"/>
          <w:sz w:val="20"/>
          <w:szCs w:val="20"/>
        </w:rPr>
      </w:pPr>
      <w:r w:rsidRPr="006203E3">
        <w:rPr>
          <w:rFonts w:cs="Arial"/>
          <w:sz w:val="20"/>
          <w:szCs w:val="20"/>
        </w:rPr>
        <w:t xml:space="preserve">then in such an event the Lender shall be entitled, by written notice to the Associated Parties, to forthwith terminate the </w:t>
      </w:r>
      <w:r w:rsidR="004C2CE3">
        <w:rPr>
          <w:rFonts w:cs="Arial"/>
          <w:sz w:val="20"/>
          <w:szCs w:val="20"/>
        </w:rPr>
        <w:t>Funding Documents</w:t>
      </w:r>
      <w:r w:rsidRPr="006203E3">
        <w:rPr>
          <w:rFonts w:cs="Arial"/>
          <w:sz w:val="20"/>
          <w:szCs w:val="20"/>
        </w:rPr>
        <w:t xml:space="preserve">. </w:t>
      </w:r>
    </w:p>
    <w:p w:rsidRPr="006203E3" w:rsidR="00617CE9" w:rsidP="00617CE9" w:rsidRDefault="00617CE9" w14:paraId="4736FB10" w14:textId="77777777">
      <w:pPr>
        <w:pStyle w:val="Clause2Sub"/>
        <w:numPr>
          <w:ilvl w:val="1"/>
          <w:numId w:val="51"/>
        </w:numPr>
        <w:spacing w:line="240" w:lineRule="auto"/>
        <w:rPr>
          <w:rFonts w:cs="Arial"/>
        </w:rPr>
      </w:pPr>
      <w:bookmarkStart w:name="_Ref215469976" w:id="1758"/>
      <w:r w:rsidRPr="006203E3">
        <w:rPr>
          <w:rFonts w:cs="Arial"/>
        </w:rPr>
        <w:t xml:space="preserve">Upon such termination the Lender shall be entitled, in addition to all other remedies available to it, to recover from the </w:t>
      </w:r>
      <w:r w:rsidRPr="006203E3">
        <w:rPr>
          <w:rFonts w:cs="Arial"/>
          <w:lang w:val="en-ZA"/>
        </w:rPr>
        <w:t xml:space="preserve">Associated Parties </w:t>
      </w:r>
      <w:r w:rsidRPr="006203E3">
        <w:rPr>
          <w:rFonts w:cs="Arial"/>
        </w:rPr>
        <w:t xml:space="preserve">all damages it has suffered by virtue of such conduct by the </w:t>
      </w:r>
      <w:r w:rsidRPr="006203E3">
        <w:rPr>
          <w:rFonts w:cs="Arial"/>
          <w:lang w:val="en-ZA"/>
        </w:rPr>
        <w:t>Associated Parties</w:t>
      </w:r>
      <w:r w:rsidRPr="006203E3">
        <w:rPr>
          <w:rFonts w:cs="Arial"/>
        </w:rPr>
        <w:t>.</w:t>
      </w:r>
      <w:bookmarkEnd w:id="1758"/>
      <w:r w:rsidRPr="006203E3">
        <w:rPr>
          <w:rFonts w:cs="Arial"/>
        </w:rPr>
        <w:t xml:space="preserve"> </w:t>
      </w:r>
    </w:p>
    <w:p w:rsidRPr="00EB288F" w:rsidR="00B36606" w:rsidP="0053204A" w:rsidRDefault="00B36606" w14:paraId="7DFE5A8D" w14:textId="40DCB194">
      <w:pPr>
        <w:pStyle w:val="ListParagraph"/>
        <w:keepNext/>
        <w:numPr>
          <w:ilvl w:val="0"/>
          <w:numId w:val="51"/>
        </w:numPr>
        <w:suppressAutoHyphens w:val="0"/>
        <w:spacing w:after="240"/>
        <w:ind w:left="567" w:hanging="567"/>
        <w:contextualSpacing w:val="0"/>
        <w:jc w:val="both"/>
        <w:rPr>
          <w:rFonts w:cs="Arial"/>
          <w:b/>
          <w:sz w:val="20"/>
          <w:szCs w:val="20"/>
        </w:rPr>
      </w:pPr>
      <w:bookmarkStart w:name="_Ref105581617" w:id="1759"/>
      <w:r w:rsidRPr="00EB288F">
        <w:rPr>
          <w:rFonts w:cs="Arial"/>
          <w:b/>
          <w:sz w:val="20"/>
          <w:szCs w:val="20"/>
        </w:rPr>
        <w:t>ARBITRATION</w:t>
      </w:r>
      <w:bookmarkEnd w:id="1746"/>
      <w:bookmarkEnd w:id="1747"/>
      <w:bookmarkEnd w:id="1748"/>
      <w:bookmarkEnd w:id="1749"/>
      <w:bookmarkEnd w:id="1750"/>
      <w:bookmarkEnd w:id="1751"/>
      <w:bookmarkEnd w:id="1759"/>
    </w:p>
    <w:p w:rsidRPr="00EB288F" w:rsidR="00B36606" w:rsidP="0053204A" w:rsidRDefault="00B36606" w14:paraId="21E4C989" w14:textId="77777777">
      <w:pPr>
        <w:pStyle w:val="Clause2Sub"/>
        <w:keepNext/>
        <w:numPr>
          <w:ilvl w:val="1"/>
          <w:numId w:val="51"/>
        </w:numPr>
        <w:spacing w:line="240" w:lineRule="auto"/>
        <w:rPr>
          <w:rFonts w:cs="Arial"/>
          <w:bCs/>
        </w:rPr>
      </w:pPr>
      <w:bookmarkStart w:name="_Ref226850230" w:id="1760"/>
      <w:r w:rsidRPr="00EB288F">
        <w:rPr>
          <w:rFonts w:cs="Arial"/>
          <w:bCs/>
        </w:rPr>
        <w:t>Save as otherwise provided herein, should any dispute arise between the Parties in connection with</w:t>
      </w:r>
      <w:bookmarkEnd w:id="1760"/>
      <w:r w:rsidRPr="00EB288F">
        <w:rPr>
          <w:rFonts w:cs="Arial"/>
          <w:bCs/>
        </w:rPr>
        <w:t>:</w:t>
      </w:r>
    </w:p>
    <w:p w:rsidRPr="00EB288F" w:rsidR="00B36606" w:rsidP="00EB288F" w:rsidRDefault="00B36606" w14:paraId="61145F6A" w14:textId="77777777">
      <w:pPr>
        <w:pStyle w:val="Clause2Sub"/>
        <w:numPr>
          <w:ilvl w:val="2"/>
          <w:numId w:val="51"/>
        </w:numPr>
        <w:spacing w:line="240" w:lineRule="auto"/>
        <w:ind w:left="1134" w:hanging="1134"/>
        <w:rPr>
          <w:rFonts w:cs="Arial"/>
        </w:rPr>
      </w:pPr>
      <w:r w:rsidRPr="00EB288F">
        <w:rPr>
          <w:rFonts w:cs="Arial"/>
        </w:rPr>
        <w:t>the existence of;</w:t>
      </w:r>
    </w:p>
    <w:p w:rsidRPr="00EB288F" w:rsidR="00B36606" w:rsidP="00EB288F" w:rsidRDefault="00B36606" w14:paraId="659D4CC2" w14:textId="77777777">
      <w:pPr>
        <w:pStyle w:val="Clause2Sub"/>
        <w:numPr>
          <w:ilvl w:val="2"/>
          <w:numId w:val="51"/>
        </w:numPr>
        <w:spacing w:line="240" w:lineRule="auto"/>
        <w:ind w:left="1134" w:hanging="1134"/>
        <w:rPr>
          <w:rFonts w:cs="Arial"/>
        </w:rPr>
      </w:pPr>
      <w:r w:rsidRPr="00EB288F">
        <w:rPr>
          <w:rFonts w:cs="Arial"/>
        </w:rPr>
        <w:t>the implementation of;</w:t>
      </w:r>
    </w:p>
    <w:p w:rsidRPr="00EB288F" w:rsidR="00B36606" w:rsidP="00EB288F" w:rsidRDefault="00B36606" w14:paraId="5E9693DA" w14:textId="77777777">
      <w:pPr>
        <w:pStyle w:val="Clause2Sub"/>
        <w:numPr>
          <w:ilvl w:val="2"/>
          <w:numId w:val="51"/>
        </w:numPr>
        <w:spacing w:line="240" w:lineRule="auto"/>
        <w:ind w:left="1134" w:hanging="1134"/>
        <w:rPr>
          <w:rFonts w:cs="Arial"/>
        </w:rPr>
      </w:pPr>
      <w:r w:rsidRPr="00EB288F">
        <w:rPr>
          <w:rFonts w:cs="Arial"/>
        </w:rPr>
        <w:t>the interpretation or application of the provisions of;</w:t>
      </w:r>
    </w:p>
    <w:p w:rsidRPr="00EB288F" w:rsidR="00B36606" w:rsidP="00EB288F" w:rsidRDefault="00B36606" w14:paraId="51B3092E" w14:textId="77777777">
      <w:pPr>
        <w:pStyle w:val="Clause2Sub"/>
        <w:numPr>
          <w:ilvl w:val="2"/>
          <w:numId w:val="51"/>
        </w:numPr>
        <w:spacing w:line="240" w:lineRule="auto"/>
        <w:ind w:left="1134" w:hanging="1134"/>
        <w:rPr>
          <w:rFonts w:cs="Arial"/>
        </w:rPr>
      </w:pPr>
      <w:r w:rsidRPr="00EB288F">
        <w:rPr>
          <w:rFonts w:cs="Arial"/>
        </w:rPr>
        <w:t>the Parties respective rights and obligations in terms of or arising out of the conclusion, breach or termination of;</w:t>
      </w:r>
    </w:p>
    <w:p w:rsidRPr="00EB288F" w:rsidR="00B36606" w:rsidP="00EB288F" w:rsidRDefault="00B36606" w14:paraId="5C7414A2" w14:textId="77777777">
      <w:pPr>
        <w:pStyle w:val="Clause2Sub"/>
        <w:numPr>
          <w:ilvl w:val="2"/>
          <w:numId w:val="51"/>
        </w:numPr>
        <w:spacing w:line="240" w:lineRule="auto"/>
        <w:ind w:left="1134" w:hanging="1134"/>
        <w:rPr>
          <w:rFonts w:cs="Arial"/>
        </w:rPr>
      </w:pPr>
      <w:r w:rsidRPr="00EB288F">
        <w:rPr>
          <w:rFonts w:cs="Arial"/>
        </w:rPr>
        <w:t>the validity, enforceability, rectification, termination or cancellation, whether in whole of in part of; and</w:t>
      </w:r>
    </w:p>
    <w:p w:rsidRPr="00EB288F" w:rsidR="00B36606" w:rsidP="00EB288F" w:rsidRDefault="00B36606" w14:paraId="6C486C68" w14:textId="77777777">
      <w:pPr>
        <w:pStyle w:val="Clause2Sub"/>
        <w:numPr>
          <w:ilvl w:val="2"/>
          <w:numId w:val="51"/>
        </w:numPr>
        <w:spacing w:line="240" w:lineRule="auto"/>
        <w:ind w:left="1134" w:hanging="1134"/>
        <w:rPr>
          <w:rFonts w:cs="Arial"/>
        </w:rPr>
      </w:pPr>
      <w:r w:rsidRPr="00EB288F">
        <w:rPr>
          <w:rFonts w:cs="Arial"/>
        </w:rPr>
        <w:t>any documents furnished by the Parties pursuant to the provisions of,</w:t>
      </w:r>
    </w:p>
    <w:p w:rsidRPr="00EB288F" w:rsidR="00B36606" w:rsidP="00EB288F" w:rsidRDefault="00B36606" w14:paraId="3173BEA7" w14:textId="77777777">
      <w:pPr>
        <w:pStyle w:val="MRKPara2"/>
        <w:spacing w:after="240" w:line="240" w:lineRule="auto"/>
        <w:ind w:left="709"/>
        <w:jc w:val="both"/>
        <w:rPr>
          <w:rFonts w:cs="Arial"/>
          <w:color w:val="000000"/>
          <w:sz w:val="20"/>
        </w:rPr>
      </w:pPr>
      <w:r w:rsidRPr="00EB288F">
        <w:rPr>
          <w:rFonts w:cs="Arial"/>
          <w:color w:val="000000"/>
          <w:sz w:val="20"/>
        </w:rPr>
        <w:t>this Agreement or which relates in any way to any matter affecting the interests of the Parties in terms of this Agreement, such dispute shall, unless resolved amongst the Parties to the dispute, be referred to and be determined by arbitration in terms of the Rules of the Arbitration Foundation of Southern Africa (“</w:t>
      </w:r>
      <w:r w:rsidRPr="00EB288F">
        <w:rPr>
          <w:rFonts w:cs="Arial"/>
          <w:b/>
          <w:bCs/>
          <w:color w:val="000000"/>
          <w:sz w:val="20"/>
        </w:rPr>
        <w:t>AFSA</w:t>
      </w:r>
      <w:r w:rsidRPr="00EB288F">
        <w:rPr>
          <w:rFonts w:cs="Arial"/>
          <w:color w:val="000000"/>
          <w:sz w:val="20"/>
        </w:rPr>
        <w:t>”) and failing any such rules, shall be governed by the arbitration laws in force in South Africa from time to time.</w:t>
      </w:r>
    </w:p>
    <w:p w:rsidRPr="00EB288F" w:rsidR="00B36606" w:rsidP="00EB288F" w:rsidRDefault="00B36606" w14:paraId="1FDB9FD1" w14:textId="46CBCB51">
      <w:pPr>
        <w:pStyle w:val="Clause2Sub"/>
        <w:numPr>
          <w:ilvl w:val="1"/>
          <w:numId w:val="51"/>
        </w:numPr>
        <w:spacing w:line="240" w:lineRule="auto"/>
        <w:rPr>
          <w:rFonts w:cs="Arial"/>
          <w:bCs/>
        </w:rPr>
      </w:pPr>
      <w:bookmarkStart w:name="_Ref226850813" w:id="1761"/>
      <w:r w:rsidRPr="00EB288F">
        <w:rPr>
          <w:rFonts w:cs="Arial"/>
          <w:bCs/>
        </w:rPr>
        <w:t xml:space="preserve">Any party to this Agreement may demand that a dispute be determined in terms of this clause </w:t>
      </w:r>
      <w:r w:rsidRPr="00EB288F" w:rsidR="004B0245">
        <w:rPr>
          <w:rFonts w:cs="Arial"/>
          <w:bCs/>
        </w:rPr>
        <w:fldChar w:fldCharType="begin"/>
      </w:r>
      <w:r w:rsidRPr="00EB288F" w:rsidR="004B0245">
        <w:rPr>
          <w:rFonts w:cs="Arial"/>
          <w:bCs/>
        </w:rPr>
        <w:instrText xml:space="preserve"> REF _Ref274470946 \w \h </w:instrText>
      </w:r>
      <w:r w:rsidRPr="00EB288F" w:rsidR="00ED5566">
        <w:rPr>
          <w:rFonts w:cs="Arial"/>
          <w:bCs/>
        </w:rPr>
        <w:instrText xml:space="preserve"> \* MERGEFORMAT </w:instrText>
      </w:r>
      <w:r w:rsidRPr="00EB288F" w:rsidR="004B0245">
        <w:rPr>
          <w:rFonts w:cs="Arial"/>
          <w:bCs/>
        </w:rPr>
      </w:r>
      <w:r w:rsidRPr="00EB288F" w:rsidR="004B0245">
        <w:rPr>
          <w:rFonts w:cs="Arial"/>
          <w:bCs/>
        </w:rPr>
        <w:fldChar w:fldCharType="separate"/>
      </w:r>
      <w:r w:rsidR="003C08A9">
        <w:rPr>
          <w:rFonts w:cs="Arial"/>
          <w:bCs/>
        </w:rPr>
        <w:t>16</w:t>
      </w:r>
      <w:r w:rsidRPr="00EB288F" w:rsidR="004B0245">
        <w:rPr>
          <w:rFonts w:cs="Arial"/>
          <w:bCs/>
        </w:rPr>
        <w:fldChar w:fldCharType="end"/>
      </w:r>
      <w:r w:rsidRPr="00EB288F">
        <w:rPr>
          <w:rFonts w:cs="Arial"/>
          <w:bCs/>
        </w:rPr>
        <w:t xml:space="preserve"> by written notice given to the other Parties.</w:t>
      </w:r>
      <w:bookmarkEnd w:id="1761"/>
    </w:p>
    <w:p w:rsidRPr="00EB288F" w:rsidR="00B36606" w:rsidP="00EB288F" w:rsidRDefault="00B36606" w14:paraId="478ECB19" w14:textId="2A3B1BA0">
      <w:pPr>
        <w:pStyle w:val="Clause2Sub"/>
        <w:numPr>
          <w:ilvl w:val="1"/>
          <w:numId w:val="51"/>
        </w:numPr>
        <w:spacing w:line="240" w:lineRule="auto"/>
        <w:rPr>
          <w:rFonts w:cs="Arial"/>
          <w:bCs/>
        </w:rPr>
      </w:pPr>
      <w:bookmarkStart w:name="_Ref226850851" w:id="1762"/>
      <w:r w:rsidRPr="00EB288F">
        <w:rPr>
          <w:rFonts w:cs="Arial"/>
          <w:bCs/>
        </w:rPr>
        <w:t xml:space="preserve">This clause </w:t>
      </w:r>
      <w:r w:rsidR="004A1771">
        <w:rPr>
          <w:rFonts w:cs="Arial"/>
          <w:bCs/>
        </w:rPr>
        <w:fldChar w:fldCharType="begin"/>
      </w:r>
      <w:r w:rsidR="004A1771">
        <w:rPr>
          <w:rFonts w:cs="Arial"/>
          <w:bCs/>
        </w:rPr>
        <w:instrText xml:space="preserve"> REF _Ref105581617 \r \h </w:instrText>
      </w:r>
      <w:r w:rsidR="004A1771">
        <w:rPr>
          <w:rFonts w:cs="Arial"/>
          <w:bCs/>
        </w:rPr>
      </w:r>
      <w:r w:rsidR="004A1771">
        <w:rPr>
          <w:rFonts w:cs="Arial"/>
          <w:bCs/>
        </w:rPr>
        <w:fldChar w:fldCharType="separate"/>
      </w:r>
      <w:r w:rsidR="003C08A9">
        <w:rPr>
          <w:rFonts w:cs="Arial"/>
          <w:bCs/>
        </w:rPr>
        <w:t>20</w:t>
      </w:r>
      <w:r w:rsidR="004A1771">
        <w:rPr>
          <w:rFonts w:cs="Arial"/>
          <w:bCs/>
        </w:rPr>
        <w:fldChar w:fldCharType="end"/>
      </w:r>
      <w:r w:rsidRPr="00EB288F" w:rsidR="004B0245">
        <w:rPr>
          <w:rFonts w:cs="Arial"/>
          <w:bCs/>
        </w:rPr>
        <w:t xml:space="preserve"> </w:t>
      </w:r>
      <w:r w:rsidRPr="00EB288F">
        <w:rPr>
          <w:rFonts w:cs="Arial"/>
          <w:bCs/>
        </w:rPr>
        <w:t>shall not preclude any party from obtaining interim relief by way of motion proceedings on an urgent basis from a court of competent jurisdiction pending the decision of the arbitrator.</w:t>
      </w:r>
      <w:bookmarkEnd w:id="1762"/>
    </w:p>
    <w:p w:rsidRPr="00EB288F" w:rsidR="00B36606" w:rsidP="00EB288F" w:rsidRDefault="00B36606" w14:paraId="4C12646F" w14:textId="77777777">
      <w:pPr>
        <w:pStyle w:val="Clause2Sub"/>
        <w:numPr>
          <w:ilvl w:val="1"/>
          <w:numId w:val="51"/>
        </w:numPr>
        <w:spacing w:line="240" w:lineRule="auto"/>
        <w:rPr>
          <w:rFonts w:cs="Arial"/>
          <w:bCs/>
        </w:rPr>
      </w:pPr>
      <w:r w:rsidRPr="00EB288F">
        <w:rPr>
          <w:rFonts w:cs="Arial"/>
          <w:bCs/>
        </w:rPr>
        <w:t>The Parties hereby consent to the arbitration being dealt with in terms of the expedited Rules of arbitration of AFSA.</w:t>
      </w:r>
    </w:p>
    <w:p w:rsidRPr="00EB288F" w:rsidR="00B36606" w:rsidP="00EB288F" w:rsidRDefault="00B36606" w14:paraId="78A3D4CE" w14:textId="77777777">
      <w:pPr>
        <w:pStyle w:val="Clause2Sub"/>
        <w:numPr>
          <w:ilvl w:val="1"/>
          <w:numId w:val="51"/>
        </w:numPr>
        <w:spacing w:line="240" w:lineRule="auto"/>
        <w:rPr>
          <w:rFonts w:cs="Arial"/>
          <w:bCs/>
        </w:rPr>
      </w:pPr>
      <w:bookmarkStart w:name="_Ref274291862" w:id="1763"/>
      <w:bookmarkStart w:name="_Ref74225213" w:id="1764"/>
      <w:r w:rsidRPr="00EB288F">
        <w:rPr>
          <w:rFonts w:cs="Arial"/>
          <w:bCs/>
        </w:rPr>
        <w:t>The arbitrator shall be, if the matter in dispute is principally</w:t>
      </w:r>
      <w:bookmarkEnd w:id="1763"/>
      <w:r w:rsidRPr="00EB288F">
        <w:rPr>
          <w:rFonts w:cs="Arial"/>
          <w:bCs/>
        </w:rPr>
        <w:t>:</w:t>
      </w:r>
      <w:bookmarkEnd w:id="1764"/>
    </w:p>
    <w:p w:rsidRPr="00EB288F" w:rsidR="00B36606" w:rsidP="00EB288F" w:rsidRDefault="00B36606" w14:paraId="4027E4E9" w14:textId="27D071CC">
      <w:pPr>
        <w:pStyle w:val="Clause2Sub"/>
        <w:numPr>
          <w:ilvl w:val="2"/>
          <w:numId w:val="51"/>
        </w:numPr>
        <w:spacing w:line="240" w:lineRule="auto"/>
        <w:ind w:left="1134" w:hanging="1134"/>
        <w:rPr>
          <w:rFonts w:cs="Arial"/>
        </w:rPr>
      </w:pPr>
      <w:r w:rsidRPr="00EB288F">
        <w:rPr>
          <w:rFonts w:cs="Arial"/>
        </w:rPr>
        <w:t>a legal matter, a practising advocate or attorney or retired judge of Johannesburg of at least 1</w:t>
      </w:r>
      <w:r w:rsidRPr="00EB288F" w:rsidR="00AF74C9">
        <w:rPr>
          <w:rFonts w:cs="Arial"/>
        </w:rPr>
        <w:t>0</w:t>
      </w:r>
      <w:r w:rsidRPr="00EB288F">
        <w:rPr>
          <w:rFonts w:cs="Arial"/>
        </w:rPr>
        <w:t xml:space="preserve"> (</w:t>
      </w:r>
      <w:r w:rsidRPr="00EB288F" w:rsidR="00AF74C9">
        <w:rPr>
          <w:rFonts w:cs="Arial"/>
        </w:rPr>
        <w:t>ten</w:t>
      </w:r>
      <w:r w:rsidRPr="00EB288F">
        <w:rPr>
          <w:rFonts w:cs="Arial"/>
        </w:rPr>
        <w:t>) years standing;</w:t>
      </w:r>
    </w:p>
    <w:p w:rsidRPr="00EB288F" w:rsidR="00B36606" w:rsidP="00EB288F" w:rsidRDefault="00B36606" w14:paraId="031A88FF" w14:textId="0F62FBB7">
      <w:pPr>
        <w:pStyle w:val="Clause2Sub"/>
        <w:numPr>
          <w:ilvl w:val="2"/>
          <w:numId w:val="51"/>
        </w:numPr>
        <w:spacing w:line="240" w:lineRule="auto"/>
        <w:ind w:left="1134" w:hanging="1134"/>
        <w:rPr>
          <w:rFonts w:cs="Arial"/>
        </w:rPr>
      </w:pPr>
      <w:r w:rsidRPr="00EB288F">
        <w:rPr>
          <w:rFonts w:cs="Arial"/>
        </w:rPr>
        <w:t>an accounting matter, a practising chartered accountant of Johannesburg</w:t>
      </w:r>
      <w:r w:rsidRPr="00EB288F" w:rsidR="0016449F">
        <w:rPr>
          <w:rFonts w:cs="Arial"/>
        </w:rPr>
        <w:t xml:space="preserve"> </w:t>
      </w:r>
      <w:r w:rsidRPr="00EB288F">
        <w:rPr>
          <w:rFonts w:cs="Arial"/>
        </w:rPr>
        <w:t>of at least 1</w:t>
      </w:r>
      <w:r w:rsidRPr="00EB288F" w:rsidR="00AF74C9">
        <w:rPr>
          <w:rFonts w:cs="Arial"/>
        </w:rPr>
        <w:t>0</w:t>
      </w:r>
      <w:r w:rsidRPr="00EB288F">
        <w:rPr>
          <w:rFonts w:cs="Arial"/>
        </w:rPr>
        <w:t xml:space="preserve"> (</w:t>
      </w:r>
      <w:r w:rsidRPr="00EB288F" w:rsidR="00AF74C9">
        <w:rPr>
          <w:rFonts w:cs="Arial"/>
        </w:rPr>
        <w:t>ten</w:t>
      </w:r>
      <w:r w:rsidRPr="00EB288F">
        <w:rPr>
          <w:rFonts w:cs="Arial"/>
        </w:rPr>
        <w:t>) years standing; and</w:t>
      </w:r>
    </w:p>
    <w:p w:rsidRPr="00EB288F" w:rsidR="00B36606" w:rsidP="00EB288F" w:rsidRDefault="00B36606" w14:paraId="0932B818" w14:textId="796D4274">
      <w:pPr>
        <w:pStyle w:val="Clause2Sub"/>
        <w:numPr>
          <w:ilvl w:val="2"/>
          <w:numId w:val="51"/>
        </w:numPr>
        <w:spacing w:line="240" w:lineRule="auto"/>
        <w:ind w:left="1134" w:hanging="1134"/>
        <w:rPr>
          <w:rFonts w:cs="Arial"/>
        </w:rPr>
      </w:pPr>
      <w:r w:rsidRPr="00EB288F">
        <w:rPr>
          <w:rFonts w:cs="Arial"/>
        </w:rPr>
        <w:t>any other matter, any independent person,</w:t>
      </w:r>
      <w:r w:rsidRPr="00EB288F" w:rsidR="00AF74C9">
        <w:rPr>
          <w:rFonts w:cs="Arial"/>
        </w:rPr>
        <w:t xml:space="preserve"> </w:t>
      </w:r>
      <w:r w:rsidRPr="00EB288F">
        <w:rPr>
          <w:rFonts w:cs="Arial"/>
        </w:rPr>
        <w:t>agreed upon between the Parties to the dispute.</w:t>
      </w:r>
    </w:p>
    <w:p w:rsidRPr="00EB288F" w:rsidR="00B36606" w:rsidP="00EB288F" w:rsidRDefault="00B36606" w14:paraId="4CDB9061" w14:textId="77777777">
      <w:pPr>
        <w:pStyle w:val="Clause2Sub"/>
        <w:numPr>
          <w:ilvl w:val="1"/>
          <w:numId w:val="51"/>
        </w:numPr>
        <w:spacing w:line="240" w:lineRule="auto"/>
        <w:rPr>
          <w:rFonts w:cs="Arial"/>
        </w:rPr>
      </w:pPr>
      <w:r w:rsidRPr="00EB288F">
        <w:rPr>
          <w:rFonts w:cs="Arial"/>
        </w:rPr>
        <w:t>Should the Parties to the dispute fail to agree whether the dispute is principally a legal, accounting or other matter within 7 (seven) days after the arbitration is demanded, the matter shall be deemed to be a legal matter.</w:t>
      </w:r>
    </w:p>
    <w:p w:rsidRPr="00EB288F" w:rsidR="00B36606" w:rsidP="00EB288F" w:rsidRDefault="00B36606" w14:paraId="1E3EC2D1" w14:textId="5BDA7654">
      <w:pPr>
        <w:pStyle w:val="Clause2Sub"/>
        <w:numPr>
          <w:ilvl w:val="1"/>
          <w:numId w:val="51"/>
        </w:numPr>
        <w:spacing w:line="240" w:lineRule="auto"/>
        <w:rPr>
          <w:rFonts w:cs="Arial"/>
        </w:rPr>
      </w:pPr>
      <w:bookmarkStart w:name="_Ref274291919" w:id="1765"/>
      <w:r w:rsidRPr="00EB288F">
        <w:rPr>
          <w:rFonts w:cs="Arial"/>
        </w:rPr>
        <w:t xml:space="preserve">Should the Parties fail to agree on an arbitrator within 14 (fourteen) days after the giving of notice in terms of clause </w:t>
      </w:r>
      <w:r w:rsidRPr="00EB288F">
        <w:rPr>
          <w:rFonts w:cs="Arial"/>
        </w:rPr>
        <w:fldChar w:fldCharType="begin"/>
      </w:r>
      <w:r w:rsidRPr="00EB288F">
        <w:rPr>
          <w:rFonts w:cs="Arial"/>
        </w:rPr>
        <w:instrText xml:space="preserve"> REF _Ref226850813 \r \p \h  \* MERGEFORMAT </w:instrText>
      </w:r>
      <w:r w:rsidRPr="00EB288F">
        <w:rPr>
          <w:rFonts w:cs="Arial"/>
        </w:rPr>
      </w:r>
      <w:r w:rsidRPr="00EB288F">
        <w:rPr>
          <w:rFonts w:cs="Arial"/>
        </w:rPr>
        <w:fldChar w:fldCharType="separate"/>
      </w:r>
      <w:r w:rsidR="003C08A9">
        <w:rPr>
          <w:rFonts w:cs="Arial"/>
        </w:rPr>
        <w:t>20.2 above</w:t>
      </w:r>
      <w:r w:rsidRPr="00EB288F">
        <w:rPr>
          <w:rFonts w:cs="Arial"/>
        </w:rPr>
        <w:fldChar w:fldCharType="end"/>
      </w:r>
      <w:r w:rsidRPr="00EB288F">
        <w:rPr>
          <w:rFonts w:cs="Arial"/>
        </w:rPr>
        <w:t xml:space="preserve">, any of the Parties shall be entitled to request the Chairman for the time being of AFSA to make the appointment during the ensuing seven day period, and who, in making the appointment, shall have regard to the nature of the dispute and the Parties’ requirement for a speedy arbitration. </w:t>
      </w:r>
      <w:r w:rsidRPr="00EB288F" w:rsidR="00AF74C9">
        <w:rPr>
          <w:rFonts w:cs="Arial"/>
        </w:rPr>
        <w:t xml:space="preserve"> </w:t>
      </w:r>
      <w:r w:rsidRPr="00EB288F">
        <w:rPr>
          <w:rFonts w:cs="Arial"/>
        </w:rPr>
        <w:t>Preference shall, in relation to the appointment of the arbitrator, be given to nominees of the Parties.</w:t>
      </w:r>
      <w:bookmarkEnd w:id="1765"/>
    </w:p>
    <w:p w:rsidRPr="00EB288F" w:rsidR="00B36606" w:rsidP="00EB288F" w:rsidRDefault="00B36606" w14:paraId="68C47CC7" w14:textId="635F5805">
      <w:pPr>
        <w:pStyle w:val="Clause2Sub"/>
        <w:numPr>
          <w:ilvl w:val="1"/>
          <w:numId w:val="51"/>
        </w:numPr>
        <w:spacing w:line="240" w:lineRule="auto"/>
        <w:rPr>
          <w:rFonts w:cs="Arial"/>
        </w:rPr>
      </w:pPr>
      <w:r w:rsidRPr="00EB288F">
        <w:rPr>
          <w:rFonts w:cs="Arial"/>
        </w:rPr>
        <w:t xml:space="preserve">The arbitration shall take place in </w:t>
      </w:r>
      <w:r w:rsidRPr="00EB288F" w:rsidR="00E25321">
        <w:rPr>
          <w:rFonts w:cs="Arial"/>
        </w:rPr>
        <w:t xml:space="preserve">Johannesburg </w:t>
      </w:r>
      <w:r w:rsidRPr="00EB288F">
        <w:rPr>
          <w:rFonts w:cs="Arial"/>
        </w:rPr>
        <w:t>with only the Parties and their representatives being present.</w:t>
      </w:r>
    </w:p>
    <w:p w:rsidRPr="00EB288F" w:rsidR="00B36606" w:rsidP="00EB288F" w:rsidRDefault="00B36606" w14:paraId="54F3C89E" w14:textId="77777777">
      <w:pPr>
        <w:pStyle w:val="Clause2Sub"/>
        <w:numPr>
          <w:ilvl w:val="1"/>
          <w:numId w:val="51"/>
        </w:numPr>
        <w:spacing w:line="240" w:lineRule="auto"/>
        <w:rPr>
          <w:rFonts w:cs="Arial"/>
        </w:rPr>
      </w:pPr>
      <w:bookmarkStart w:name="_Ref226850834" w:id="1766"/>
      <w:r w:rsidRPr="00EB288F">
        <w:rPr>
          <w:rFonts w:cs="Arial"/>
        </w:rPr>
        <w:t xml:space="preserve">The arbitration shall be determined in accordance with the provisions of South African </w:t>
      </w:r>
      <w:proofErr w:type="gramStart"/>
      <w:r w:rsidRPr="00EB288F">
        <w:rPr>
          <w:rFonts w:cs="Arial"/>
        </w:rPr>
        <w:t>law</w:t>
      </w:r>
      <w:proofErr w:type="gramEnd"/>
      <w:r w:rsidRPr="00EB288F">
        <w:rPr>
          <w:rFonts w:cs="Arial"/>
        </w:rPr>
        <w:t xml:space="preserve"> and the Parties submit to South African jurisdiction for the purpose of this arbitration.</w:t>
      </w:r>
      <w:bookmarkEnd w:id="1766"/>
    </w:p>
    <w:p w:rsidRPr="00EB288F" w:rsidR="00B36606" w:rsidP="00EB288F" w:rsidRDefault="00B36606" w14:paraId="27642593" w14:textId="77777777">
      <w:pPr>
        <w:pStyle w:val="Clause2Sub"/>
        <w:numPr>
          <w:ilvl w:val="1"/>
          <w:numId w:val="51"/>
        </w:numPr>
        <w:spacing w:line="240" w:lineRule="auto"/>
        <w:rPr>
          <w:rFonts w:cs="Arial"/>
        </w:rPr>
      </w:pPr>
      <w:bookmarkStart w:name="_Ref74225397" w:id="1767"/>
      <w:r w:rsidRPr="00EB288F">
        <w:rPr>
          <w:rFonts w:cs="Arial"/>
        </w:rPr>
        <w:t>The decision of the arbitrator shall be subject to a right of appeal by any Party in terms of Article 22 of the AFSA Rules and should such appeal be made, same shall be heard by an arbitration tribunal consisting of 3 (three) arbitrators who shall:</w:t>
      </w:r>
      <w:bookmarkEnd w:id="1767"/>
    </w:p>
    <w:p w:rsidRPr="00EB288F" w:rsidR="00B36606" w:rsidP="00EB288F" w:rsidRDefault="00B36606" w14:paraId="48023984" w14:textId="2D771565">
      <w:pPr>
        <w:pStyle w:val="Clause3Sub"/>
        <w:numPr>
          <w:ilvl w:val="2"/>
          <w:numId w:val="51"/>
        </w:numPr>
        <w:spacing w:line="240" w:lineRule="auto"/>
        <w:rPr>
          <w:rFonts w:cs="Arial"/>
        </w:rPr>
      </w:pPr>
      <w:r w:rsidRPr="00EB288F">
        <w:rPr>
          <w:rFonts w:cs="Arial"/>
        </w:rPr>
        <w:t xml:space="preserve">be persons of the same status as the person referred to in clause </w:t>
      </w:r>
      <w:r w:rsidRPr="00EB288F" w:rsidR="005E779F">
        <w:rPr>
          <w:rFonts w:cs="Arial"/>
        </w:rPr>
        <w:fldChar w:fldCharType="begin"/>
      </w:r>
      <w:r w:rsidRPr="00EB288F" w:rsidR="005E779F">
        <w:rPr>
          <w:rFonts w:cs="Arial"/>
        </w:rPr>
        <w:instrText xml:space="preserve"> REF _Ref74225213 \w \h </w:instrText>
      </w:r>
      <w:r w:rsidRPr="00EB288F" w:rsidR="00ED5566">
        <w:rPr>
          <w:rFonts w:cs="Arial"/>
        </w:rPr>
        <w:instrText xml:space="preserve"> \* MERGEFORMAT </w:instrText>
      </w:r>
      <w:r w:rsidRPr="00EB288F" w:rsidR="005E779F">
        <w:rPr>
          <w:rFonts w:cs="Arial"/>
        </w:rPr>
      </w:r>
      <w:r w:rsidRPr="00EB288F" w:rsidR="005E779F">
        <w:rPr>
          <w:rFonts w:cs="Arial"/>
        </w:rPr>
        <w:fldChar w:fldCharType="separate"/>
      </w:r>
      <w:r w:rsidR="003C08A9">
        <w:rPr>
          <w:rFonts w:cs="Arial"/>
        </w:rPr>
        <w:t>20.5</w:t>
      </w:r>
      <w:r w:rsidRPr="00EB288F" w:rsidR="005E779F">
        <w:rPr>
          <w:rFonts w:cs="Arial"/>
        </w:rPr>
        <w:fldChar w:fldCharType="end"/>
      </w:r>
      <w:r w:rsidRPr="00EB288F">
        <w:rPr>
          <w:rFonts w:cs="Arial"/>
        </w:rPr>
        <w:t> above; and</w:t>
      </w:r>
    </w:p>
    <w:p w:rsidRPr="00EB288F" w:rsidR="00B36606" w:rsidP="00EB288F" w:rsidRDefault="00B36606" w14:paraId="186550E0" w14:textId="5F788CD5">
      <w:pPr>
        <w:pStyle w:val="Clause3Sub"/>
        <w:numPr>
          <w:ilvl w:val="2"/>
          <w:numId w:val="51"/>
        </w:numPr>
        <w:spacing w:line="240" w:lineRule="auto"/>
        <w:rPr>
          <w:rFonts w:cs="Arial"/>
        </w:rPr>
      </w:pPr>
      <w:bookmarkStart w:name="_Ref274292248" w:id="1768"/>
      <w:r w:rsidRPr="00EB288F">
        <w:rPr>
          <w:rFonts w:cs="Arial"/>
        </w:rPr>
        <w:t xml:space="preserve">be appointed in the manner referred to in clause </w:t>
      </w:r>
      <w:r w:rsidRPr="00EB288F">
        <w:rPr>
          <w:rFonts w:cs="Arial"/>
        </w:rPr>
        <w:fldChar w:fldCharType="begin"/>
      </w:r>
      <w:r w:rsidRPr="00EB288F">
        <w:rPr>
          <w:rFonts w:cs="Arial"/>
        </w:rPr>
        <w:instrText xml:space="preserve"> REF _Ref274291919 \r \p \h  \* MERGEFORMAT </w:instrText>
      </w:r>
      <w:r w:rsidRPr="00EB288F">
        <w:rPr>
          <w:rFonts w:cs="Arial"/>
        </w:rPr>
      </w:r>
      <w:r w:rsidRPr="00EB288F">
        <w:rPr>
          <w:rFonts w:cs="Arial"/>
        </w:rPr>
        <w:fldChar w:fldCharType="separate"/>
      </w:r>
      <w:r w:rsidR="003C08A9">
        <w:rPr>
          <w:rFonts w:cs="Arial"/>
        </w:rPr>
        <w:t>20.7 above</w:t>
      </w:r>
      <w:r w:rsidRPr="00EB288F">
        <w:rPr>
          <w:rFonts w:cs="Arial"/>
        </w:rPr>
        <w:fldChar w:fldCharType="end"/>
      </w:r>
      <w:r w:rsidRPr="00EB288F">
        <w:rPr>
          <w:rFonts w:cs="Arial"/>
        </w:rPr>
        <w:t>.</w:t>
      </w:r>
      <w:bookmarkEnd w:id="1768"/>
    </w:p>
    <w:p w:rsidRPr="00EB288F" w:rsidR="00B36606" w:rsidP="00EB288F" w:rsidRDefault="00B36606" w14:paraId="01DC65A4" w14:textId="77777777">
      <w:pPr>
        <w:pStyle w:val="Clause2Sub"/>
        <w:numPr>
          <w:ilvl w:val="1"/>
          <w:numId w:val="51"/>
        </w:numPr>
        <w:spacing w:line="240" w:lineRule="auto"/>
        <w:rPr>
          <w:rFonts w:cs="Arial"/>
        </w:rPr>
      </w:pPr>
      <w:bookmarkStart w:name="_Ref274292184" w:id="1769"/>
      <w:r w:rsidRPr="00EB288F">
        <w:rPr>
          <w:rFonts w:cs="Arial"/>
        </w:rPr>
        <w:t>The decision of the arbitration tribunal shall, save in the event of manifest error, be final and binding on the Parties and shall be carried into effect and may be made an order of Court.</w:t>
      </w:r>
      <w:bookmarkEnd w:id="1769"/>
    </w:p>
    <w:p w:rsidRPr="00EB288F" w:rsidR="00B36606" w:rsidP="00EB288F" w:rsidRDefault="00B36606" w14:paraId="7F33E3E5" w14:textId="2C41242F">
      <w:pPr>
        <w:pStyle w:val="Clause2Sub"/>
        <w:numPr>
          <w:ilvl w:val="1"/>
          <w:numId w:val="51"/>
        </w:numPr>
        <w:spacing w:line="240" w:lineRule="auto"/>
        <w:rPr>
          <w:rFonts w:cs="Arial"/>
        </w:rPr>
      </w:pPr>
      <w:r w:rsidRPr="00EB288F">
        <w:rPr>
          <w:rFonts w:cs="Arial"/>
        </w:rPr>
        <w:t xml:space="preserve">The Parties hereby consent to the jurisdiction of the High Court of South Africa, </w:t>
      </w:r>
      <w:r w:rsidRPr="00EB288F" w:rsidR="002C11E9">
        <w:rPr>
          <w:rFonts w:cs="Arial"/>
        </w:rPr>
        <w:t>Gauteng Local Division</w:t>
      </w:r>
      <w:r w:rsidRPr="00EB288F">
        <w:rPr>
          <w:rFonts w:cs="Arial"/>
        </w:rPr>
        <w:t xml:space="preserve"> in respect of the proceedings referred to in clause </w:t>
      </w:r>
      <w:r w:rsidRPr="00EB288F" w:rsidR="002C11E9">
        <w:rPr>
          <w:rFonts w:cs="Arial"/>
        </w:rPr>
        <w:fldChar w:fldCharType="begin"/>
      </w:r>
      <w:r w:rsidRPr="00EB288F" w:rsidR="002C11E9">
        <w:rPr>
          <w:rFonts w:cs="Arial"/>
        </w:rPr>
        <w:instrText xml:space="preserve"> REF _Ref226850851 \w \h </w:instrText>
      </w:r>
      <w:r w:rsidRPr="00EB288F" w:rsidR="00ED5566">
        <w:rPr>
          <w:rFonts w:cs="Arial"/>
        </w:rPr>
        <w:instrText xml:space="preserve"> \* MERGEFORMAT </w:instrText>
      </w:r>
      <w:r w:rsidRPr="00EB288F" w:rsidR="002C11E9">
        <w:rPr>
          <w:rFonts w:cs="Arial"/>
        </w:rPr>
      </w:r>
      <w:r w:rsidRPr="00EB288F" w:rsidR="002C11E9">
        <w:rPr>
          <w:rFonts w:cs="Arial"/>
        </w:rPr>
        <w:fldChar w:fldCharType="separate"/>
      </w:r>
      <w:r w:rsidR="003C08A9">
        <w:rPr>
          <w:rFonts w:cs="Arial"/>
        </w:rPr>
        <w:t>20.3</w:t>
      </w:r>
      <w:r w:rsidRPr="00EB288F" w:rsidR="002C11E9">
        <w:rPr>
          <w:rFonts w:cs="Arial"/>
        </w:rPr>
        <w:fldChar w:fldCharType="end"/>
      </w:r>
      <w:r w:rsidRPr="00EB288F">
        <w:rPr>
          <w:rFonts w:cs="Arial"/>
        </w:rPr>
        <w:t xml:space="preserve"> and/or clause </w:t>
      </w:r>
      <w:r w:rsidRPr="00EB288F">
        <w:rPr>
          <w:rFonts w:cs="Arial"/>
        </w:rPr>
        <w:fldChar w:fldCharType="begin"/>
      </w:r>
      <w:r w:rsidRPr="00EB288F">
        <w:rPr>
          <w:rFonts w:cs="Arial"/>
        </w:rPr>
        <w:instrText xml:space="preserve"> REF _Ref274292184 \r \p \h  \* MERGEFORMAT </w:instrText>
      </w:r>
      <w:r w:rsidRPr="00EB288F">
        <w:rPr>
          <w:rFonts w:cs="Arial"/>
        </w:rPr>
      </w:r>
      <w:r w:rsidRPr="00EB288F">
        <w:rPr>
          <w:rFonts w:cs="Arial"/>
        </w:rPr>
        <w:fldChar w:fldCharType="separate"/>
      </w:r>
      <w:r w:rsidR="003C08A9">
        <w:rPr>
          <w:rFonts w:cs="Arial"/>
        </w:rPr>
        <w:t>20.11 above</w:t>
      </w:r>
      <w:r w:rsidRPr="00EB288F">
        <w:rPr>
          <w:rFonts w:cs="Arial"/>
        </w:rPr>
        <w:fldChar w:fldCharType="end"/>
      </w:r>
      <w:r w:rsidRPr="00EB288F">
        <w:rPr>
          <w:rFonts w:cs="Arial"/>
        </w:rPr>
        <w:t>.</w:t>
      </w:r>
    </w:p>
    <w:p w:rsidRPr="00EB288F" w:rsidR="00B36606" w:rsidP="00EB288F" w:rsidRDefault="00B36606" w14:paraId="04BAC58D" w14:textId="68A7E0DA">
      <w:pPr>
        <w:pStyle w:val="Clause2Sub"/>
        <w:numPr>
          <w:ilvl w:val="1"/>
          <w:numId w:val="51"/>
        </w:numPr>
        <w:spacing w:line="240" w:lineRule="auto"/>
        <w:rPr>
          <w:rFonts w:cs="Arial"/>
        </w:rPr>
      </w:pPr>
      <w:r w:rsidRPr="00EB288F">
        <w:rPr>
          <w:rFonts w:cs="Arial"/>
        </w:rPr>
        <w:t xml:space="preserve">The Parties agree to keep the arbitration including the subject-matter of the arbitration and the evidence heard during the arbitration confidential and not to disclose it to anyone except for purposes of an order to be made in terms of clauses </w:t>
      </w:r>
      <w:r w:rsidRPr="00EB288F" w:rsidR="00E445D8">
        <w:rPr>
          <w:rFonts w:cs="Arial"/>
        </w:rPr>
        <w:fldChar w:fldCharType="begin"/>
      </w:r>
      <w:r w:rsidRPr="00EB288F" w:rsidR="00E445D8">
        <w:rPr>
          <w:rFonts w:cs="Arial"/>
        </w:rPr>
        <w:instrText xml:space="preserve"> REF _Ref226850851 \w \h </w:instrText>
      </w:r>
      <w:r w:rsidRPr="00EB288F" w:rsidR="00ED5566">
        <w:rPr>
          <w:rFonts w:cs="Arial"/>
        </w:rPr>
        <w:instrText xml:space="preserve"> \* MERGEFORMAT </w:instrText>
      </w:r>
      <w:r w:rsidRPr="00EB288F" w:rsidR="00E445D8">
        <w:rPr>
          <w:rFonts w:cs="Arial"/>
        </w:rPr>
      </w:r>
      <w:r w:rsidRPr="00EB288F" w:rsidR="00E445D8">
        <w:rPr>
          <w:rFonts w:cs="Arial"/>
        </w:rPr>
        <w:fldChar w:fldCharType="separate"/>
      </w:r>
      <w:r w:rsidR="003C08A9">
        <w:rPr>
          <w:rFonts w:cs="Arial"/>
        </w:rPr>
        <w:t>20.3</w:t>
      </w:r>
      <w:r w:rsidRPr="00EB288F" w:rsidR="00E445D8">
        <w:rPr>
          <w:rFonts w:cs="Arial"/>
        </w:rPr>
        <w:fldChar w:fldCharType="end"/>
      </w:r>
      <w:r w:rsidRPr="00EB288F" w:rsidR="00E445D8">
        <w:rPr>
          <w:rFonts w:cs="Arial"/>
        </w:rPr>
        <w:t xml:space="preserve"> </w:t>
      </w:r>
      <w:r w:rsidRPr="00EB288F">
        <w:rPr>
          <w:rFonts w:cs="Arial"/>
        </w:rPr>
        <w:t xml:space="preserve">and </w:t>
      </w:r>
      <w:r w:rsidRPr="00EB288F" w:rsidR="004F1E89">
        <w:rPr>
          <w:rFonts w:cs="Arial"/>
        </w:rPr>
        <w:fldChar w:fldCharType="begin"/>
      </w:r>
      <w:r w:rsidRPr="00EB288F" w:rsidR="004F1E89">
        <w:rPr>
          <w:rFonts w:cs="Arial"/>
        </w:rPr>
        <w:instrText xml:space="preserve"> REF _Ref74225397 \w \h </w:instrText>
      </w:r>
      <w:r w:rsidRPr="00EB288F" w:rsidR="00ED5566">
        <w:rPr>
          <w:rFonts w:cs="Arial"/>
        </w:rPr>
        <w:instrText xml:space="preserve"> \* MERGEFORMAT </w:instrText>
      </w:r>
      <w:r w:rsidRPr="00EB288F" w:rsidR="004F1E89">
        <w:rPr>
          <w:rFonts w:cs="Arial"/>
        </w:rPr>
      </w:r>
      <w:r w:rsidRPr="00EB288F" w:rsidR="004F1E89">
        <w:rPr>
          <w:rFonts w:cs="Arial"/>
        </w:rPr>
        <w:fldChar w:fldCharType="separate"/>
      </w:r>
      <w:r w:rsidR="003C08A9">
        <w:rPr>
          <w:rFonts w:cs="Arial"/>
        </w:rPr>
        <w:t>20.10</w:t>
      </w:r>
      <w:r w:rsidRPr="00EB288F" w:rsidR="004F1E89">
        <w:rPr>
          <w:rFonts w:cs="Arial"/>
        </w:rPr>
        <w:fldChar w:fldCharType="end"/>
      </w:r>
      <w:r w:rsidRPr="00EB288F" w:rsidR="004F1E89">
        <w:rPr>
          <w:rFonts w:cs="Arial"/>
        </w:rPr>
        <w:t xml:space="preserve"> </w:t>
      </w:r>
      <w:r w:rsidRPr="00EB288F">
        <w:rPr>
          <w:rFonts w:cs="Arial"/>
        </w:rPr>
        <w:t>above.</w:t>
      </w:r>
    </w:p>
    <w:p w:rsidRPr="00EB288F" w:rsidR="00B36606" w:rsidP="00EB288F" w:rsidRDefault="00B36606" w14:paraId="0C397849" w14:textId="799B2F65">
      <w:pPr>
        <w:pStyle w:val="Clause2Sub"/>
        <w:numPr>
          <w:ilvl w:val="1"/>
          <w:numId w:val="51"/>
        </w:numPr>
        <w:spacing w:line="240" w:lineRule="auto"/>
        <w:rPr>
          <w:rFonts w:cs="Arial"/>
        </w:rPr>
      </w:pPr>
      <w:r w:rsidRPr="00EB288F">
        <w:rPr>
          <w:rFonts w:cs="Arial"/>
        </w:rPr>
        <w:t xml:space="preserve">The provisions of this clause </w:t>
      </w:r>
      <w:r w:rsidR="00204249">
        <w:rPr>
          <w:rFonts w:cs="Arial"/>
        </w:rPr>
        <w:fldChar w:fldCharType="begin"/>
      </w:r>
      <w:r w:rsidR="00204249">
        <w:rPr>
          <w:rFonts w:cs="Arial"/>
        </w:rPr>
        <w:instrText xml:space="preserve"> REF _Ref105581617 \r \h </w:instrText>
      </w:r>
      <w:r w:rsidR="00204249">
        <w:rPr>
          <w:rFonts w:cs="Arial"/>
        </w:rPr>
      </w:r>
      <w:r w:rsidR="00204249">
        <w:rPr>
          <w:rFonts w:cs="Arial"/>
        </w:rPr>
        <w:fldChar w:fldCharType="separate"/>
      </w:r>
      <w:r w:rsidR="003C08A9">
        <w:rPr>
          <w:rFonts w:cs="Arial"/>
        </w:rPr>
        <w:t>20</w:t>
      </w:r>
      <w:r w:rsidR="00204249">
        <w:rPr>
          <w:rFonts w:cs="Arial"/>
        </w:rPr>
        <w:fldChar w:fldCharType="end"/>
      </w:r>
      <w:r w:rsidRPr="00EB288F">
        <w:rPr>
          <w:rFonts w:cs="Arial"/>
        </w:rPr>
        <w:t>:</w:t>
      </w:r>
    </w:p>
    <w:p w:rsidRPr="00EB288F" w:rsidR="00B36606" w:rsidP="00EB288F" w:rsidRDefault="00B36606" w14:paraId="02BE224E" w14:textId="77777777">
      <w:pPr>
        <w:pStyle w:val="Clause3Sub"/>
        <w:numPr>
          <w:ilvl w:val="2"/>
          <w:numId w:val="51"/>
        </w:numPr>
        <w:spacing w:line="240" w:lineRule="auto"/>
        <w:ind w:left="1418" w:hanging="1418"/>
        <w:rPr>
          <w:rFonts w:cs="Arial"/>
        </w:rPr>
      </w:pPr>
      <w:r w:rsidRPr="00EB288F">
        <w:rPr>
          <w:rFonts w:cs="Arial"/>
        </w:rPr>
        <w:t>constitute an irrevocable consent by the Parties to any proceedings in terms hereof and no party shall be entitled to withdraw therefrom or claim at any such proceedings that it is not bound by such provisions; and</w:t>
      </w:r>
    </w:p>
    <w:p w:rsidRPr="00EB288F" w:rsidR="00B36606" w:rsidP="00EB288F" w:rsidRDefault="00B36606" w14:paraId="5336C262" w14:textId="77777777">
      <w:pPr>
        <w:pStyle w:val="Clause3Sub"/>
        <w:numPr>
          <w:ilvl w:val="2"/>
          <w:numId w:val="51"/>
        </w:numPr>
        <w:spacing w:line="240" w:lineRule="auto"/>
        <w:ind w:left="1418" w:hanging="1418"/>
        <w:rPr>
          <w:rFonts w:cs="Arial"/>
        </w:rPr>
      </w:pPr>
      <w:r w:rsidRPr="00EB288F">
        <w:rPr>
          <w:rFonts w:cs="Arial"/>
        </w:rPr>
        <w:t>are severable from the rest of this Agreement and shall remain in effect despite the termination of or invalidity for any reason of this Agreement.</w:t>
      </w:r>
    </w:p>
    <w:p w:rsidR="00B36606" w:rsidP="00EB288F" w:rsidRDefault="00B36606" w14:paraId="76CBFE58" w14:textId="3C832098">
      <w:pPr>
        <w:pStyle w:val="Clause2Sub"/>
        <w:numPr>
          <w:ilvl w:val="1"/>
          <w:numId w:val="51"/>
        </w:numPr>
        <w:spacing w:line="240" w:lineRule="auto"/>
        <w:rPr>
          <w:rFonts w:cs="Arial"/>
        </w:rPr>
      </w:pPr>
      <w:r w:rsidRPr="00EB288F">
        <w:rPr>
          <w:rFonts w:cs="Arial"/>
        </w:rPr>
        <w:t>The Parties agree that the written demand by any party in terms of clause</w:t>
      </w:r>
      <w:r w:rsidRPr="00EB288F" w:rsidR="004F1E89">
        <w:rPr>
          <w:rFonts w:cs="Arial"/>
        </w:rPr>
        <w:fldChar w:fldCharType="begin"/>
      </w:r>
      <w:r w:rsidRPr="00EB288F" w:rsidR="004F1E89">
        <w:rPr>
          <w:rFonts w:cs="Arial"/>
        </w:rPr>
        <w:instrText xml:space="preserve"> REF _Ref226850813 \w \h </w:instrText>
      </w:r>
      <w:r w:rsidRPr="00EB288F" w:rsidR="00ED5566">
        <w:rPr>
          <w:rFonts w:cs="Arial"/>
        </w:rPr>
        <w:instrText xml:space="preserve"> \* MERGEFORMAT </w:instrText>
      </w:r>
      <w:r w:rsidRPr="00EB288F" w:rsidR="004F1E89">
        <w:rPr>
          <w:rFonts w:cs="Arial"/>
        </w:rPr>
      </w:r>
      <w:r w:rsidRPr="00EB288F" w:rsidR="004F1E89">
        <w:rPr>
          <w:rFonts w:cs="Arial"/>
        </w:rPr>
        <w:fldChar w:fldCharType="separate"/>
      </w:r>
      <w:r w:rsidR="003C08A9">
        <w:rPr>
          <w:rFonts w:cs="Arial"/>
        </w:rPr>
        <w:t>20.2</w:t>
      </w:r>
      <w:r w:rsidRPr="00EB288F" w:rsidR="004F1E89">
        <w:rPr>
          <w:rFonts w:cs="Arial"/>
        </w:rPr>
        <w:fldChar w:fldCharType="end"/>
      </w:r>
      <w:r w:rsidRPr="00EB288F">
        <w:rPr>
          <w:rFonts w:cs="Arial"/>
        </w:rPr>
        <w:t> above that the dispute be submitted to arbitration, is deemed to be a legal process for the purpose of interruption of extinctive prescription in terms of the Prescription Act, No. 68 of 1969.</w:t>
      </w:r>
    </w:p>
    <w:p w:rsidRPr="00EB288F" w:rsidR="00E04CBD" w:rsidP="00EB288F" w:rsidRDefault="00081C6A" w14:paraId="14EC57C1" w14:textId="6AFFF26C">
      <w:pPr>
        <w:pStyle w:val="Clause2Sub"/>
        <w:numPr>
          <w:ilvl w:val="1"/>
          <w:numId w:val="51"/>
        </w:numPr>
        <w:spacing w:line="240" w:lineRule="auto"/>
        <w:rPr>
          <w:rFonts w:cs="Arial"/>
        </w:rPr>
      </w:pPr>
      <w:r>
        <w:rPr>
          <w:rFonts w:cs="Arial"/>
        </w:rPr>
        <w:t>Notwithstanding</w:t>
      </w:r>
      <w:r w:rsidR="00E04CBD">
        <w:rPr>
          <w:rFonts w:cs="Arial"/>
        </w:rPr>
        <w:t xml:space="preserve"> anything to the contrary contained herein, the Parties hereby agree that the Lender shall be entitled (but not obliged) to demand </w:t>
      </w:r>
      <w:r>
        <w:rPr>
          <w:rFonts w:cs="Arial"/>
        </w:rPr>
        <w:t xml:space="preserve">the payment of security of costs by the Borrower in the event that the Borrower </w:t>
      </w:r>
      <w:r w:rsidR="003314F0">
        <w:rPr>
          <w:rFonts w:cs="Arial"/>
        </w:rPr>
        <w:t xml:space="preserve">were to rely on the provisions of this clause </w:t>
      </w:r>
      <w:r w:rsidR="003314F0">
        <w:rPr>
          <w:rFonts w:cs="Arial"/>
        </w:rPr>
        <w:fldChar w:fldCharType="begin"/>
      </w:r>
      <w:r w:rsidR="003314F0">
        <w:rPr>
          <w:rFonts w:cs="Arial"/>
        </w:rPr>
        <w:instrText xml:space="preserve"> REF _Ref105581617 \r \h </w:instrText>
      </w:r>
      <w:r w:rsidR="003314F0">
        <w:rPr>
          <w:rFonts w:cs="Arial"/>
        </w:rPr>
      </w:r>
      <w:r w:rsidR="003314F0">
        <w:rPr>
          <w:rFonts w:cs="Arial"/>
        </w:rPr>
        <w:fldChar w:fldCharType="separate"/>
      </w:r>
      <w:r w:rsidR="003C08A9">
        <w:rPr>
          <w:rFonts w:cs="Arial"/>
        </w:rPr>
        <w:t>20</w:t>
      </w:r>
      <w:r w:rsidR="003314F0">
        <w:rPr>
          <w:rFonts w:cs="Arial"/>
        </w:rPr>
        <w:fldChar w:fldCharType="end"/>
      </w:r>
      <w:r w:rsidR="007F03E4">
        <w:rPr>
          <w:rFonts w:cs="Arial"/>
        </w:rPr>
        <w:t xml:space="preserve"> </w:t>
      </w:r>
      <w:r w:rsidR="002B15A7">
        <w:rPr>
          <w:rFonts w:cs="Arial"/>
        </w:rPr>
        <w:t xml:space="preserve">to pursue any </w:t>
      </w:r>
      <w:r w:rsidR="007F03E4">
        <w:rPr>
          <w:rFonts w:cs="Arial"/>
        </w:rPr>
        <w:t xml:space="preserve">arbitration or court process. Further, the Parties agree that the Lender shall be entitled to specify the amount that must </w:t>
      </w:r>
      <w:r w:rsidR="005A6ECF">
        <w:rPr>
          <w:rFonts w:cs="Arial"/>
        </w:rPr>
        <w:t xml:space="preserve">be </w:t>
      </w:r>
      <w:r w:rsidR="001A128F">
        <w:rPr>
          <w:rFonts w:cs="Arial"/>
        </w:rPr>
        <w:t>paid into the Attorney’s trust account</w:t>
      </w:r>
      <w:r w:rsidR="004C5D0D">
        <w:rPr>
          <w:rFonts w:cs="Arial"/>
        </w:rPr>
        <w:t xml:space="preserve"> and the Borrower shall make payment as soon as possible </w:t>
      </w:r>
      <w:r w:rsidR="0038028D">
        <w:rPr>
          <w:rFonts w:cs="Arial"/>
        </w:rPr>
        <w:t>but, in any case,</w:t>
      </w:r>
      <w:r w:rsidR="007B1257">
        <w:rPr>
          <w:rFonts w:cs="Arial"/>
        </w:rPr>
        <w:t xml:space="preserve"> </w:t>
      </w:r>
      <w:r w:rsidR="004C5D0D">
        <w:rPr>
          <w:rFonts w:cs="Arial"/>
        </w:rPr>
        <w:t>no later</w:t>
      </w:r>
      <w:r w:rsidR="00075C05">
        <w:rPr>
          <w:rFonts w:cs="Arial"/>
        </w:rPr>
        <w:t xml:space="preserve"> </w:t>
      </w:r>
      <w:r w:rsidR="004C5D0D">
        <w:rPr>
          <w:rFonts w:cs="Arial"/>
        </w:rPr>
        <w:t xml:space="preserve">than 3 (three) business days after </w:t>
      </w:r>
      <w:r w:rsidR="00075C05">
        <w:rPr>
          <w:rFonts w:cs="Arial"/>
        </w:rPr>
        <w:t xml:space="preserve">the making of the concerned demand.  To the extent that the Borrower fails </w:t>
      </w:r>
      <w:r w:rsidR="005A6ECF">
        <w:rPr>
          <w:rFonts w:cs="Arial"/>
        </w:rPr>
        <w:t xml:space="preserve">or neglects to </w:t>
      </w:r>
      <w:r w:rsidR="00075C05">
        <w:rPr>
          <w:rFonts w:cs="Arial"/>
        </w:rPr>
        <w:t xml:space="preserve">make payment as foresaid, the </w:t>
      </w:r>
      <w:r w:rsidR="007B1257">
        <w:rPr>
          <w:rFonts w:cs="Arial"/>
        </w:rPr>
        <w:t xml:space="preserve">Borrower hereby agrees that it </w:t>
      </w:r>
      <w:r w:rsidR="003E74E0">
        <w:rPr>
          <w:rFonts w:cs="Arial"/>
        </w:rPr>
        <w:t xml:space="preserve">shall </w:t>
      </w:r>
      <w:r w:rsidR="007B1257">
        <w:rPr>
          <w:rFonts w:cs="Arial"/>
        </w:rPr>
        <w:t xml:space="preserve">be </w:t>
      </w:r>
      <w:r w:rsidR="003E74E0">
        <w:rPr>
          <w:rFonts w:cs="Arial"/>
        </w:rPr>
        <w:t>precluded</w:t>
      </w:r>
      <w:r w:rsidR="007B1257">
        <w:rPr>
          <w:rFonts w:cs="Arial"/>
        </w:rPr>
        <w:t xml:space="preserve"> from </w:t>
      </w:r>
      <w:r w:rsidR="003E74E0">
        <w:rPr>
          <w:rFonts w:cs="Arial"/>
        </w:rPr>
        <w:t xml:space="preserve">any arbitration or court process </w:t>
      </w:r>
      <w:r w:rsidR="003E0EC8">
        <w:rPr>
          <w:rFonts w:cs="Arial"/>
        </w:rPr>
        <w:t>as contained i</w:t>
      </w:r>
      <w:r w:rsidR="007B1257">
        <w:rPr>
          <w:rFonts w:cs="Arial"/>
        </w:rPr>
        <w:t xml:space="preserve">n this clause </w:t>
      </w:r>
      <w:r w:rsidR="007B1257">
        <w:rPr>
          <w:rFonts w:cs="Arial"/>
        </w:rPr>
        <w:fldChar w:fldCharType="begin"/>
      </w:r>
      <w:r w:rsidR="007B1257">
        <w:rPr>
          <w:rFonts w:cs="Arial"/>
        </w:rPr>
        <w:instrText xml:space="preserve"> REF _Ref105581617 \r \h </w:instrText>
      </w:r>
      <w:r w:rsidR="007B1257">
        <w:rPr>
          <w:rFonts w:cs="Arial"/>
        </w:rPr>
      </w:r>
      <w:r w:rsidR="007B1257">
        <w:rPr>
          <w:rFonts w:cs="Arial"/>
        </w:rPr>
        <w:fldChar w:fldCharType="separate"/>
      </w:r>
      <w:r w:rsidR="003C08A9">
        <w:rPr>
          <w:rFonts w:cs="Arial"/>
        </w:rPr>
        <w:t>20</w:t>
      </w:r>
      <w:r w:rsidR="007B1257">
        <w:rPr>
          <w:rFonts w:cs="Arial"/>
        </w:rPr>
        <w:fldChar w:fldCharType="end"/>
      </w:r>
      <w:r w:rsidR="0038028D">
        <w:rPr>
          <w:rFonts w:cs="Arial"/>
        </w:rPr>
        <w:t xml:space="preserve"> until</w:t>
      </w:r>
      <w:r w:rsidR="003E0EC8">
        <w:rPr>
          <w:rFonts w:cs="Arial"/>
        </w:rPr>
        <w:t xml:space="preserve"> such time as</w:t>
      </w:r>
      <w:r w:rsidR="0038028D">
        <w:rPr>
          <w:rFonts w:cs="Arial"/>
        </w:rPr>
        <w:t xml:space="preserve"> it has fully complied. </w:t>
      </w:r>
    </w:p>
    <w:p w:rsidRPr="00EB288F" w:rsidR="00426296" w:rsidP="00EB288F" w:rsidRDefault="00426296" w14:paraId="741F4057" w14:textId="1814DA5D">
      <w:pPr>
        <w:pStyle w:val="ListParagraph"/>
        <w:numPr>
          <w:ilvl w:val="0"/>
          <w:numId w:val="51"/>
        </w:numPr>
        <w:suppressAutoHyphens w:val="0"/>
        <w:spacing w:after="240"/>
        <w:ind w:left="567" w:hanging="567"/>
        <w:contextualSpacing w:val="0"/>
        <w:jc w:val="both"/>
        <w:rPr>
          <w:rFonts w:cs="Arial"/>
          <w:b/>
          <w:sz w:val="20"/>
          <w:szCs w:val="20"/>
        </w:rPr>
      </w:pPr>
      <w:r w:rsidRPr="00EB288F">
        <w:rPr>
          <w:rFonts w:cs="Arial"/>
          <w:b/>
          <w:sz w:val="20"/>
          <w:szCs w:val="20"/>
        </w:rPr>
        <w:t>CONFIDENTIALITY</w:t>
      </w:r>
      <w:bookmarkEnd w:id="1752"/>
      <w:bookmarkEnd w:id="1753"/>
    </w:p>
    <w:p w:rsidRPr="00EB288F" w:rsidR="00426296" w:rsidP="00EB288F" w:rsidRDefault="00426296" w14:paraId="6DF449BB" w14:textId="77777777">
      <w:pPr>
        <w:pStyle w:val="BowIndent2Alt2"/>
        <w:keepNext/>
        <w:spacing w:after="240"/>
        <w:ind w:left="567"/>
        <w:jc w:val="both"/>
        <w:rPr>
          <w:rFonts w:cs="Arial"/>
          <w:sz w:val="20"/>
          <w:szCs w:val="20"/>
        </w:rPr>
      </w:pPr>
      <w:bookmarkStart w:name="_Ref45962707" w:id="1770"/>
      <w:r w:rsidRPr="00EB288F">
        <w:rPr>
          <w:rFonts w:cs="Arial"/>
          <w:sz w:val="20"/>
          <w:szCs w:val="20"/>
        </w:rPr>
        <w:t xml:space="preserve">Each Party undertakes to keep confidential and not to disclose to any third party, save as may be required by Applicable Law or permitted in terms of this Agreement, the nature, content or existence of this Agreement and </w:t>
      </w:r>
      <w:proofErr w:type="gramStart"/>
      <w:r w:rsidRPr="00EB288F">
        <w:rPr>
          <w:rFonts w:cs="Arial"/>
          <w:sz w:val="20"/>
          <w:szCs w:val="20"/>
        </w:rPr>
        <w:t>any and all</w:t>
      </w:r>
      <w:proofErr w:type="gramEnd"/>
      <w:r w:rsidRPr="00EB288F">
        <w:rPr>
          <w:rFonts w:cs="Arial"/>
          <w:sz w:val="20"/>
          <w:szCs w:val="20"/>
        </w:rPr>
        <w:t xml:space="preserve"> information given by a Party to another Party pursuant to this Agreement.</w:t>
      </w:r>
      <w:bookmarkEnd w:id="1770"/>
    </w:p>
    <w:p w:rsidRPr="00EB288F" w:rsidR="00426296" w:rsidP="00EB288F" w:rsidRDefault="00426296" w14:paraId="4FBD7C26" w14:textId="227D9A08">
      <w:pPr>
        <w:pStyle w:val="ListParagraph"/>
        <w:numPr>
          <w:ilvl w:val="0"/>
          <w:numId w:val="51"/>
        </w:numPr>
        <w:suppressAutoHyphens w:val="0"/>
        <w:spacing w:after="240"/>
        <w:ind w:left="567" w:hanging="567"/>
        <w:contextualSpacing w:val="0"/>
        <w:jc w:val="both"/>
        <w:rPr>
          <w:rFonts w:cs="Arial"/>
          <w:b/>
          <w:sz w:val="20"/>
          <w:szCs w:val="20"/>
        </w:rPr>
      </w:pPr>
      <w:bookmarkStart w:name="_Toc297618166" w:id="1771"/>
      <w:bookmarkStart w:name="_Toc19267462" w:id="1772"/>
      <w:r w:rsidRPr="00EB288F">
        <w:rPr>
          <w:rFonts w:cs="Arial"/>
          <w:b/>
          <w:sz w:val="20"/>
          <w:szCs w:val="20"/>
        </w:rPr>
        <w:t>CO-OPERATION</w:t>
      </w:r>
      <w:bookmarkEnd w:id="936"/>
      <w:bookmarkEnd w:id="937"/>
      <w:bookmarkEnd w:id="938"/>
      <w:bookmarkEnd w:id="939"/>
      <w:bookmarkEnd w:id="940"/>
      <w:bookmarkEnd w:id="941"/>
      <w:bookmarkEnd w:id="1771"/>
      <w:bookmarkEnd w:id="1772"/>
    </w:p>
    <w:p w:rsidRPr="00EB288F" w:rsidR="00426296" w:rsidP="00EB288F" w:rsidRDefault="00426296" w14:paraId="3350A954" w14:textId="77777777">
      <w:pPr>
        <w:pStyle w:val="BowIndent2Alt2"/>
        <w:keepNext/>
        <w:spacing w:after="240"/>
        <w:ind w:left="567"/>
        <w:jc w:val="both"/>
        <w:rPr>
          <w:rFonts w:cs="Arial"/>
          <w:sz w:val="20"/>
          <w:szCs w:val="20"/>
        </w:rPr>
      </w:pPr>
      <w:r w:rsidRPr="00EB288F">
        <w:rPr>
          <w:rFonts w:cs="Arial"/>
          <w:sz w:val="20"/>
          <w:szCs w:val="20"/>
        </w:rPr>
        <w:t xml:space="preserve">The Parties </w:t>
      </w:r>
      <w:proofErr w:type="gramStart"/>
      <w:r w:rsidRPr="00EB288F">
        <w:rPr>
          <w:rFonts w:cs="Arial"/>
          <w:sz w:val="20"/>
          <w:szCs w:val="20"/>
        </w:rPr>
        <w:t>undertake at all times</w:t>
      </w:r>
      <w:proofErr w:type="gramEnd"/>
      <w:r w:rsidRPr="00EB288F">
        <w:rPr>
          <w:rFonts w:cs="Arial"/>
          <w:sz w:val="20"/>
          <w:szCs w:val="20"/>
        </w:rPr>
        <w:t xml:space="preserve"> to co-operate with each other in good faith </w:t>
      </w:r>
      <w:proofErr w:type="gramStart"/>
      <w:r w:rsidRPr="00EB288F">
        <w:rPr>
          <w:rFonts w:cs="Arial"/>
          <w:sz w:val="20"/>
          <w:szCs w:val="20"/>
        </w:rPr>
        <w:t>in order to</w:t>
      </w:r>
      <w:proofErr w:type="gramEnd"/>
      <w:r w:rsidRPr="00EB288F">
        <w:rPr>
          <w:rFonts w:cs="Arial"/>
          <w:sz w:val="20"/>
          <w:szCs w:val="20"/>
        </w:rPr>
        <w:t xml:space="preserve"> carry out this Agreement. The Parties further undertake not to take any action or to omit taking any action which will result in delaying or impeding the implementation of this Agreement.</w:t>
      </w:r>
    </w:p>
    <w:p w:rsidRPr="00EB288F" w:rsidR="00426296" w:rsidP="00EB288F" w:rsidRDefault="00426296" w14:paraId="387CC818" w14:textId="58B19826">
      <w:pPr>
        <w:pStyle w:val="ListParagraph"/>
        <w:numPr>
          <w:ilvl w:val="0"/>
          <w:numId w:val="51"/>
        </w:numPr>
        <w:suppressAutoHyphens w:val="0"/>
        <w:spacing w:after="240"/>
        <w:ind w:left="567" w:hanging="567"/>
        <w:contextualSpacing w:val="0"/>
        <w:jc w:val="both"/>
        <w:rPr>
          <w:rFonts w:cs="Arial"/>
          <w:b/>
          <w:sz w:val="20"/>
          <w:szCs w:val="20"/>
        </w:rPr>
      </w:pPr>
      <w:bookmarkStart w:name="_Toc297618167" w:id="1773"/>
      <w:bookmarkStart w:name="_Toc116092069" w:id="1774"/>
      <w:bookmarkStart w:name="_Toc52082443" w:id="1775"/>
      <w:bookmarkStart w:name="_Ref49915409" w:id="1776"/>
      <w:bookmarkStart w:name="_Ref49915153" w:id="1777"/>
      <w:bookmarkStart w:name="_Ref49914919" w:id="1778"/>
      <w:bookmarkStart w:name="_Toc49913801" w:id="1779"/>
      <w:bookmarkStart w:name="_Toc48462932" w:id="1780"/>
      <w:bookmarkStart w:name="_Ref48101532" w:id="1781"/>
      <w:bookmarkStart w:name="_Ref48101496" w:id="1782"/>
      <w:bookmarkStart w:name="_Ref48101033" w:id="1783"/>
      <w:bookmarkStart w:name="_Ref48101007" w:id="1784"/>
      <w:bookmarkStart w:name="_Ref45340593" w:id="1785"/>
      <w:bookmarkStart w:name="_Toc19267463" w:id="1786"/>
      <w:r w:rsidRPr="00EB288F">
        <w:rPr>
          <w:rFonts w:cs="Arial"/>
          <w:b/>
          <w:sz w:val="20"/>
          <w:szCs w:val="20"/>
        </w:rPr>
        <w:t>NOTICES AND DOMICILIA</w:t>
      </w:r>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p>
    <w:p w:rsidRPr="00EB288F" w:rsidR="00426296" w:rsidP="00EB288F" w:rsidRDefault="00426296" w14:paraId="26150C9F" w14:textId="77777777">
      <w:pPr>
        <w:pStyle w:val="Clause2Sub"/>
        <w:numPr>
          <w:ilvl w:val="1"/>
          <w:numId w:val="51"/>
        </w:numPr>
        <w:spacing w:line="240" w:lineRule="auto"/>
        <w:rPr>
          <w:rFonts w:cs="Arial"/>
          <w:bCs/>
        </w:rPr>
      </w:pPr>
      <w:bookmarkStart w:name="_Ref42327407" w:id="1787"/>
      <w:bookmarkStart w:name="_Toc48462935" w:id="1788"/>
      <w:bookmarkStart w:name="_Toc49913804" w:id="1789"/>
      <w:bookmarkStart w:name="_Toc52082444" w:id="1790"/>
      <w:bookmarkStart w:name="_Toc116092070" w:id="1791"/>
      <w:r w:rsidRPr="00EB288F">
        <w:rPr>
          <w:rFonts w:cs="Arial"/>
          <w:bCs/>
        </w:rPr>
        <w:t xml:space="preserve">The Parties choose as their respective </w:t>
      </w:r>
      <w:r w:rsidRPr="00EB288F">
        <w:rPr>
          <w:rFonts w:cs="Arial"/>
          <w:bCs/>
          <w:i/>
          <w:iCs/>
        </w:rPr>
        <w:t>domicilia citandi et executandi</w:t>
      </w:r>
      <w:r w:rsidRPr="00EB288F">
        <w:rPr>
          <w:rFonts w:cs="Arial"/>
          <w:bCs/>
        </w:rPr>
        <w:t xml:space="preserve"> for the purpose of legal proceedings and for the purposes of giving or sending any notice provided for or necessary in terms of this Agreement, the following physical and email addresses for each of them</w:t>
      </w:r>
      <w:bookmarkEnd w:id="1787"/>
      <w:r w:rsidRPr="00EB288F">
        <w:rPr>
          <w:rFonts w:cs="Arial"/>
          <w:bCs/>
        </w:rPr>
        <w:t>:</w:t>
      </w:r>
    </w:p>
    <w:tbl>
      <w:tblPr>
        <w:tblW w:w="8505" w:type="dxa"/>
        <w:jc w:val="center"/>
        <w:tblLayout w:type="fixed"/>
        <w:tblLook w:val="04A0" w:firstRow="1" w:lastRow="0" w:firstColumn="1" w:lastColumn="0" w:noHBand="0" w:noVBand="1"/>
      </w:tblPr>
      <w:tblGrid>
        <w:gridCol w:w="1532"/>
        <w:gridCol w:w="3288"/>
        <w:gridCol w:w="3685"/>
      </w:tblGrid>
      <w:tr w:rsidRPr="00EB288F" w:rsidR="00426296" w:rsidTr="61A25811" w14:paraId="65C20BCF" w14:textId="77777777">
        <w:trPr>
          <w:trHeight w:val="138"/>
          <w:jc w:val="center"/>
        </w:trPr>
        <w:tc>
          <w:tcPr>
            <w:tcW w:w="1532" w:type="dxa"/>
            <w:tcMar/>
            <w:hideMark/>
          </w:tcPr>
          <w:p w:rsidRPr="00EB288F" w:rsidR="00426296" w:rsidP="00EB288F" w:rsidRDefault="00426296" w14:paraId="109209AE" w14:textId="77777777">
            <w:pPr>
              <w:keepNext/>
              <w:widowControl w:val="0"/>
              <w:tabs>
                <w:tab w:val="left" w:pos="1701"/>
                <w:tab w:val="left" w:pos="8080"/>
              </w:tabs>
              <w:spacing w:after="240"/>
              <w:jc w:val="both"/>
              <w:rPr>
                <w:rFonts w:cs="Arial"/>
                <w:sz w:val="20"/>
                <w:szCs w:val="20"/>
              </w:rPr>
            </w:pPr>
            <w:r w:rsidRPr="00EB288F">
              <w:rPr>
                <w:rFonts w:cs="Arial"/>
                <w:b/>
                <w:sz w:val="20"/>
                <w:szCs w:val="20"/>
                <w:u w:val="single"/>
              </w:rPr>
              <w:t>Name</w:t>
            </w:r>
          </w:p>
        </w:tc>
        <w:tc>
          <w:tcPr>
            <w:tcW w:w="3288" w:type="dxa"/>
            <w:tcMar/>
            <w:hideMark/>
          </w:tcPr>
          <w:p w:rsidRPr="00EB288F" w:rsidR="00426296" w:rsidP="00EB288F" w:rsidRDefault="00426296" w14:paraId="4D8A0A7D" w14:textId="77777777">
            <w:pPr>
              <w:keepNext/>
              <w:widowControl w:val="0"/>
              <w:tabs>
                <w:tab w:val="left" w:pos="1701"/>
                <w:tab w:val="left" w:pos="8080"/>
              </w:tabs>
              <w:spacing w:after="240"/>
              <w:jc w:val="both"/>
              <w:rPr>
                <w:rFonts w:cs="Arial"/>
                <w:sz w:val="20"/>
                <w:szCs w:val="20"/>
              </w:rPr>
            </w:pPr>
            <w:r w:rsidRPr="00EB288F">
              <w:rPr>
                <w:rFonts w:cs="Arial"/>
                <w:b/>
                <w:sz w:val="20"/>
                <w:szCs w:val="20"/>
                <w:u w:val="single"/>
              </w:rPr>
              <w:t>Physical Address</w:t>
            </w:r>
          </w:p>
        </w:tc>
        <w:tc>
          <w:tcPr>
            <w:tcW w:w="3685" w:type="dxa"/>
            <w:tcMar/>
          </w:tcPr>
          <w:p w:rsidRPr="00EB288F" w:rsidR="00426296" w:rsidP="00EB288F" w:rsidRDefault="00426296" w14:paraId="43C132AE" w14:textId="77777777">
            <w:pPr>
              <w:keepNext/>
              <w:widowControl w:val="0"/>
              <w:tabs>
                <w:tab w:val="left" w:pos="1701"/>
                <w:tab w:val="left" w:pos="8080"/>
              </w:tabs>
              <w:spacing w:after="240"/>
              <w:jc w:val="both"/>
              <w:rPr>
                <w:rFonts w:cs="Arial"/>
                <w:b/>
                <w:sz w:val="20"/>
                <w:szCs w:val="20"/>
                <w:u w:val="single"/>
              </w:rPr>
            </w:pPr>
            <w:r w:rsidRPr="00EB288F">
              <w:rPr>
                <w:rFonts w:cs="Arial"/>
                <w:b/>
                <w:sz w:val="20"/>
                <w:szCs w:val="20"/>
                <w:u w:val="single"/>
              </w:rPr>
              <w:t>Email:</w:t>
            </w:r>
          </w:p>
        </w:tc>
      </w:tr>
      <w:tr w:rsidRPr="00EB288F" w:rsidR="00426296" w:rsidTr="61A25811" w14:paraId="57C1EF3F" w14:textId="77777777">
        <w:trPr>
          <w:trHeight w:val="371"/>
          <w:jc w:val="center"/>
        </w:trPr>
        <w:tc>
          <w:tcPr>
            <w:tcW w:w="1532" w:type="dxa"/>
            <w:tcMar/>
            <w:hideMark/>
          </w:tcPr>
          <w:p w:rsidRPr="00EB288F" w:rsidR="00426296" w:rsidP="00EB288F" w:rsidRDefault="00426296" w14:paraId="604BF2CB" w14:textId="5CC1C99E">
            <w:pPr>
              <w:widowControl w:val="0"/>
              <w:tabs>
                <w:tab w:val="left" w:pos="1701"/>
                <w:tab w:val="left" w:pos="8080"/>
              </w:tabs>
              <w:spacing w:after="240"/>
              <w:jc w:val="both"/>
              <w:rPr>
                <w:rFonts w:cs="Arial"/>
                <w:sz w:val="20"/>
                <w:szCs w:val="20"/>
              </w:rPr>
            </w:pPr>
            <w:r w:rsidRPr="00EB288F">
              <w:rPr>
                <w:rFonts w:cs="Arial"/>
                <w:sz w:val="20"/>
                <w:szCs w:val="20"/>
              </w:rPr>
              <w:t>Borrower</w:t>
            </w:r>
          </w:p>
        </w:tc>
        <w:tc>
          <w:tcPr>
            <w:tcW w:w="3288" w:type="dxa"/>
            <w:tcMar/>
            <w:hideMark/>
          </w:tcPr>
          <w:p w:rsidRPr="00500A1A" w:rsidR="00F30E10" w:rsidP="00F30E10" w:rsidRDefault="00F30E10" w14:paraId="1E795197" w14:textId="77777777">
            <w:pPr>
              <w:pStyle w:val="BodyText2"/>
              <w:widowControl w:val="0"/>
              <w:tabs>
                <w:tab w:val="num" w:pos="1134"/>
                <w:tab w:val="left" w:pos="1701"/>
                <w:tab w:val="left" w:pos="3969"/>
              </w:tabs>
              <w:spacing w:after="0" w:line="240" w:lineRule="auto"/>
              <w:jc w:val="both"/>
              <w:rPr>
                <w:rFonts w:cs="Arial"/>
                <w:b/>
                <w:bCs/>
                <w:sz w:val="20"/>
                <w:szCs w:val="20"/>
              </w:rPr>
            </w:pPr>
            <w:r w:rsidRPr="00500A1A">
              <w:rPr>
                <w:rFonts w:cs="Arial"/>
                <w:b/>
                <w:bCs/>
                <w:sz w:val="20"/>
                <w:szCs w:val="20"/>
                <w:highlight w:val="yellow"/>
              </w:rPr>
              <w:t>[insert Beneficiary physical address].</w:t>
            </w:r>
          </w:p>
          <w:p w:rsidRPr="00EB288F" w:rsidR="00043500" w:rsidP="003C5244" w:rsidRDefault="00043500" w14:paraId="3849C202" w14:textId="402D21DF">
            <w:pPr>
              <w:pStyle w:val="BodyText2"/>
              <w:widowControl w:val="0"/>
              <w:tabs>
                <w:tab w:val="num" w:pos="1134"/>
                <w:tab w:val="left" w:pos="1701"/>
                <w:tab w:val="left" w:pos="3969"/>
              </w:tabs>
              <w:spacing w:after="240" w:line="240" w:lineRule="auto"/>
              <w:jc w:val="both"/>
              <w:rPr>
                <w:rFonts w:cs="Arial"/>
                <w:sz w:val="20"/>
                <w:szCs w:val="20"/>
              </w:rPr>
            </w:pPr>
          </w:p>
        </w:tc>
        <w:tc>
          <w:tcPr>
            <w:tcW w:w="3685" w:type="dxa"/>
            <w:tcMar/>
          </w:tcPr>
          <w:p w:rsidRPr="00EB288F" w:rsidR="00426296" w:rsidP="00171267" w:rsidRDefault="0053398C" w14:paraId="45187EB6" w14:textId="5BCB7EDA">
            <w:pPr>
              <w:widowControl w:val="0"/>
              <w:tabs>
                <w:tab w:val="left" w:pos="1701"/>
                <w:tab w:val="left" w:pos="8080"/>
              </w:tabs>
              <w:spacing w:after="240"/>
              <w:ind w:right="-1"/>
              <w:jc w:val="both"/>
              <w:rPr>
                <w:rFonts w:cs="Arial"/>
                <w:sz w:val="20"/>
                <w:szCs w:val="20"/>
              </w:rPr>
            </w:pPr>
            <w:r w:rsidRPr="00B80051">
              <w:rPr>
                <w:rFonts w:cs="Arial"/>
                <w:b/>
                <w:bCs/>
                <w:sz w:val="20"/>
                <w:szCs w:val="20"/>
                <w:highlight w:val="yellow"/>
              </w:rPr>
              <w:t>[insert Beneficiary/contact person’s email address].</w:t>
            </w:r>
          </w:p>
        </w:tc>
      </w:tr>
      <w:tr w:rsidRPr="00EB288F" w:rsidR="00426296" w:rsidTr="61A25811" w14:paraId="28CADF7F" w14:textId="77777777">
        <w:trPr>
          <w:trHeight w:val="138"/>
          <w:jc w:val="center"/>
        </w:trPr>
        <w:tc>
          <w:tcPr>
            <w:tcW w:w="1532" w:type="dxa"/>
            <w:tcMar/>
            <w:hideMark/>
          </w:tcPr>
          <w:p w:rsidRPr="00EB288F" w:rsidR="00426296" w:rsidP="00EB288F" w:rsidRDefault="00426296" w14:paraId="4604351A" w14:textId="77777777">
            <w:pPr>
              <w:widowControl w:val="0"/>
              <w:tabs>
                <w:tab w:val="left" w:pos="1701"/>
                <w:tab w:val="left" w:pos="8080"/>
              </w:tabs>
              <w:spacing w:after="240"/>
              <w:jc w:val="both"/>
              <w:rPr>
                <w:rFonts w:cs="Arial"/>
                <w:sz w:val="20"/>
                <w:szCs w:val="20"/>
              </w:rPr>
            </w:pPr>
            <w:r w:rsidRPr="00EB288F">
              <w:rPr>
                <w:rFonts w:cs="Arial"/>
                <w:b/>
                <w:sz w:val="20"/>
                <w:szCs w:val="20"/>
                <w:u w:val="single"/>
              </w:rPr>
              <w:t>Name</w:t>
            </w:r>
          </w:p>
        </w:tc>
        <w:tc>
          <w:tcPr>
            <w:tcW w:w="3288" w:type="dxa"/>
            <w:tcMar/>
            <w:hideMark/>
          </w:tcPr>
          <w:p w:rsidRPr="00EB288F" w:rsidR="00426296" w:rsidP="00171267" w:rsidRDefault="00426296" w14:paraId="2A7611E5" w14:textId="77777777">
            <w:pPr>
              <w:widowControl w:val="0"/>
              <w:tabs>
                <w:tab w:val="left" w:pos="1701"/>
                <w:tab w:val="left" w:pos="8080"/>
              </w:tabs>
              <w:spacing w:after="240"/>
              <w:jc w:val="both"/>
              <w:rPr>
                <w:rFonts w:cs="Arial"/>
                <w:sz w:val="20"/>
                <w:szCs w:val="20"/>
              </w:rPr>
            </w:pPr>
            <w:r w:rsidRPr="00EB288F">
              <w:rPr>
                <w:rFonts w:cs="Arial"/>
                <w:b/>
                <w:sz w:val="20"/>
                <w:szCs w:val="20"/>
                <w:u w:val="single"/>
              </w:rPr>
              <w:t>Physical Address</w:t>
            </w:r>
          </w:p>
        </w:tc>
        <w:tc>
          <w:tcPr>
            <w:tcW w:w="3685" w:type="dxa"/>
            <w:tcMar/>
          </w:tcPr>
          <w:p w:rsidRPr="00EB288F" w:rsidR="00426296" w:rsidP="00171267" w:rsidRDefault="00043500" w14:paraId="0E9943CE" w14:textId="220B0A8F">
            <w:pPr>
              <w:widowControl w:val="0"/>
              <w:tabs>
                <w:tab w:val="left" w:pos="1701"/>
                <w:tab w:val="left" w:pos="8080"/>
              </w:tabs>
              <w:spacing w:after="240"/>
              <w:jc w:val="both"/>
              <w:rPr>
                <w:rFonts w:cs="Arial"/>
                <w:b/>
                <w:sz w:val="20"/>
                <w:szCs w:val="20"/>
                <w:u w:val="single"/>
              </w:rPr>
            </w:pPr>
            <w:r w:rsidRPr="00EB288F">
              <w:rPr>
                <w:rFonts w:cs="Arial"/>
                <w:b/>
                <w:sz w:val="20"/>
                <w:szCs w:val="20"/>
                <w:u w:val="single"/>
              </w:rPr>
              <w:t>Email</w:t>
            </w:r>
            <w:r w:rsidRPr="00EB288F" w:rsidR="0065486C">
              <w:rPr>
                <w:rFonts w:cs="Arial"/>
                <w:b/>
                <w:sz w:val="20"/>
                <w:szCs w:val="20"/>
                <w:u w:val="single"/>
              </w:rPr>
              <w:t>:</w:t>
            </w:r>
          </w:p>
        </w:tc>
      </w:tr>
      <w:tr w:rsidRPr="00EB288F" w:rsidR="00426296" w:rsidTr="61A25811" w14:paraId="67A26F95" w14:textId="77777777">
        <w:trPr>
          <w:trHeight w:val="348"/>
          <w:jc w:val="center"/>
        </w:trPr>
        <w:tc>
          <w:tcPr>
            <w:tcW w:w="1532" w:type="dxa"/>
            <w:tcMar/>
            <w:hideMark/>
          </w:tcPr>
          <w:p w:rsidRPr="00EB288F" w:rsidR="00426296" w:rsidP="00EB288F" w:rsidRDefault="00426296" w14:paraId="09ECE4AE" w14:textId="77777777">
            <w:pPr>
              <w:widowControl w:val="0"/>
              <w:tabs>
                <w:tab w:val="left" w:pos="1701"/>
                <w:tab w:val="left" w:pos="8080"/>
              </w:tabs>
              <w:spacing w:after="240"/>
              <w:jc w:val="both"/>
              <w:rPr>
                <w:rFonts w:cs="Arial"/>
                <w:sz w:val="20"/>
                <w:szCs w:val="20"/>
              </w:rPr>
            </w:pPr>
            <w:r w:rsidRPr="00EB288F">
              <w:rPr>
                <w:rFonts w:cs="Arial"/>
                <w:sz w:val="20"/>
                <w:szCs w:val="20"/>
              </w:rPr>
              <w:t>Lender</w:t>
            </w:r>
          </w:p>
        </w:tc>
        <w:tc>
          <w:tcPr>
            <w:tcW w:w="3288" w:type="dxa"/>
            <w:tcMar/>
            <w:hideMark/>
          </w:tcPr>
          <w:p w:rsidRPr="00EB288F" w:rsidR="00763864" w:rsidP="00EB288F" w:rsidRDefault="00763864" w14:paraId="5F9263FC" w14:textId="752CA3B7">
            <w:pPr>
              <w:pStyle w:val="BodyText2"/>
              <w:widowControl w:val="0"/>
              <w:tabs>
                <w:tab w:val="num" w:pos="1134"/>
                <w:tab w:val="left" w:pos="1701"/>
                <w:tab w:val="left" w:pos="3969"/>
              </w:tabs>
              <w:spacing w:after="240" w:line="240" w:lineRule="auto"/>
              <w:jc w:val="both"/>
            </w:pPr>
            <w:r w:rsidRPr="61A25811" w:rsidR="4442807C">
              <w:rPr>
                <w:rFonts w:cs="Arial"/>
                <w:sz w:val="20"/>
                <w:szCs w:val="20"/>
                <w:lang w:val="en-US"/>
              </w:rPr>
              <w:t>[COMPANY ADDRESS]</w:t>
            </w:r>
          </w:p>
        </w:tc>
        <w:tc>
          <w:tcPr>
            <w:tcW w:w="3685" w:type="dxa"/>
            <w:tcMar/>
          </w:tcPr>
          <w:p w:rsidRPr="003753BC" w:rsidR="00A50DCD" w:rsidP="00EB288F" w:rsidRDefault="003753BC" w14:paraId="41911459" w14:textId="6F1C7EBA">
            <w:pPr>
              <w:widowControl w:val="0"/>
              <w:tabs>
                <w:tab w:val="left" w:pos="1701"/>
                <w:tab w:val="left" w:pos="8080"/>
              </w:tabs>
              <w:spacing w:after="240"/>
              <w:ind w:right="-1"/>
              <w:jc w:val="both"/>
              <w:rPr>
                <w:rFonts w:cs="Arial"/>
                <w:sz w:val="20"/>
                <w:szCs w:val="20"/>
              </w:rPr>
            </w:pPr>
            <w:r w:rsidRPr="61A25811" w:rsidR="4442807C">
              <w:rPr>
                <w:rStyle w:val="Hyperlink"/>
                <w:rFonts w:ascii="Arial" w:hAnsi="Arial" w:cs="Arial"/>
                <w:color w:val="auto"/>
                <w:sz w:val="20"/>
                <w:szCs w:val="20"/>
                <w:u w:val="none"/>
              </w:rPr>
              <w:t>[NAME]</w:t>
            </w:r>
            <w:hyperlink r:id="Racadb5e6f467415c">
              <w:r w:rsidRPr="61A25811" w:rsidR="0FCE1125">
                <w:rPr>
                  <w:rStyle w:val="Hyperlink"/>
                  <w:rFonts w:ascii="Arial" w:hAnsi="Arial" w:cs="Arial"/>
                  <w:color w:val="auto"/>
                  <w:sz w:val="20"/>
                  <w:szCs w:val="20"/>
                  <w:u w:val="none"/>
                </w:rPr>
                <w:t>@</w:t>
              </w:r>
              <w:r w:rsidRPr="61A25811" w:rsidR="113B6BD3">
                <w:rPr>
                  <w:rStyle w:val="Hyperlink"/>
                  <w:rFonts w:ascii="Arial" w:hAnsi="Arial" w:cs="Arial"/>
                  <w:color w:val="auto"/>
                  <w:sz w:val="20"/>
                  <w:szCs w:val="20"/>
                  <w:u w:val="none"/>
                </w:rPr>
                <w:t>[COMPANY NAME]</w:t>
              </w:r>
              <w:r w:rsidRPr="61A25811" w:rsidR="0FCE1125">
                <w:rPr>
                  <w:rStyle w:val="Hyperlink"/>
                  <w:rFonts w:ascii="Arial" w:hAnsi="Arial" w:cs="Arial"/>
                  <w:color w:val="auto"/>
                  <w:sz w:val="20"/>
                  <w:szCs w:val="20"/>
                  <w:u w:val="none"/>
                </w:rPr>
                <w:t>.co.za</w:t>
              </w:r>
            </w:hyperlink>
            <w:r w:rsidRPr="61A25811" w:rsidR="0FCE1125">
              <w:rPr>
                <w:rStyle w:val="Hyperlink"/>
                <w:rFonts w:ascii="Arial" w:hAnsi="Arial" w:cs="Arial"/>
                <w:color w:val="auto"/>
                <w:sz w:val="20"/>
                <w:szCs w:val="20"/>
                <w:u w:val="none"/>
              </w:rPr>
              <w:t xml:space="preserve"> </w:t>
            </w:r>
            <w:r w:rsidRPr="61A25811" w:rsidR="0FCE1125">
              <w:rPr>
                <w:rStyle w:val="Hyperlink"/>
                <w:rFonts w:ascii="Arial" w:hAnsi="Arial" w:cs="Arial"/>
                <w:color w:val="auto"/>
                <w:sz w:val="20"/>
                <w:szCs w:val="20"/>
                <w:u w:val="none"/>
              </w:rPr>
              <w:t xml:space="preserve">/ </w:t>
            </w:r>
            <w:r w:rsidRPr="61A25811" w:rsidR="408B811F">
              <w:rPr>
                <w:rStyle w:val="Hyperlink"/>
                <w:rFonts w:ascii="Arial" w:hAnsi="Arial" w:cs="Arial"/>
                <w:color w:val="auto"/>
                <w:sz w:val="20"/>
                <w:szCs w:val="20"/>
                <w:u w:val="none"/>
              </w:rPr>
              <w:t>[NAME]</w:t>
            </w:r>
            <w:hyperlink r:id="R98ef89c776044808">
              <w:r w:rsidRPr="61A25811" w:rsidR="0FCE1125">
                <w:rPr>
                  <w:rStyle w:val="Hyperlink"/>
                  <w:rFonts w:ascii="Arial" w:hAnsi="Arial" w:cs="Arial"/>
                  <w:color w:val="auto"/>
                  <w:sz w:val="20"/>
                  <w:szCs w:val="20"/>
                  <w:u w:val="none"/>
                </w:rPr>
                <w:t>@</w:t>
              </w:r>
              <w:r w:rsidRPr="61A25811" w:rsidR="113B6BD3">
                <w:rPr>
                  <w:rStyle w:val="Hyperlink"/>
                  <w:rFonts w:ascii="Arial" w:hAnsi="Arial" w:cs="Arial"/>
                  <w:color w:val="auto"/>
                  <w:sz w:val="20"/>
                  <w:szCs w:val="20"/>
                  <w:u w:val="none"/>
                </w:rPr>
                <w:t>[COMPANY NAME]</w:t>
              </w:r>
              <w:r w:rsidRPr="61A25811" w:rsidR="0FCE1125">
                <w:rPr>
                  <w:rStyle w:val="Hyperlink"/>
                  <w:rFonts w:ascii="Arial" w:hAnsi="Arial" w:cs="Arial"/>
                  <w:color w:val="auto"/>
                  <w:sz w:val="20"/>
                  <w:szCs w:val="20"/>
                  <w:u w:val="none"/>
                </w:rPr>
                <w:t>.co.za</w:t>
              </w:r>
            </w:hyperlink>
          </w:p>
          <w:p w:rsidRPr="00EB288F" w:rsidR="00426296" w:rsidDel="00B56BD7" w:rsidP="00EB288F" w:rsidRDefault="00A56065" w14:paraId="7E42E6F0" w14:textId="3FB00189">
            <w:pPr>
              <w:widowControl w:val="0"/>
              <w:tabs>
                <w:tab w:val="left" w:pos="1701"/>
                <w:tab w:val="left" w:pos="8080"/>
              </w:tabs>
              <w:spacing w:after="240"/>
              <w:ind w:right="-1"/>
              <w:jc w:val="both"/>
              <w:rPr>
                <w:rFonts w:cs="Arial"/>
                <w:sz w:val="20"/>
                <w:szCs w:val="20"/>
              </w:rPr>
            </w:pPr>
            <w:r w:rsidRPr="61A25811" w:rsidR="28D012E8">
              <w:rPr>
                <w:rFonts w:cs="Arial"/>
                <w:sz w:val="20"/>
                <w:szCs w:val="20"/>
              </w:rPr>
              <w:t>For</w:t>
            </w:r>
            <w:r w:rsidRPr="61A25811" w:rsidR="6DC61474">
              <w:rPr>
                <w:rFonts w:cs="Arial"/>
                <w:sz w:val="20"/>
                <w:szCs w:val="20"/>
              </w:rPr>
              <w:t xml:space="preserve"> all legal notices,</w:t>
            </w:r>
            <w:r w:rsidRPr="61A25811" w:rsidR="28D012E8">
              <w:rPr>
                <w:rFonts w:cs="Arial"/>
                <w:sz w:val="20"/>
                <w:szCs w:val="20"/>
              </w:rPr>
              <w:t xml:space="preserve"> </w:t>
            </w:r>
            <w:r w:rsidRPr="61A25811" w:rsidR="1AE68315">
              <w:rPr>
                <w:rFonts w:cs="Arial"/>
                <w:sz w:val="20"/>
                <w:szCs w:val="20"/>
              </w:rPr>
              <w:t>a copy to</w:t>
            </w:r>
            <w:r w:rsidRPr="61A25811" w:rsidR="28D012E8">
              <w:rPr>
                <w:rFonts w:cs="Arial"/>
                <w:sz w:val="20"/>
                <w:szCs w:val="20"/>
              </w:rPr>
              <w:t xml:space="preserve"> legal</w:t>
            </w:r>
            <w:r w:rsidRPr="61A25811" w:rsidR="28D012E8">
              <w:rPr>
                <w:rFonts w:cs="Arial"/>
                <w:sz w:val="20"/>
                <w:szCs w:val="20"/>
              </w:rPr>
              <w:t>@</w:t>
            </w:r>
            <w:r w:rsidRPr="61A25811" w:rsidR="113B6BD3">
              <w:rPr>
                <w:rFonts w:cs="Arial"/>
                <w:sz w:val="20"/>
                <w:szCs w:val="20"/>
              </w:rPr>
              <w:t>[</w:t>
            </w:r>
            <w:r w:rsidRPr="61A25811" w:rsidR="113B6BD3">
              <w:rPr>
                <w:rFonts w:cs="Arial"/>
                <w:sz w:val="20"/>
                <w:szCs w:val="20"/>
              </w:rPr>
              <w:t>COMPANY NAME</w:t>
            </w:r>
            <w:r w:rsidRPr="61A25811" w:rsidR="113B6BD3">
              <w:rPr>
                <w:rFonts w:cs="Arial"/>
                <w:sz w:val="20"/>
                <w:szCs w:val="20"/>
              </w:rPr>
              <w:t>]</w:t>
            </w:r>
            <w:r w:rsidRPr="61A25811" w:rsidR="28D012E8">
              <w:rPr>
                <w:rFonts w:cs="Arial"/>
                <w:sz w:val="20"/>
                <w:szCs w:val="20"/>
              </w:rPr>
              <w:t>.co.za</w:t>
            </w:r>
            <w:r w:rsidRPr="61A25811" w:rsidR="00426296">
              <w:rPr>
                <w:rFonts w:cs="Arial"/>
                <w:sz w:val="20"/>
                <w:szCs w:val="20"/>
              </w:rPr>
              <w:t xml:space="preserve"> </w:t>
            </w:r>
          </w:p>
        </w:tc>
      </w:tr>
    </w:tbl>
    <w:p w:rsidRPr="00EB288F" w:rsidR="00426296" w:rsidP="00EB288F" w:rsidRDefault="00426296" w14:paraId="5D9FA4A2" w14:textId="77777777">
      <w:pPr>
        <w:pStyle w:val="BowIndent2Alt2"/>
        <w:spacing w:after="240"/>
        <w:jc w:val="both"/>
        <w:rPr>
          <w:rFonts w:cs="Arial"/>
          <w:sz w:val="20"/>
          <w:szCs w:val="20"/>
        </w:rPr>
      </w:pPr>
      <w:r w:rsidRPr="00EB288F">
        <w:rPr>
          <w:rFonts w:cs="Arial"/>
          <w:sz w:val="20"/>
          <w:szCs w:val="20"/>
        </w:rPr>
        <w:t xml:space="preserve">provided that a Party may change its </w:t>
      </w:r>
      <w:r w:rsidRPr="00EB288F">
        <w:rPr>
          <w:rFonts w:cs="Arial"/>
          <w:i/>
          <w:iCs/>
          <w:sz w:val="20"/>
          <w:szCs w:val="20"/>
        </w:rPr>
        <w:t xml:space="preserve">domicilium </w:t>
      </w:r>
      <w:r w:rsidRPr="00EB288F">
        <w:rPr>
          <w:rFonts w:cs="Arial"/>
          <w:sz w:val="20"/>
          <w:szCs w:val="20"/>
        </w:rPr>
        <w:t>to any other physical address or email address within South Africa by written notice to the other Party.</w:t>
      </w:r>
    </w:p>
    <w:p w:rsidRPr="00EB288F" w:rsidR="00426296" w:rsidP="00EB288F" w:rsidRDefault="00426296" w14:paraId="507BBE35" w14:textId="77777777">
      <w:pPr>
        <w:pStyle w:val="Clause2Sub"/>
        <w:numPr>
          <w:ilvl w:val="1"/>
          <w:numId w:val="51"/>
        </w:numPr>
        <w:spacing w:line="240" w:lineRule="auto"/>
        <w:rPr>
          <w:rFonts w:cs="Arial"/>
          <w:bCs/>
        </w:rPr>
      </w:pPr>
      <w:r w:rsidRPr="00EB288F">
        <w:rPr>
          <w:rFonts w:cs="Arial"/>
          <w:bCs/>
        </w:rPr>
        <w:t>All notices to be given in terms of this Agreement will be in writing and will -</w:t>
      </w:r>
    </w:p>
    <w:p w:rsidRPr="00EB288F" w:rsidR="00426296" w:rsidP="00EB288F" w:rsidRDefault="00426296" w14:paraId="363CCB8D" w14:textId="77777777">
      <w:pPr>
        <w:pStyle w:val="Clause2Sub"/>
        <w:numPr>
          <w:ilvl w:val="2"/>
          <w:numId w:val="51"/>
        </w:numPr>
        <w:spacing w:line="240" w:lineRule="auto"/>
        <w:ind w:left="1418" w:hanging="1418"/>
        <w:rPr>
          <w:rFonts w:cs="Arial"/>
          <w:bCs/>
        </w:rPr>
      </w:pPr>
      <w:r w:rsidRPr="00EB288F">
        <w:rPr>
          <w:rFonts w:cs="Arial"/>
          <w:bCs/>
        </w:rPr>
        <w:t>if delivered by hand during business hours, be rebuttably presumed to have been received on the date of delivery. Any notice delivered after business hours or on a day which is not a business day will be rebuttably presumed to have been received on the following business day; and</w:t>
      </w:r>
      <w:bookmarkStart w:name="_Ref35081306" w:id="1792"/>
    </w:p>
    <w:p w:rsidRPr="00EB288F" w:rsidR="00426296" w:rsidP="00EB288F" w:rsidRDefault="00426296" w14:paraId="5559A0F6" w14:textId="77777777">
      <w:pPr>
        <w:pStyle w:val="Clause2Sub"/>
        <w:numPr>
          <w:ilvl w:val="2"/>
          <w:numId w:val="51"/>
        </w:numPr>
        <w:spacing w:line="240" w:lineRule="auto"/>
        <w:ind w:left="1418" w:hanging="1418"/>
        <w:rPr>
          <w:rFonts w:cs="Arial"/>
          <w:bCs/>
        </w:rPr>
      </w:pPr>
      <w:r w:rsidRPr="00EB288F">
        <w:rPr>
          <w:rFonts w:cs="Arial"/>
          <w:bCs/>
        </w:rPr>
        <w:t>if sent by email during business hours, be rebuttably presumed to have been received on the date of successful transmission of the email. Any email sent after business hours or on a day which is not a business day will rebuttably be presumed to have been received on the following business day.</w:t>
      </w:r>
    </w:p>
    <w:p w:rsidRPr="00EB288F" w:rsidR="00426296" w:rsidP="00EB288F" w:rsidRDefault="00426296" w14:paraId="6A80D4CE" w14:textId="13204A1B">
      <w:pPr>
        <w:pStyle w:val="Clause2Sub"/>
        <w:numPr>
          <w:ilvl w:val="1"/>
          <w:numId w:val="51"/>
        </w:numPr>
        <w:spacing w:line="240" w:lineRule="auto"/>
        <w:rPr>
          <w:rFonts w:cs="Arial"/>
          <w:bCs/>
        </w:rPr>
      </w:pPr>
      <w:bookmarkStart w:name="_Ref42336821" w:id="1793"/>
      <w:bookmarkEnd w:id="1792"/>
      <w:r w:rsidRPr="00EB288F">
        <w:rPr>
          <w:rFonts w:cs="Arial"/>
          <w:bCs/>
        </w:rPr>
        <w:t xml:space="preserve">Notwithstanding the above, any notice given in writing, and actually received by the Party to whom the notice is addressed, will be deemed to have been properly given and received, notwithstanding that such notice has not been given in accordance with the provisions of this Clause </w:t>
      </w:r>
      <w:r w:rsidRPr="00EB288F">
        <w:rPr>
          <w:rFonts w:cs="Arial"/>
          <w:bCs/>
        </w:rPr>
        <w:fldChar w:fldCharType="begin"/>
      </w:r>
      <w:r w:rsidRPr="00EB288F">
        <w:rPr>
          <w:rFonts w:cs="Arial"/>
          <w:bCs/>
        </w:rPr>
        <w:instrText xml:space="preserve"> REF _Ref45340593 \r \h  \* MERGEFORMAT </w:instrText>
      </w:r>
      <w:r w:rsidRPr="00EB288F">
        <w:rPr>
          <w:rFonts w:cs="Arial"/>
          <w:bCs/>
        </w:rPr>
      </w:r>
      <w:r w:rsidRPr="00EB288F">
        <w:rPr>
          <w:rFonts w:cs="Arial"/>
          <w:bCs/>
        </w:rPr>
        <w:fldChar w:fldCharType="separate"/>
      </w:r>
      <w:r w:rsidR="003C08A9">
        <w:rPr>
          <w:rFonts w:cs="Arial"/>
          <w:bCs/>
        </w:rPr>
        <w:t>23</w:t>
      </w:r>
      <w:r w:rsidRPr="00EB288F">
        <w:rPr>
          <w:rFonts w:cs="Arial"/>
          <w:bCs/>
        </w:rPr>
        <w:fldChar w:fldCharType="end"/>
      </w:r>
      <w:r w:rsidRPr="00EB288F">
        <w:rPr>
          <w:rFonts w:cs="Arial"/>
          <w:bCs/>
        </w:rPr>
        <w:t xml:space="preserve"> (</w:t>
      </w:r>
      <w:r w:rsidRPr="00EB288F">
        <w:rPr>
          <w:rFonts w:cs="Arial"/>
          <w:bCs/>
          <w:i/>
          <w:iCs/>
        </w:rPr>
        <w:t>Notices and Domicilia</w:t>
      </w:r>
      <w:r w:rsidRPr="00EB288F">
        <w:rPr>
          <w:rFonts w:cs="Arial"/>
          <w:bCs/>
        </w:rPr>
        <w:t>).</w:t>
      </w:r>
      <w:bookmarkEnd w:id="1793"/>
    </w:p>
    <w:p w:rsidRPr="00EB288F" w:rsidR="00426296" w:rsidP="00EB288F" w:rsidRDefault="00426296" w14:paraId="6B70E210" w14:textId="77777777">
      <w:pPr>
        <w:pStyle w:val="ListParagraph"/>
        <w:keepNext/>
        <w:numPr>
          <w:ilvl w:val="0"/>
          <w:numId w:val="51"/>
        </w:numPr>
        <w:suppressAutoHyphens w:val="0"/>
        <w:spacing w:after="240"/>
        <w:ind w:left="567" w:hanging="567"/>
        <w:contextualSpacing w:val="0"/>
        <w:jc w:val="both"/>
        <w:rPr>
          <w:rFonts w:cs="Arial"/>
          <w:b/>
          <w:sz w:val="20"/>
          <w:szCs w:val="20"/>
        </w:rPr>
      </w:pPr>
      <w:bookmarkStart w:name="_Toc297618168" w:id="1794"/>
      <w:bookmarkStart w:name="_Ref233801666" w:id="1795"/>
      <w:bookmarkStart w:name="_Ref233801568" w:id="1796"/>
      <w:bookmarkStart w:name="_Ref233801307" w:id="1797"/>
      <w:bookmarkStart w:name="_Toc19267464" w:id="1798"/>
      <w:bookmarkStart w:name="_Toc130347776" w:id="1799"/>
      <w:bookmarkStart w:name="_Toc114032979" w:id="1800"/>
      <w:bookmarkStart w:name="_Toc93997232" w:id="1801"/>
      <w:bookmarkStart w:name="_Toc93989491" w:id="1802"/>
      <w:bookmarkStart w:name="_Toc93986461" w:id="1803"/>
      <w:bookmarkStart w:name="_Toc79373652" w:id="1804"/>
      <w:bookmarkStart w:name="_Toc78190805" w:id="1805"/>
      <w:bookmarkStart w:name="_Toc77664347" w:id="1806"/>
      <w:bookmarkStart w:name="_Toc74464211" w:id="1807"/>
      <w:bookmarkStart w:name="_Toc41834509" w:id="1808"/>
      <w:bookmarkStart w:name="_Toc41277998" w:id="1809"/>
      <w:bookmarkStart w:name="_Toc129432447" w:id="1810"/>
      <w:bookmarkStart w:name="_Toc107218426" w:id="1811"/>
      <w:bookmarkStart w:name="_Toc56388781" w:id="1812"/>
      <w:bookmarkStart w:name="_Ref480607817" w:id="1813"/>
      <w:bookmarkStart w:name="_Toc116092072" w:id="1814"/>
      <w:bookmarkStart w:name="_Toc52082446" w:id="1815"/>
      <w:bookmarkStart w:name="_Toc49913806" w:id="1816"/>
      <w:bookmarkStart w:name="_Toc48462937" w:id="1817"/>
      <w:bookmarkEnd w:id="1788"/>
      <w:bookmarkEnd w:id="1789"/>
      <w:bookmarkEnd w:id="1790"/>
      <w:bookmarkEnd w:id="1791"/>
      <w:r w:rsidRPr="00EB288F">
        <w:rPr>
          <w:rFonts w:cs="Arial"/>
          <w:b/>
          <w:sz w:val="20"/>
          <w:szCs w:val="20"/>
        </w:rPr>
        <w:t>CESSION AND ASSIGNMENT</w:t>
      </w:r>
      <w:bookmarkEnd w:id="1794"/>
      <w:bookmarkEnd w:id="1795"/>
      <w:bookmarkEnd w:id="1796"/>
      <w:bookmarkEnd w:id="1797"/>
      <w:bookmarkEnd w:id="1798"/>
    </w:p>
    <w:p w:rsidRPr="00EB288F" w:rsidR="00426296" w:rsidP="00EB288F" w:rsidRDefault="00426296" w14:paraId="649D69FC" w14:textId="77777777">
      <w:pPr>
        <w:pStyle w:val="Clause2Sub"/>
        <w:keepNext/>
        <w:numPr>
          <w:ilvl w:val="1"/>
          <w:numId w:val="51"/>
        </w:numPr>
        <w:spacing w:line="240" w:lineRule="auto"/>
        <w:rPr>
          <w:rFonts w:cs="Arial"/>
          <w:bCs/>
        </w:rPr>
      </w:pPr>
      <w:r w:rsidRPr="00EB288F">
        <w:rPr>
          <w:rFonts w:cs="Arial"/>
          <w:bCs/>
        </w:rPr>
        <w:t>Neither this Agreement nor any part, share or interest herein, nor any rights or obligations hereunder may be ceded, assigned, transferred by the Borrower without the prior written consent of the Lender (which consent may not be unreasonably withheld).</w:t>
      </w:r>
    </w:p>
    <w:p w:rsidRPr="00EB288F" w:rsidR="00426296" w:rsidP="00EB288F" w:rsidRDefault="00426296" w14:paraId="05F7D13A" w14:textId="77777777">
      <w:pPr>
        <w:pStyle w:val="Clause2Sub"/>
        <w:numPr>
          <w:ilvl w:val="1"/>
          <w:numId w:val="51"/>
        </w:numPr>
        <w:spacing w:line="240" w:lineRule="auto"/>
        <w:rPr>
          <w:rFonts w:cs="Arial"/>
          <w:bCs/>
        </w:rPr>
      </w:pPr>
      <w:r w:rsidRPr="00EB288F">
        <w:rPr>
          <w:rFonts w:cs="Arial"/>
          <w:bCs/>
        </w:rPr>
        <w:t>The Borrower is aware and, in contemplation thereof, agrees that all the Lender’s rights in terms of this Agreement may at any time during the Term be ceded to a third party without the prior approval of the Borrower, and the Borrower agrees to execute any such document as may be reasonably required by the Lender in order to record the terms and conditions governing such cession and to give effect thereto. To the extent that any such cession, assignment and/or transfer results in a splitting of claims against the Borrower, the Borrower hereby consents to such splitting of claims.</w:t>
      </w:r>
    </w:p>
    <w:p w:rsidRPr="00EB288F" w:rsidR="00426296" w:rsidP="00EB288F" w:rsidRDefault="00426296" w14:paraId="0F224809" w14:textId="77777777">
      <w:pPr>
        <w:pStyle w:val="ListParagraph"/>
        <w:numPr>
          <w:ilvl w:val="0"/>
          <w:numId w:val="51"/>
        </w:numPr>
        <w:suppressAutoHyphens w:val="0"/>
        <w:spacing w:after="240"/>
        <w:ind w:left="567" w:hanging="567"/>
        <w:contextualSpacing w:val="0"/>
        <w:jc w:val="both"/>
        <w:rPr>
          <w:rFonts w:cs="Arial"/>
          <w:b/>
          <w:sz w:val="20"/>
          <w:szCs w:val="20"/>
        </w:rPr>
      </w:pPr>
      <w:bookmarkStart w:name="_Toc297618169" w:id="1818"/>
      <w:bookmarkStart w:name="_Toc19267465" w:id="1819"/>
      <w:r w:rsidRPr="00EB288F">
        <w:rPr>
          <w:rFonts w:cs="Arial"/>
          <w:b/>
          <w:sz w:val="20"/>
          <w:szCs w:val="20"/>
        </w:rPr>
        <w:t>SEVERABILITY</w:t>
      </w:r>
      <w:bookmarkEnd w:id="1799"/>
      <w:bookmarkEnd w:id="1800"/>
      <w:bookmarkEnd w:id="1801"/>
      <w:bookmarkEnd w:id="1802"/>
      <w:bookmarkEnd w:id="1803"/>
      <w:bookmarkEnd w:id="1804"/>
      <w:bookmarkEnd w:id="1805"/>
      <w:bookmarkEnd w:id="1806"/>
      <w:bookmarkEnd w:id="1807"/>
      <w:bookmarkEnd w:id="1808"/>
      <w:bookmarkEnd w:id="1809"/>
      <w:bookmarkEnd w:id="1818"/>
      <w:bookmarkEnd w:id="1819"/>
    </w:p>
    <w:p w:rsidRPr="00EB288F" w:rsidR="00426296" w:rsidP="00EB288F" w:rsidRDefault="00426296" w14:paraId="313229F5" w14:textId="77777777">
      <w:pPr>
        <w:pStyle w:val="BowIndent2Alt2"/>
        <w:keepNext/>
        <w:spacing w:after="240"/>
        <w:ind w:left="567"/>
        <w:jc w:val="both"/>
        <w:rPr>
          <w:rFonts w:cs="Arial"/>
          <w:sz w:val="20"/>
          <w:szCs w:val="20"/>
        </w:rPr>
      </w:pPr>
      <w:r w:rsidRPr="00EB288F">
        <w:rPr>
          <w:rFonts w:cs="Arial"/>
          <w:sz w:val="20"/>
          <w:szCs w:val="20"/>
        </w:rPr>
        <w:t xml:space="preserve">Each provision of this Agreement is severable from the other provisions. Should any provision be found by a court of competent jurisdiction to be illegal, invalid or unenforceable for any reason, the Parties will consult with one another in good faith </w:t>
      </w:r>
      <w:proofErr w:type="gramStart"/>
      <w:r w:rsidRPr="00EB288F">
        <w:rPr>
          <w:rFonts w:cs="Arial"/>
          <w:sz w:val="20"/>
          <w:szCs w:val="20"/>
        </w:rPr>
        <w:t>in order to</w:t>
      </w:r>
      <w:proofErr w:type="gramEnd"/>
      <w:r w:rsidRPr="00EB288F">
        <w:rPr>
          <w:rFonts w:cs="Arial"/>
          <w:sz w:val="20"/>
          <w:szCs w:val="20"/>
        </w:rPr>
        <w:t xml:space="preserve"> agree, if possible, an alternative provision in accordance with the intent and tenor of this Agreement. The remaining provisions of this Agreement shall nevertheless remain binding and continue with full force and effect.</w:t>
      </w:r>
    </w:p>
    <w:p w:rsidRPr="00EB288F" w:rsidR="00426296" w:rsidP="00EB288F" w:rsidRDefault="00426296" w14:paraId="6C8067AE" w14:textId="77777777">
      <w:pPr>
        <w:pStyle w:val="ListParagraph"/>
        <w:numPr>
          <w:ilvl w:val="0"/>
          <w:numId w:val="51"/>
        </w:numPr>
        <w:suppressAutoHyphens w:val="0"/>
        <w:spacing w:after="240"/>
        <w:ind w:left="567" w:hanging="567"/>
        <w:contextualSpacing w:val="0"/>
        <w:jc w:val="both"/>
        <w:rPr>
          <w:rFonts w:cs="Arial"/>
          <w:b/>
          <w:sz w:val="20"/>
          <w:szCs w:val="20"/>
        </w:rPr>
      </w:pPr>
      <w:bookmarkStart w:name="_Toc297618170" w:id="1820"/>
      <w:bookmarkStart w:name="_Toc247529714" w:id="1821"/>
      <w:bookmarkStart w:name="_Toc240880102" w:id="1822"/>
      <w:bookmarkStart w:name="_Toc238286604" w:id="1823"/>
      <w:bookmarkStart w:name="_Toc222802700" w:id="1824"/>
      <w:bookmarkStart w:name="_Toc127880036" w:id="1825"/>
      <w:bookmarkStart w:name="_Ref125969253" w:id="1826"/>
      <w:bookmarkStart w:name="_Toc19267466" w:id="1827"/>
      <w:bookmarkStart w:name="_Toc147727717" w:id="1828"/>
      <w:bookmarkStart w:name="_Toc147723261" w:id="1829"/>
      <w:bookmarkStart w:name="_Toc112041713" w:id="1830"/>
      <w:bookmarkStart w:name="_Toc111535265" w:id="1831"/>
      <w:bookmarkStart w:name="_Toc86710801" w:id="1832"/>
      <w:bookmarkStart w:name="_Toc86052834" w:id="1833"/>
      <w:bookmarkStart w:name="_Toc86051616" w:id="1834"/>
      <w:bookmarkStart w:name="_Toc145914807" w:id="1835"/>
      <w:bookmarkStart w:name="_Toc79373654" w:id="1836"/>
      <w:bookmarkStart w:name="_Toc78190807" w:id="1837"/>
      <w:bookmarkStart w:name="_Toc77664349" w:id="1838"/>
      <w:bookmarkStart w:name="_Toc74464213" w:id="1839"/>
      <w:bookmarkStart w:name="_Toc38263264" w:id="1840"/>
      <w:bookmarkStart w:name="_Toc507831625" w:id="1841"/>
      <w:bookmarkStart w:name="_Toc485017376" w:id="1842"/>
      <w:bookmarkStart w:name="_Ref480253244" w:id="1843"/>
      <w:bookmarkStart w:name="_Toc41834511" w:id="1844"/>
      <w:bookmarkStart w:name="_Toc41278000" w:id="1845"/>
      <w:bookmarkStart w:name="_Ref29872710" w:id="1846"/>
      <w:bookmarkStart w:name="_Ref25468965" w:id="1847"/>
      <w:bookmarkStart w:name="_Ref25401176" w:id="1848"/>
      <w:bookmarkStart w:name="_Toc19347114" w:id="1849"/>
      <w:bookmarkStart w:name="_Toc10860027" w:id="1850"/>
      <w:bookmarkStart w:name="_Toc5600602" w:id="1851"/>
      <w:bookmarkStart w:name="_Toc514484206" w:id="1852"/>
      <w:bookmarkStart w:name="_Toc485017373" w:id="1853"/>
      <w:bookmarkStart w:name="_Toc477586737" w:id="1854"/>
      <w:bookmarkStart w:name="_Toc130347777" w:id="1855"/>
      <w:r w:rsidRPr="00EB288F">
        <w:rPr>
          <w:rFonts w:cs="Arial"/>
          <w:b/>
          <w:sz w:val="20"/>
          <w:szCs w:val="20"/>
        </w:rPr>
        <w:t>GENERAL</w:t>
      </w:r>
      <w:bookmarkEnd w:id="1820"/>
      <w:bookmarkEnd w:id="1821"/>
      <w:bookmarkEnd w:id="1822"/>
      <w:bookmarkEnd w:id="1823"/>
      <w:bookmarkEnd w:id="1824"/>
      <w:bookmarkEnd w:id="1825"/>
      <w:bookmarkEnd w:id="1826"/>
      <w:bookmarkEnd w:id="1827"/>
    </w:p>
    <w:p w:rsidRPr="00EB288F" w:rsidR="00426296" w:rsidP="00EB288F" w:rsidRDefault="00426296" w14:paraId="15166996" w14:textId="77777777">
      <w:pPr>
        <w:pStyle w:val="Clause2Sub"/>
        <w:numPr>
          <w:ilvl w:val="1"/>
          <w:numId w:val="51"/>
        </w:numPr>
        <w:spacing w:line="240" w:lineRule="auto"/>
        <w:rPr>
          <w:rFonts w:cs="Arial"/>
          <w:b/>
        </w:rPr>
      </w:pPr>
      <w:r w:rsidRPr="00EB288F">
        <w:rPr>
          <w:rFonts w:cs="Arial"/>
          <w:b/>
        </w:rPr>
        <w:t>Whole Agreement</w:t>
      </w:r>
    </w:p>
    <w:p w:rsidRPr="00EB288F" w:rsidR="00426296" w:rsidP="00EB288F" w:rsidRDefault="00426296" w14:paraId="17DD5E36" w14:textId="77777777">
      <w:pPr>
        <w:pStyle w:val="Clause2Sub"/>
        <w:numPr>
          <w:ilvl w:val="2"/>
          <w:numId w:val="51"/>
        </w:numPr>
        <w:spacing w:line="240" w:lineRule="auto"/>
        <w:ind w:left="1418" w:hanging="1418"/>
        <w:rPr>
          <w:rFonts w:cs="Arial"/>
          <w:bCs/>
        </w:rPr>
      </w:pPr>
      <w:r w:rsidRPr="00EB288F">
        <w:rPr>
          <w:rFonts w:cs="Arial"/>
          <w:bCs/>
        </w:rPr>
        <w:t>This Agreement constitutes the whole of the agreement between the Parties relating to the matters dealt with herein and, save to the extent otherwise provided herein, no undertaking, representation, term or condition relating to the subject matter of this Agreement not incorporated in this Agreement shall be binding on either of the Parties.</w:t>
      </w:r>
    </w:p>
    <w:p w:rsidRPr="00EB288F" w:rsidR="00426296" w:rsidP="00EB288F" w:rsidRDefault="00426296" w14:paraId="2273F25E" w14:textId="77777777">
      <w:pPr>
        <w:pStyle w:val="Clause2Sub"/>
        <w:numPr>
          <w:ilvl w:val="2"/>
          <w:numId w:val="51"/>
        </w:numPr>
        <w:spacing w:line="240" w:lineRule="auto"/>
        <w:ind w:left="1418" w:hanging="1418"/>
        <w:rPr>
          <w:rFonts w:cs="Arial"/>
          <w:bCs/>
        </w:rPr>
      </w:pPr>
      <w:r w:rsidRPr="00EB288F">
        <w:rPr>
          <w:rFonts w:cs="Arial"/>
          <w:bCs/>
        </w:rPr>
        <w:t xml:space="preserve">This Agreement supersedes and replaces </w:t>
      </w:r>
      <w:proofErr w:type="gramStart"/>
      <w:r w:rsidRPr="00EB288F">
        <w:rPr>
          <w:rFonts w:cs="Arial"/>
          <w:bCs/>
        </w:rPr>
        <w:t>any and all</w:t>
      </w:r>
      <w:proofErr w:type="gramEnd"/>
      <w:r w:rsidRPr="00EB288F">
        <w:rPr>
          <w:rFonts w:cs="Arial"/>
          <w:bCs/>
        </w:rPr>
        <w:t xml:space="preserve"> agreements between the Parties (and other persons, as may be applicable) and undertakings given to or on behalf of the Parties (and other persons, as may be applicable) in relation to the subject matter hereof.</w:t>
      </w:r>
    </w:p>
    <w:p w:rsidRPr="00EB288F" w:rsidR="00426296" w:rsidP="00EB288F" w:rsidRDefault="00426296" w14:paraId="5525D531" w14:textId="77777777">
      <w:pPr>
        <w:pStyle w:val="Clause2Sub"/>
        <w:numPr>
          <w:ilvl w:val="1"/>
          <w:numId w:val="51"/>
        </w:numPr>
        <w:spacing w:line="240" w:lineRule="auto"/>
        <w:rPr>
          <w:rFonts w:cs="Arial"/>
          <w:b/>
        </w:rPr>
      </w:pPr>
      <w:r w:rsidRPr="00EB288F">
        <w:rPr>
          <w:rFonts w:cs="Arial"/>
          <w:b/>
        </w:rPr>
        <w:t>Variations to be in Writing</w:t>
      </w:r>
    </w:p>
    <w:p w:rsidRPr="00EB288F" w:rsidR="00426296" w:rsidP="00EB288F" w:rsidRDefault="00426296" w14:paraId="277098DC" w14:textId="65ECCD7D">
      <w:pPr>
        <w:pStyle w:val="BowIndent2Alt2"/>
        <w:keepNext/>
        <w:spacing w:after="240"/>
        <w:ind w:left="567"/>
        <w:jc w:val="both"/>
        <w:rPr>
          <w:rFonts w:cs="Arial"/>
          <w:sz w:val="20"/>
          <w:szCs w:val="20"/>
        </w:rPr>
      </w:pPr>
      <w:r w:rsidRPr="00EB288F">
        <w:rPr>
          <w:rFonts w:cs="Arial"/>
          <w:sz w:val="20"/>
          <w:szCs w:val="20"/>
        </w:rPr>
        <w:t xml:space="preserve">No addition to or variation, deletion, or agreed cancellation of all or any Clauses or provisions of this Agreement will be of any force or effect unless in writing and signed by the Parties. </w:t>
      </w:r>
      <w:r w:rsidRPr="00EB288F" w:rsidR="00AB0B0A">
        <w:rPr>
          <w:rFonts w:cs="Arial"/>
          <w:sz w:val="20"/>
          <w:szCs w:val="20"/>
          <w:lang w:val="en-US"/>
        </w:rPr>
        <w:t>Any communication by the Parties via email, short message service, WhatsApp, or any written communication on any social media platform shall not be construed as an amendment and/or addition to this Agreement unless the Parties specifically agree that such communication shall be incorporated into this Agreement and signed by both Parties.</w:t>
      </w:r>
    </w:p>
    <w:p w:rsidRPr="00EB288F" w:rsidR="00426296" w:rsidP="00EB288F" w:rsidRDefault="00426296" w14:paraId="25A50485" w14:textId="77777777">
      <w:pPr>
        <w:pStyle w:val="Clause2Sub"/>
        <w:numPr>
          <w:ilvl w:val="1"/>
          <w:numId w:val="51"/>
        </w:numPr>
        <w:spacing w:line="240" w:lineRule="auto"/>
        <w:rPr>
          <w:rFonts w:cs="Arial"/>
          <w:b/>
        </w:rPr>
      </w:pPr>
      <w:r w:rsidRPr="00EB288F">
        <w:rPr>
          <w:rFonts w:cs="Arial"/>
          <w:b/>
        </w:rPr>
        <w:t>No Indulgences</w:t>
      </w:r>
    </w:p>
    <w:p w:rsidRPr="00EB288F" w:rsidR="00426296" w:rsidP="00EB288F" w:rsidRDefault="00426296" w14:paraId="46AB1890" w14:textId="77777777">
      <w:pPr>
        <w:pStyle w:val="BowIndent2Alt2"/>
        <w:spacing w:after="240"/>
        <w:ind w:left="567"/>
        <w:jc w:val="both"/>
        <w:rPr>
          <w:rFonts w:cs="Arial"/>
          <w:sz w:val="20"/>
          <w:szCs w:val="20"/>
        </w:rPr>
      </w:pPr>
      <w:r w:rsidRPr="00EB288F">
        <w:rPr>
          <w:rFonts w:cs="Arial"/>
          <w:sz w:val="20"/>
          <w:szCs w:val="20"/>
        </w:rPr>
        <w:t>No latitude, extension of time or other indulgence which may be given or allowed by any Party to the other Parties in respect of the performance of any obligation hereunder, and no delay or forbearance in the enforcement of any right of any Party arising from this Agreement, and no single or partial exercise of any right by any Party under this Agreement, shall in any circumstances be construed to be an implied consent or election by such Party or operate as a waiver or a novation of or otherwise affect any of the Party's rights in terms of or arising from this Agreement or estop or preclude any such Party from enforcing at any time and without notice, strict and punctual compliance with each and every provision or term hereof.</w:t>
      </w:r>
    </w:p>
    <w:p w:rsidRPr="00EB288F" w:rsidR="00426296" w:rsidP="00513A60" w:rsidRDefault="00426296" w14:paraId="2CDA39A2" w14:textId="77777777">
      <w:pPr>
        <w:pStyle w:val="Clause2Sub"/>
        <w:keepNext/>
        <w:numPr>
          <w:ilvl w:val="1"/>
          <w:numId w:val="51"/>
        </w:numPr>
        <w:spacing w:line="240" w:lineRule="auto"/>
        <w:rPr>
          <w:rFonts w:cs="Arial"/>
          <w:b/>
        </w:rPr>
      </w:pPr>
      <w:r w:rsidRPr="00EB288F">
        <w:rPr>
          <w:rFonts w:cs="Arial"/>
          <w:b/>
        </w:rPr>
        <w:t>Continuing Effectiveness of Certain Provisions</w:t>
      </w:r>
    </w:p>
    <w:p w:rsidRPr="00EB288F" w:rsidR="00426296" w:rsidP="00513A60" w:rsidRDefault="00426296" w14:paraId="4AE1D637" w14:textId="6E57A3E1">
      <w:pPr>
        <w:pStyle w:val="BowIndent2Alt2"/>
        <w:keepNext/>
        <w:spacing w:after="240"/>
        <w:ind w:left="567"/>
        <w:jc w:val="both"/>
        <w:rPr>
          <w:rFonts w:cs="Arial"/>
          <w:sz w:val="20"/>
          <w:szCs w:val="20"/>
        </w:rPr>
      </w:pPr>
      <w:r w:rsidRPr="00EB288F">
        <w:rPr>
          <w:rFonts w:cs="Arial"/>
          <w:sz w:val="20"/>
          <w:szCs w:val="20"/>
        </w:rPr>
        <w:t>The expiration or termination of this Agreement shall not affect such of the provisions of this Agreement as expressly provide that they will operate after any such expiration or termination or which of necessity must continue to have effect after such expiration or termination, notwithstanding that the Clauses themselves do not expressly provide for this.</w:t>
      </w:r>
    </w:p>
    <w:p w:rsidRPr="00EB288F" w:rsidR="00241D18" w:rsidP="00EB288F" w:rsidRDefault="00241D18" w14:paraId="2E2E1B49" w14:textId="77777777">
      <w:pPr>
        <w:pStyle w:val="Clause2Sub"/>
        <w:keepNext/>
        <w:numPr>
          <w:ilvl w:val="1"/>
          <w:numId w:val="51"/>
        </w:numPr>
        <w:spacing w:line="240" w:lineRule="auto"/>
        <w:rPr>
          <w:rFonts w:cs="Arial"/>
          <w:b/>
        </w:rPr>
      </w:pPr>
      <w:r w:rsidRPr="00EB288F">
        <w:rPr>
          <w:rFonts w:cs="Arial"/>
          <w:b/>
        </w:rPr>
        <w:t>Independent Advice</w:t>
      </w:r>
    </w:p>
    <w:p w:rsidRPr="00EB288F" w:rsidR="00241D18" w:rsidP="00EB288F" w:rsidRDefault="00241D18" w14:paraId="39D98BCC" w14:textId="77777777">
      <w:pPr>
        <w:pStyle w:val="Clause2Sub"/>
        <w:keepNext/>
        <w:numPr>
          <w:ilvl w:val="2"/>
          <w:numId w:val="51"/>
        </w:numPr>
        <w:spacing w:line="240" w:lineRule="auto"/>
        <w:ind w:left="1418" w:hanging="1418"/>
        <w:rPr>
          <w:rFonts w:cs="Arial"/>
          <w:bCs/>
        </w:rPr>
      </w:pPr>
      <w:r w:rsidRPr="00EB288F">
        <w:rPr>
          <w:rFonts w:cs="Arial"/>
          <w:bCs/>
        </w:rPr>
        <w:t xml:space="preserve">Each of the Parties hereto confirms and acknowledges that they have been free to secure independent legal advice as to the nature and effect of </w:t>
      </w:r>
      <w:proofErr w:type="gramStart"/>
      <w:r w:rsidRPr="00EB288F">
        <w:rPr>
          <w:rFonts w:cs="Arial"/>
          <w:bCs/>
        </w:rPr>
        <w:t>all of</w:t>
      </w:r>
      <w:proofErr w:type="gramEnd"/>
      <w:r w:rsidRPr="00EB288F">
        <w:rPr>
          <w:rFonts w:cs="Arial"/>
          <w:bCs/>
        </w:rPr>
        <w:t xml:space="preserve"> the provisions of this Agreement and that they have either taken such independent legal advice or dispensed with the necessity of doing so.  </w:t>
      </w:r>
    </w:p>
    <w:p w:rsidRPr="00EB288F" w:rsidR="00241D18" w:rsidP="00EB288F" w:rsidRDefault="00241D18" w14:paraId="69D4E780" w14:textId="77777777">
      <w:pPr>
        <w:pStyle w:val="Clause2Sub"/>
        <w:numPr>
          <w:ilvl w:val="2"/>
          <w:numId w:val="51"/>
        </w:numPr>
        <w:spacing w:line="240" w:lineRule="auto"/>
        <w:ind w:left="1418" w:hanging="1418"/>
        <w:rPr>
          <w:rFonts w:cs="Arial"/>
          <w:bCs/>
        </w:rPr>
      </w:pPr>
      <w:r w:rsidRPr="00EB288F">
        <w:rPr>
          <w:rFonts w:cs="Arial"/>
          <w:bCs/>
        </w:rPr>
        <w:t xml:space="preserve">Further, each of the Parties hereto acknowledges that </w:t>
      </w:r>
      <w:proofErr w:type="gramStart"/>
      <w:r w:rsidRPr="00EB288F">
        <w:rPr>
          <w:rFonts w:cs="Arial"/>
          <w:bCs/>
        </w:rPr>
        <w:t>all of</w:t>
      </w:r>
      <w:proofErr w:type="gramEnd"/>
      <w:r w:rsidRPr="00EB288F">
        <w:rPr>
          <w:rFonts w:cs="Arial"/>
          <w:bCs/>
        </w:rPr>
        <w:t xml:space="preserve"> the provisions of this Agreement and the restrictions herein contained are fair and reasonable in all the circumstances and are part of the overall intention of the Parties in connection with this Agreement.</w:t>
      </w:r>
    </w:p>
    <w:p w:rsidRPr="00EB288F" w:rsidR="00426296" w:rsidP="00EB288F" w:rsidRDefault="00426296" w14:paraId="54E3D811" w14:textId="77777777">
      <w:pPr>
        <w:pStyle w:val="ListParagraph"/>
        <w:numPr>
          <w:ilvl w:val="0"/>
          <w:numId w:val="51"/>
        </w:numPr>
        <w:suppressAutoHyphens w:val="0"/>
        <w:spacing w:after="240"/>
        <w:ind w:left="567" w:hanging="567"/>
        <w:contextualSpacing w:val="0"/>
        <w:jc w:val="both"/>
        <w:rPr>
          <w:rFonts w:cs="Arial"/>
          <w:b/>
          <w:sz w:val="20"/>
          <w:szCs w:val="20"/>
        </w:rPr>
      </w:pPr>
      <w:bookmarkStart w:name="_Toc297618171" w:id="1856"/>
      <w:bookmarkStart w:name="_Toc247529715" w:id="1857"/>
      <w:bookmarkStart w:name="_Toc19267467" w:id="1858"/>
      <w:bookmarkEnd w:id="1828"/>
      <w:bookmarkEnd w:id="1829"/>
      <w:bookmarkEnd w:id="1830"/>
      <w:bookmarkEnd w:id="1831"/>
      <w:bookmarkEnd w:id="1832"/>
      <w:bookmarkEnd w:id="1833"/>
      <w:bookmarkEnd w:id="1834"/>
      <w:r w:rsidRPr="00EB288F">
        <w:rPr>
          <w:rFonts w:cs="Arial"/>
          <w:b/>
          <w:sz w:val="20"/>
          <w:szCs w:val="20"/>
        </w:rPr>
        <w:t>APPLICABLE LAW</w:t>
      </w:r>
      <w:bookmarkEnd w:id="1835"/>
      <w:bookmarkEnd w:id="1836"/>
      <w:bookmarkEnd w:id="1837"/>
      <w:bookmarkEnd w:id="1838"/>
      <w:bookmarkEnd w:id="1839"/>
      <w:bookmarkEnd w:id="1840"/>
      <w:bookmarkEnd w:id="1841"/>
      <w:bookmarkEnd w:id="1842"/>
      <w:bookmarkEnd w:id="1843"/>
      <w:bookmarkEnd w:id="1856"/>
      <w:bookmarkEnd w:id="1857"/>
      <w:bookmarkEnd w:id="1858"/>
    </w:p>
    <w:p w:rsidRPr="00EB288F" w:rsidR="00426296" w:rsidP="00EB288F" w:rsidRDefault="00426296" w14:paraId="43E4E715" w14:textId="77777777">
      <w:pPr>
        <w:pStyle w:val="Clause2Sub"/>
        <w:numPr>
          <w:ilvl w:val="2"/>
          <w:numId w:val="51"/>
        </w:numPr>
        <w:spacing w:line="240" w:lineRule="auto"/>
        <w:ind w:left="1418" w:hanging="1418"/>
        <w:rPr>
          <w:rFonts w:cs="Arial"/>
          <w:bCs/>
        </w:rPr>
      </w:pPr>
      <w:r w:rsidRPr="00EB288F">
        <w:rPr>
          <w:rFonts w:cs="Arial"/>
          <w:bCs/>
        </w:rPr>
        <w:t>This Agreement will in all respects be governed by and construed under the laws of South Africa.</w:t>
      </w:r>
    </w:p>
    <w:p w:rsidRPr="00EB288F" w:rsidR="00EB39B7" w:rsidP="00EB288F" w:rsidRDefault="00426296" w14:paraId="2FE6E32A" w14:textId="7D2FE2F0">
      <w:pPr>
        <w:pStyle w:val="Clause2Sub"/>
        <w:numPr>
          <w:ilvl w:val="2"/>
          <w:numId w:val="51"/>
        </w:numPr>
        <w:spacing w:line="240" w:lineRule="auto"/>
        <w:ind w:left="1418" w:hanging="1418"/>
        <w:rPr>
          <w:rFonts w:cs="Arial"/>
          <w:bCs/>
        </w:rPr>
      </w:pPr>
      <w:r w:rsidRPr="00EB288F">
        <w:rPr>
          <w:rFonts w:cs="Arial"/>
          <w:bCs/>
        </w:rPr>
        <w:t xml:space="preserve">The </w:t>
      </w:r>
      <w:r w:rsidRPr="00EB288F" w:rsidR="005A4A86">
        <w:rPr>
          <w:rFonts w:cs="Arial"/>
          <w:bCs/>
          <w:lang w:val="en-ZA"/>
        </w:rPr>
        <w:t xml:space="preserve">Parties agree that any dispute regarding this Agreement will first be dealt with in terms of arbitration in clause </w:t>
      </w:r>
      <w:r w:rsidRPr="00EB288F" w:rsidR="005A4A86">
        <w:rPr>
          <w:rFonts w:cs="Arial"/>
          <w:bCs/>
          <w:lang w:val="en-ZA"/>
        </w:rPr>
        <w:fldChar w:fldCharType="begin"/>
      </w:r>
      <w:r w:rsidRPr="00EB288F" w:rsidR="005A4A86">
        <w:rPr>
          <w:rFonts w:cs="Arial"/>
          <w:bCs/>
          <w:lang w:val="en-ZA"/>
        </w:rPr>
        <w:instrText xml:space="preserve"> REF _Ref274470946 \w \h </w:instrText>
      </w:r>
      <w:r w:rsidRPr="00EB288F" w:rsidR="00ED5566">
        <w:rPr>
          <w:rFonts w:cs="Arial"/>
          <w:bCs/>
          <w:lang w:val="en-ZA"/>
        </w:rPr>
        <w:instrText xml:space="preserve"> \* MERGEFORMAT </w:instrText>
      </w:r>
      <w:r w:rsidRPr="00EB288F" w:rsidR="005A4A86">
        <w:rPr>
          <w:rFonts w:cs="Arial"/>
          <w:bCs/>
          <w:lang w:val="en-ZA"/>
        </w:rPr>
      </w:r>
      <w:r w:rsidRPr="00EB288F" w:rsidR="005A4A86">
        <w:rPr>
          <w:rFonts w:cs="Arial"/>
          <w:bCs/>
          <w:lang w:val="en-ZA"/>
        </w:rPr>
        <w:fldChar w:fldCharType="separate"/>
      </w:r>
      <w:r w:rsidR="003C08A9">
        <w:rPr>
          <w:rFonts w:cs="Arial"/>
          <w:bCs/>
          <w:lang w:val="en-ZA"/>
        </w:rPr>
        <w:t>16</w:t>
      </w:r>
      <w:r w:rsidRPr="00EB288F" w:rsidR="005A4A86">
        <w:rPr>
          <w:rFonts w:cs="Arial"/>
          <w:bCs/>
          <w:lang w:val="en-ZA"/>
        </w:rPr>
        <w:fldChar w:fldCharType="end"/>
      </w:r>
      <w:r w:rsidRPr="00EB288F" w:rsidR="003B08A7">
        <w:rPr>
          <w:rFonts w:cs="Arial"/>
          <w:bCs/>
          <w:lang w:val="en-ZA"/>
        </w:rPr>
        <w:t xml:space="preserve"> </w:t>
      </w:r>
      <w:r w:rsidRPr="00EB288F" w:rsidR="005A4A86">
        <w:rPr>
          <w:rFonts w:cs="Arial"/>
          <w:bCs/>
          <w:lang w:val="en-ZA"/>
        </w:rPr>
        <w:t>above. Failing resolution via arbitration, the Borrower agrees that any legal action or proceedings arising out of or in connection with this Agreement may be brought against it in the High Court of South Africa</w:t>
      </w:r>
      <w:r w:rsidRPr="00EB288F" w:rsidR="003B08A7">
        <w:rPr>
          <w:rFonts w:cs="Arial"/>
          <w:bCs/>
          <w:lang w:val="en-ZA"/>
        </w:rPr>
        <w:t xml:space="preserve">, </w:t>
      </w:r>
      <w:r w:rsidRPr="00EB288F" w:rsidR="005A4A86">
        <w:rPr>
          <w:rFonts w:cs="Arial"/>
          <w:bCs/>
          <w:lang w:val="en-ZA"/>
        </w:rPr>
        <w:t xml:space="preserve">Gauteng </w:t>
      </w:r>
      <w:r w:rsidRPr="00EB288F" w:rsidR="003B08A7">
        <w:rPr>
          <w:rFonts w:cs="Arial"/>
          <w:bCs/>
          <w:lang w:val="en-ZA"/>
        </w:rPr>
        <w:t>Local Division</w:t>
      </w:r>
      <w:r w:rsidRPr="00EB288F" w:rsidR="005A4A86">
        <w:rPr>
          <w:rFonts w:cs="Arial"/>
          <w:bCs/>
          <w:lang w:val="en-ZA"/>
        </w:rPr>
        <w:t xml:space="preserve"> (or any successor to that court) and irrevocably submits to the non-exclusive jurisdiction of such court.  </w:t>
      </w:r>
      <w:r w:rsidRPr="00EB288F" w:rsidR="00EB39B7">
        <w:rPr>
          <w:rFonts w:cs="Arial"/>
          <w:bCs/>
          <w:lang w:val="en-ZA"/>
        </w:rPr>
        <w:t xml:space="preserve">The Borrower irrevocably waives any objection it may now or hereafter have that such action or proceeding has been brought in an inconvenient forum.  Nothing herein shall affect any of the rights of the Lender to serve process in any manner permitted by law.  The submission to such jurisdiction shall not (and shall not be construed </w:t>
      </w:r>
      <w:proofErr w:type="gramStart"/>
      <w:r w:rsidRPr="00EB288F" w:rsidR="00EB39B7">
        <w:rPr>
          <w:rFonts w:cs="Arial"/>
          <w:bCs/>
          <w:lang w:val="en-ZA"/>
        </w:rPr>
        <w:t>so as to</w:t>
      </w:r>
      <w:proofErr w:type="gramEnd"/>
      <w:r w:rsidRPr="00EB288F" w:rsidR="00EB39B7">
        <w:rPr>
          <w:rFonts w:cs="Arial"/>
          <w:bCs/>
          <w:lang w:val="en-ZA"/>
        </w:rPr>
        <w:t>) limit the right of the Lender to take proceedings against the Borrower in whatever other jurisdiction the Lender consider appropriate nor shall the taking of proceedings in any one or more jurisdictions preclude the taking of proceedings in any other jurisdiction whether concurrently or not.</w:t>
      </w:r>
    </w:p>
    <w:p w:rsidRPr="00EB288F" w:rsidR="00426296" w:rsidP="00EB288F" w:rsidRDefault="00426296" w14:paraId="3F81E17A" w14:textId="768037BA">
      <w:pPr>
        <w:pStyle w:val="Clause2Sub"/>
        <w:numPr>
          <w:ilvl w:val="2"/>
          <w:numId w:val="51"/>
        </w:numPr>
        <w:spacing w:line="240" w:lineRule="auto"/>
        <w:ind w:left="1418" w:hanging="1418"/>
        <w:rPr>
          <w:rFonts w:cs="Arial"/>
          <w:bCs/>
        </w:rPr>
      </w:pPr>
      <w:r w:rsidRPr="00EB288F">
        <w:rPr>
          <w:rFonts w:cs="Arial"/>
          <w:bCs/>
        </w:rPr>
        <w:t>The Parties agree that any costs awarded will be recoverable in accordance with the High Court tariff, determined on an attorney-and-own-client scale.</w:t>
      </w:r>
    </w:p>
    <w:p w:rsidRPr="00EB288F" w:rsidR="00426296" w:rsidP="00EB288F" w:rsidRDefault="00426296" w14:paraId="6BAF08C6" w14:textId="77777777">
      <w:pPr>
        <w:pStyle w:val="ListParagraph"/>
        <w:numPr>
          <w:ilvl w:val="0"/>
          <w:numId w:val="51"/>
        </w:numPr>
        <w:suppressAutoHyphens w:val="0"/>
        <w:spacing w:after="240"/>
        <w:ind w:left="567" w:hanging="567"/>
        <w:contextualSpacing w:val="0"/>
        <w:jc w:val="both"/>
        <w:rPr>
          <w:rFonts w:cs="Arial"/>
          <w:b/>
          <w:sz w:val="20"/>
          <w:szCs w:val="20"/>
        </w:rPr>
      </w:pPr>
      <w:bookmarkStart w:name="_Toc297618172" w:id="1859"/>
      <w:bookmarkStart w:name="_Toc247529716" w:id="1860"/>
      <w:bookmarkStart w:name="_Toc145914808" w:id="1861"/>
      <w:bookmarkStart w:name="_Toc79373655" w:id="1862"/>
      <w:bookmarkStart w:name="_Toc78190808" w:id="1863"/>
      <w:bookmarkStart w:name="_Toc77664350" w:id="1864"/>
      <w:bookmarkStart w:name="_Toc74464214" w:id="1865"/>
      <w:bookmarkStart w:name="_Toc19267469" w:id="1866"/>
      <w:r w:rsidRPr="00EB288F">
        <w:rPr>
          <w:rFonts w:cs="Arial"/>
          <w:b/>
          <w:sz w:val="20"/>
          <w:szCs w:val="20"/>
        </w:rPr>
        <w:t>BENEFIT OF THIS AGREEMENT</w:t>
      </w:r>
      <w:bookmarkEnd w:id="1844"/>
      <w:bookmarkEnd w:id="1845"/>
      <w:bookmarkEnd w:id="1846"/>
      <w:bookmarkEnd w:id="1847"/>
      <w:bookmarkEnd w:id="1848"/>
      <w:bookmarkEnd w:id="1849"/>
      <w:bookmarkEnd w:id="1850"/>
      <w:bookmarkEnd w:id="1851"/>
      <w:bookmarkEnd w:id="1852"/>
      <w:bookmarkEnd w:id="1853"/>
      <w:bookmarkEnd w:id="1854"/>
      <w:bookmarkEnd w:id="1859"/>
      <w:bookmarkEnd w:id="1860"/>
      <w:bookmarkEnd w:id="1861"/>
      <w:bookmarkEnd w:id="1862"/>
      <w:bookmarkEnd w:id="1863"/>
      <w:bookmarkEnd w:id="1864"/>
      <w:bookmarkEnd w:id="1865"/>
      <w:bookmarkEnd w:id="1866"/>
    </w:p>
    <w:p w:rsidRPr="00EB288F" w:rsidR="00426296" w:rsidP="00EB288F" w:rsidRDefault="00426296" w14:paraId="34F07EA1" w14:textId="77777777">
      <w:pPr>
        <w:pStyle w:val="BowIndent2Alt2"/>
        <w:suppressAutoHyphens w:val="0"/>
        <w:spacing w:after="240"/>
        <w:ind w:left="567"/>
        <w:jc w:val="both"/>
        <w:rPr>
          <w:rFonts w:cs="Arial"/>
          <w:sz w:val="20"/>
          <w:szCs w:val="20"/>
        </w:rPr>
      </w:pPr>
      <w:r w:rsidRPr="00EB288F">
        <w:rPr>
          <w:rFonts w:cs="Arial"/>
          <w:sz w:val="20"/>
          <w:szCs w:val="20"/>
        </w:rPr>
        <w:t>This Agreement will inure for the benefit of and be binding upon the successors in title and permitted assigns of the Parties or any of them.</w:t>
      </w:r>
    </w:p>
    <w:p w:rsidRPr="00EB288F" w:rsidR="00426296" w:rsidP="00EB288F" w:rsidRDefault="00426296" w14:paraId="0936B325" w14:textId="77777777">
      <w:pPr>
        <w:pStyle w:val="ListParagraph"/>
        <w:numPr>
          <w:ilvl w:val="0"/>
          <w:numId w:val="51"/>
        </w:numPr>
        <w:suppressAutoHyphens w:val="0"/>
        <w:spacing w:after="240"/>
        <w:ind w:left="567" w:hanging="567"/>
        <w:contextualSpacing w:val="0"/>
        <w:jc w:val="both"/>
        <w:rPr>
          <w:rFonts w:cs="Arial"/>
          <w:b/>
          <w:sz w:val="20"/>
          <w:szCs w:val="20"/>
        </w:rPr>
      </w:pPr>
      <w:bookmarkStart w:name="_Toc297618173" w:id="1867"/>
      <w:bookmarkStart w:name="_Toc130347781" w:id="1868"/>
      <w:bookmarkStart w:name="_Toc129072226" w:id="1869"/>
      <w:bookmarkStart w:name="_Toc104023705" w:id="1870"/>
      <w:bookmarkStart w:name="_Toc19267470" w:id="1871"/>
      <w:bookmarkStart w:name="_Toc116092073" w:id="1872"/>
      <w:bookmarkStart w:name="_Toc52082448" w:id="1873"/>
      <w:bookmarkStart w:name="_Ref52076712" w:id="1874"/>
      <w:bookmarkEnd w:id="1810"/>
      <w:bookmarkEnd w:id="1811"/>
      <w:bookmarkEnd w:id="1812"/>
      <w:bookmarkEnd w:id="1813"/>
      <w:bookmarkEnd w:id="1814"/>
      <w:bookmarkEnd w:id="1815"/>
      <w:bookmarkEnd w:id="1816"/>
      <w:bookmarkEnd w:id="1817"/>
      <w:bookmarkEnd w:id="1855"/>
      <w:r w:rsidRPr="00EB288F">
        <w:rPr>
          <w:rFonts w:cs="Arial"/>
          <w:b/>
          <w:sz w:val="20"/>
          <w:szCs w:val="20"/>
        </w:rPr>
        <w:t>COSTS</w:t>
      </w:r>
      <w:bookmarkEnd w:id="1867"/>
      <w:bookmarkEnd w:id="1868"/>
      <w:bookmarkEnd w:id="1869"/>
      <w:bookmarkEnd w:id="1870"/>
      <w:bookmarkEnd w:id="1871"/>
    </w:p>
    <w:p w:rsidRPr="00EB288F" w:rsidR="00426296" w:rsidP="00EB288F" w:rsidRDefault="00426296" w14:paraId="12833EF4" w14:textId="77777777">
      <w:pPr>
        <w:pStyle w:val="BowIndent2Alt2"/>
        <w:keepNext/>
        <w:spacing w:after="240"/>
        <w:ind w:left="567"/>
        <w:jc w:val="both"/>
        <w:rPr>
          <w:rFonts w:cs="Arial"/>
          <w:b/>
          <w:sz w:val="20"/>
          <w:szCs w:val="20"/>
        </w:rPr>
      </w:pPr>
      <w:r w:rsidRPr="00EB288F">
        <w:rPr>
          <w:rFonts w:cs="Arial"/>
          <w:sz w:val="20"/>
          <w:szCs w:val="20"/>
        </w:rPr>
        <w:t xml:space="preserve">Each Party will bear and pay the costs of and incidental to the negotiating, drafting and implementing of this Agreement and any amendment thereof in equal shares. </w:t>
      </w:r>
    </w:p>
    <w:p w:rsidRPr="00EB288F" w:rsidR="00426296" w:rsidP="00EB288F" w:rsidRDefault="00426296" w14:paraId="5012C612" w14:textId="048FAAD4">
      <w:pPr>
        <w:pStyle w:val="ListParagraph"/>
        <w:numPr>
          <w:ilvl w:val="0"/>
          <w:numId w:val="51"/>
        </w:numPr>
        <w:suppressAutoHyphens w:val="0"/>
        <w:spacing w:after="240"/>
        <w:ind w:left="567" w:hanging="567"/>
        <w:contextualSpacing w:val="0"/>
        <w:jc w:val="both"/>
        <w:rPr>
          <w:rFonts w:cs="Arial"/>
          <w:b/>
          <w:sz w:val="20"/>
          <w:szCs w:val="20"/>
        </w:rPr>
      </w:pPr>
      <w:bookmarkStart w:name="_Toc297618174" w:id="1875"/>
      <w:bookmarkStart w:name="_Toc247529718" w:id="1876"/>
      <w:bookmarkStart w:name="_Ref212460803" w:id="1877"/>
      <w:bookmarkStart w:name="_Toc145914810" w:id="1878"/>
      <w:bookmarkStart w:name="_Toc145220812" w:id="1879"/>
      <w:bookmarkStart w:name="_Toc129432451" w:id="1880"/>
      <w:bookmarkStart w:name="_Ref107287593" w:id="1881"/>
      <w:bookmarkStart w:name="_Ref107287519" w:id="1882"/>
      <w:bookmarkStart w:name="_Toc107218429" w:id="1883"/>
      <w:bookmarkStart w:name="_Toc87780694" w:id="1884"/>
      <w:bookmarkStart w:name="_Toc83173750" w:id="1885"/>
      <w:bookmarkStart w:name="_Toc19267471" w:id="1886"/>
      <w:bookmarkStart w:name="_Ref74226080" w:id="1887"/>
      <w:bookmarkStart w:name="_Ref74226239" w:id="1888"/>
      <w:bookmarkEnd w:id="1872"/>
      <w:bookmarkEnd w:id="1873"/>
      <w:bookmarkEnd w:id="1874"/>
      <w:r w:rsidRPr="00EB288F">
        <w:rPr>
          <w:rFonts w:cs="Arial"/>
          <w:b/>
          <w:sz w:val="20"/>
          <w:szCs w:val="20"/>
        </w:rPr>
        <w:t>SIGNATURE</w:t>
      </w:r>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p>
    <w:p w:rsidRPr="00EB288F" w:rsidR="00426296" w:rsidP="00EB288F" w:rsidRDefault="00426296" w14:paraId="7B45798D" w14:textId="77777777">
      <w:pPr>
        <w:pStyle w:val="Clause2Sub"/>
        <w:numPr>
          <w:ilvl w:val="2"/>
          <w:numId w:val="51"/>
        </w:numPr>
        <w:spacing w:line="240" w:lineRule="auto"/>
        <w:ind w:left="1418" w:hanging="1418"/>
        <w:rPr>
          <w:rFonts w:cs="Arial"/>
          <w:bCs/>
        </w:rPr>
      </w:pPr>
      <w:r w:rsidRPr="00EB288F">
        <w:rPr>
          <w:rFonts w:cs="Arial"/>
          <w:bCs/>
        </w:rPr>
        <w:t>This Agreement is signed by the Parties on the dates and at the places indicated below.</w:t>
      </w:r>
    </w:p>
    <w:p w:rsidRPr="00EB288F" w:rsidR="00426296" w:rsidP="00EB288F" w:rsidRDefault="00426296" w14:paraId="33550E55" w14:textId="77777777">
      <w:pPr>
        <w:pStyle w:val="Clause2Sub"/>
        <w:numPr>
          <w:ilvl w:val="2"/>
          <w:numId w:val="51"/>
        </w:numPr>
        <w:spacing w:line="240" w:lineRule="auto"/>
        <w:ind w:left="1418" w:hanging="1418"/>
        <w:rPr>
          <w:rFonts w:cs="Arial"/>
          <w:bCs/>
        </w:rPr>
      </w:pPr>
      <w:r w:rsidRPr="00EB288F">
        <w:rPr>
          <w:rFonts w:cs="Arial"/>
          <w:bCs/>
        </w:rPr>
        <w:t>This Agreement may be executed in counterparts, each of which shall be deemed an original, and all of which together shall constitute one and the same Agreement as at the date of signature of the Party last signing one of the counterparts.</w:t>
      </w:r>
    </w:p>
    <w:p w:rsidRPr="00EB288F" w:rsidR="00426296" w:rsidP="00EB288F" w:rsidRDefault="00426296" w14:paraId="6113B34F" w14:textId="77777777">
      <w:pPr>
        <w:pStyle w:val="Clause2Sub"/>
        <w:numPr>
          <w:ilvl w:val="2"/>
          <w:numId w:val="51"/>
        </w:numPr>
        <w:spacing w:line="240" w:lineRule="auto"/>
        <w:ind w:left="1418" w:hanging="1418"/>
        <w:rPr>
          <w:rFonts w:cs="Arial"/>
          <w:bCs/>
        </w:rPr>
      </w:pPr>
      <w:r w:rsidRPr="00EB288F">
        <w:rPr>
          <w:rFonts w:cs="Arial"/>
          <w:bCs/>
        </w:rPr>
        <w:t>The persons signing this Agreement in a representative capacity warrant their authority to do so.</w:t>
      </w:r>
    </w:p>
    <w:p w:rsidRPr="00EB288F" w:rsidR="00426296" w:rsidP="00EB288F" w:rsidRDefault="00426296" w14:paraId="4BD2D522" w14:textId="50FCF401">
      <w:pPr>
        <w:pStyle w:val="Clause2Sub"/>
        <w:numPr>
          <w:ilvl w:val="2"/>
          <w:numId w:val="51"/>
        </w:numPr>
        <w:spacing w:line="240" w:lineRule="auto"/>
        <w:ind w:left="1418" w:hanging="1418"/>
        <w:rPr>
          <w:rFonts w:cs="Arial"/>
          <w:bCs/>
        </w:rPr>
      </w:pPr>
      <w:r w:rsidRPr="00EB288F">
        <w:rPr>
          <w:rFonts w:cs="Arial"/>
          <w:bCs/>
        </w:rPr>
        <w:t>The Parties record that it is not required for this Agreement to be valid and enforceable that a Party shall initial the pages of this Agreement and/or have its signature of this Agreement verified by a witness.</w:t>
      </w:r>
    </w:p>
    <w:p w:rsidRPr="00FD3500" w:rsidR="003F67CE" w:rsidP="00785CD5" w:rsidRDefault="003F67CE" w14:paraId="0318CF67" w14:textId="77777777">
      <w:pPr>
        <w:pStyle w:val="DMSLINEX2"/>
        <w:keepNext/>
        <w:spacing w:after="240" w:line="240" w:lineRule="auto"/>
        <w:rPr>
          <w:rFonts w:cs="Arial"/>
        </w:rPr>
      </w:pPr>
      <w:bookmarkStart w:name="_Toc67856652" w:id="1889"/>
      <w:bookmarkStart w:name="_Toc67856653" w:id="1890"/>
      <w:bookmarkStart w:name="_Toc67856654" w:id="1891"/>
      <w:bookmarkStart w:name="_Toc50390804" w:id="1892"/>
      <w:bookmarkStart w:name="_Toc67856655" w:id="1893"/>
      <w:bookmarkEnd w:id="1889"/>
      <w:bookmarkEnd w:id="1890"/>
      <w:bookmarkEnd w:id="1891"/>
      <w:bookmarkEnd w:id="1892"/>
      <w:bookmarkEnd w:id="1893"/>
      <w:r w:rsidRPr="00FD3500">
        <w:rPr>
          <w:rFonts w:cs="Arial"/>
          <w:b/>
        </w:rPr>
        <w:t>SIGNED</w:t>
      </w:r>
      <w:r w:rsidRPr="00FD3500">
        <w:rPr>
          <w:rFonts w:cs="Arial"/>
        </w:rPr>
        <w:t xml:space="preserve"> by the parties on the following dates and at the following places respectively:</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30"/>
        <w:gridCol w:w="3825"/>
        <w:gridCol w:w="4384"/>
      </w:tblGrid>
      <w:tr w:rsidRPr="00FD3500" w:rsidR="000B64DF" w:rsidTr="61A25811" w14:paraId="3053589E" w14:textId="77777777">
        <w:tc>
          <w:tcPr>
            <w:tcW w:w="1440" w:type="dxa"/>
            <w:tcBorders>
              <w:top w:val="nil"/>
              <w:left w:val="nil"/>
              <w:bottom w:val="nil"/>
              <w:right w:val="nil"/>
            </w:tcBorders>
            <w:tcMar/>
          </w:tcPr>
          <w:p w:rsidRPr="00FD3500" w:rsidR="000B64DF" w:rsidP="00785CD5" w:rsidRDefault="000B64DF" w14:paraId="6B8D8EDC" w14:textId="77777777">
            <w:pPr>
              <w:keepNext/>
              <w:rPr>
                <w:sz w:val="20"/>
                <w:szCs w:val="20"/>
              </w:rPr>
            </w:pPr>
            <w:r w:rsidRPr="00FD3500">
              <w:rPr>
                <w:sz w:val="20"/>
                <w:szCs w:val="20"/>
              </w:rPr>
              <w:t>FOR</w:t>
            </w:r>
          </w:p>
        </w:tc>
        <w:tc>
          <w:tcPr>
            <w:tcW w:w="8414" w:type="dxa"/>
            <w:gridSpan w:val="2"/>
            <w:tcBorders>
              <w:top w:val="nil"/>
              <w:left w:val="nil"/>
              <w:bottom w:val="nil"/>
              <w:right w:val="nil"/>
            </w:tcBorders>
            <w:tcMar/>
          </w:tcPr>
          <w:p w:rsidRPr="00FD3500" w:rsidR="000B64DF" w:rsidP="00785CD5" w:rsidRDefault="000B64DF" w14:paraId="30AE788C" w14:textId="3E2015F6">
            <w:pPr>
              <w:keepNext w:val="1"/>
            </w:pPr>
            <w:r w:rsidRPr="61A25811" w:rsidR="47864EA1">
              <w:rPr>
                <w:b w:val="1"/>
                <w:bCs w:val="1"/>
                <w:sz w:val="20"/>
                <w:szCs w:val="20"/>
              </w:rPr>
              <w:t>[COMPANY NAME]</w:t>
            </w:r>
          </w:p>
        </w:tc>
      </w:tr>
      <w:tr w:rsidRPr="00FD3500" w:rsidR="000B64DF" w:rsidTr="61A25811" w14:paraId="6CAA9AF1" w14:textId="77777777">
        <w:tc>
          <w:tcPr>
            <w:tcW w:w="1440" w:type="dxa"/>
            <w:tcBorders>
              <w:top w:val="nil"/>
              <w:left w:val="nil"/>
              <w:bottom w:val="nil"/>
              <w:right w:val="nil"/>
            </w:tcBorders>
            <w:tcMar/>
            <w:vAlign w:val="bottom"/>
          </w:tcPr>
          <w:p w:rsidRPr="00FD3500" w:rsidR="000B64DF" w:rsidP="00785CD5" w:rsidRDefault="000B64DF" w14:paraId="087B835D" w14:textId="77777777">
            <w:pPr>
              <w:keepNext/>
              <w:spacing w:before="360" w:after="100" w:afterAutospacing="1"/>
              <w:rPr>
                <w:b/>
                <w:sz w:val="20"/>
                <w:szCs w:val="20"/>
              </w:rPr>
            </w:pPr>
            <w:r w:rsidRPr="00FD3500">
              <w:rPr>
                <w:sz w:val="20"/>
                <w:szCs w:val="20"/>
              </w:rPr>
              <w:t>Signature:</w:t>
            </w:r>
          </w:p>
        </w:tc>
        <w:tc>
          <w:tcPr>
            <w:tcW w:w="3913" w:type="dxa"/>
            <w:tcBorders>
              <w:top w:val="nil"/>
              <w:left w:val="nil"/>
              <w:bottom w:val="single" w:color="auto" w:sz="6" w:space="0"/>
              <w:right w:val="nil"/>
            </w:tcBorders>
            <w:tcMar/>
            <w:vAlign w:val="bottom"/>
          </w:tcPr>
          <w:p w:rsidRPr="00FD3500" w:rsidR="000B64DF" w:rsidP="00785CD5" w:rsidRDefault="000B64DF" w14:paraId="056B31B9" w14:textId="77777777">
            <w:pPr>
              <w:keepNext/>
              <w:spacing w:before="360" w:after="100" w:afterAutospacing="1"/>
              <w:rPr>
                <w:sz w:val="20"/>
                <w:szCs w:val="20"/>
              </w:rPr>
            </w:pPr>
          </w:p>
        </w:tc>
        <w:tc>
          <w:tcPr>
            <w:tcW w:w="4501" w:type="dxa"/>
            <w:tcBorders>
              <w:top w:val="nil"/>
              <w:left w:val="nil"/>
              <w:bottom w:val="nil"/>
              <w:right w:val="nil"/>
            </w:tcBorders>
            <w:tcMar/>
          </w:tcPr>
          <w:p w:rsidRPr="00FD3500" w:rsidR="000B64DF" w:rsidP="00785CD5" w:rsidRDefault="000B64DF" w14:paraId="7C5F3CC0" w14:textId="77777777">
            <w:pPr>
              <w:keepNext/>
              <w:spacing w:before="360" w:after="100" w:afterAutospacing="1"/>
              <w:rPr>
                <w:sz w:val="20"/>
                <w:szCs w:val="20"/>
              </w:rPr>
            </w:pPr>
          </w:p>
        </w:tc>
      </w:tr>
      <w:tr w:rsidRPr="00FD3500" w:rsidR="000B64DF" w:rsidTr="61A25811" w14:paraId="6DB39775" w14:textId="77777777">
        <w:tc>
          <w:tcPr>
            <w:tcW w:w="1440" w:type="dxa"/>
            <w:tcBorders>
              <w:top w:val="nil"/>
              <w:left w:val="nil"/>
              <w:bottom w:val="nil"/>
              <w:right w:val="nil"/>
            </w:tcBorders>
            <w:tcMar/>
            <w:vAlign w:val="bottom"/>
          </w:tcPr>
          <w:p w:rsidRPr="00FD3500" w:rsidR="000B64DF" w:rsidP="005D14A1" w:rsidRDefault="000B64DF" w14:paraId="6806FFDE" w14:textId="77777777">
            <w:pPr>
              <w:spacing w:before="100" w:beforeAutospacing="1" w:after="100" w:afterAutospacing="1"/>
              <w:rPr>
                <w:i/>
                <w:sz w:val="20"/>
                <w:szCs w:val="20"/>
              </w:rPr>
            </w:pPr>
          </w:p>
        </w:tc>
        <w:tc>
          <w:tcPr>
            <w:tcW w:w="8414" w:type="dxa"/>
            <w:gridSpan w:val="2"/>
            <w:tcBorders>
              <w:top w:val="nil"/>
              <w:left w:val="nil"/>
              <w:bottom w:val="nil"/>
              <w:right w:val="nil"/>
            </w:tcBorders>
            <w:tcMar/>
            <w:vAlign w:val="bottom"/>
          </w:tcPr>
          <w:p w:rsidRPr="00FD3500" w:rsidR="000B64DF" w:rsidP="005D14A1" w:rsidRDefault="000B64DF" w14:paraId="6F92CC46" w14:textId="77777777">
            <w:pPr>
              <w:spacing w:before="100" w:beforeAutospacing="1" w:after="100" w:afterAutospacing="1"/>
              <w:rPr>
                <w:sz w:val="16"/>
                <w:szCs w:val="16"/>
              </w:rPr>
            </w:pPr>
            <w:r w:rsidRPr="00FD3500">
              <w:rPr>
                <w:sz w:val="16"/>
                <w:szCs w:val="16"/>
              </w:rPr>
              <w:fldChar w:fldCharType="begin">
                <w:ffData>
                  <w:name w:val="heshe3"/>
                  <w:enabled/>
                  <w:calcOnExit w:val="0"/>
                  <w:statusText w:type="text" w:val="Insert he or she for entity 3"/>
                  <w:textInput>
                    <w:default w:val="who warrants that he / she is duly authorised thereto"/>
                  </w:textInput>
                </w:ffData>
              </w:fldChar>
            </w:r>
            <w:r w:rsidRPr="00FD3500">
              <w:rPr>
                <w:sz w:val="16"/>
                <w:szCs w:val="16"/>
              </w:rPr>
              <w:instrText xml:space="preserve"> FORMTEXT </w:instrText>
            </w:r>
            <w:r w:rsidRPr="00FD3500">
              <w:rPr>
                <w:sz w:val="16"/>
                <w:szCs w:val="16"/>
              </w:rPr>
            </w:r>
            <w:r w:rsidRPr="00FD3500">
              <w:rPr>
                <w:sz w:val="16"/>
                <w:szCs w:val="16"/>
              </w:rPr>
              <w:fldChar w:fldCharType="separate"/>
            </w:r>
            <w:r w:rsidRPr="00FD3500">
              <w:rPr>
                <w:noProof/>
                <w:sz w:val="16"/>
                <w:szCs w:val="16"/>
              </w:rPr>
              <w:t>who warrants that he / she is duly authorised thereto</w:t>
            </w:r>
            <w:r w:rsidRPr="00FD3500">
              <w:rPr>
                <w:sz w:val="16"/>
                <w:szCs w:val="16"/>
              </w:rPr>
              <w:fldChar w:fldCharType="end"/>
            </w:r>
          </w:p>
        </w:tc>
      </w:tr>
      <w:tr w:rsidRPr="00FD3500" w:rsidR="000B64DF" w:rsidTr="61A25811" w14:paraId="5CAB8E8D" w14:textId="77777777">
        <w:tc>
          <w:tcPr>
            <w:tcW w:w="1440" w:type="dxa"/>
            <w:tcBorders>
              <w:top w:val="nil"/>
              <w:left w:val="nil"/>
              <w:bottom w:val="nil"/>
              <w:right w:val="nil"/>
            </w:tcBorders>
            <w:tcMar/>
            <w:vAlign w:val="bottom"/>
          </w:tcPr>
          <w:p w:rsidRPr="00FD3500" w:rsidR="000B64DF" w:rsidP="005D14A1" w:rsidRDefault="000B64DF" w14:paraId="1DC6516D" w14:textId="77777777">
            <w:pPr>
              <w:spacing w:before="240" w:after="100" w:afterAutospacing="1"/>
              <w:rPr>
                <w:sz w:val="20"/>
                <w:szCs w:val="20"/>
              </w:rPr>
            </w:pPr>
            <w:r w:rsidRPr="00FD3500">
              <w:rPr>
                <w:sz w:val="20"/>
                <w:szCs w:val="20"/>
              </w:rPr>
              <w:t>Name:</w:t>
            </w:r>
          </w:p>
        </w:tc>
        <w:tc>
          <w:tcPr>
            <w:tcW w:w="3913" w:type="dxa"/>
            <w:tcBorders>
              <w:top w:val="nil"/>
              <w:left w:val="nil"/>
              <w:bottom w:val="single" w:color="auto" w:sz="4" w:space="0"/>
              <w:right w:val="nil"/>
            </w:tcBorders>
            <w:tcMar/>
            <w:vAlign w:val="bottom"/>
          </w:tcPr>
          <w:p w:rsidRPr="00FD3500" w:rsidR="000B64DF" w:rsidP="005D14A1" w:rsidRDefault="000B64DF" w14:paraId="5C2E880E" w14:textId="77777777">
            <w:pPr>
              <w:rPr>
                <w:sz w:val="20"/>
                <w:szCs w:val="20"/>
              </w:rPr>
            </w:pPr>
          </w:p>
        </w:tc>
        <w:tc>
          <w:tcPr>
            <w:tcW w:w="4501" w:type="dxa"/>
            <w:tcBorders>
              <w:top w:val="nil"/>
              <w:left w:val="nil"/>
              <w:bottom w:val="nil"/>
              <w:right w:val="nil"/>
            </w:tcBorders>
            <w:tcMar/>
          </w:tcPr>
          <w:p w:rsidRPr="00FD3500" w:rsidR="000B64DF" w:rsidP="005D14A1" w:rsidRDefault="000B64DF" w14:paraId="0026698A" w14:textId="77777777">
            <w:pPr>
              <w:rPr>
                <w:sz w:val="20"/>
                <w:szCs w:val="20"/>
              </w:rPr>
            </w:pPr>
          </w:p>
        </w:tc>
      </w:tr>
      <w:tr w:rsidRPr="00FD3500" w:rsidR="000B64DF" w:rsidTr="61A25811" w14:paraId="006E902F" w14:textId="77777777">
        <w:tc>
          <w:tcPr>
            <w:tcW w:w="1440" w:type="dxa"/>
            <w:tcBorders>
              <w:top w:val="nil"/>
              <w:left w:val="nil"/>
              <w:bottom w:val="nil"/>
              <w:right w:val="nil"/>
            </w:tcBorders>
            <w:tcMar/>
            <w:vAlign w:val="bottom"/>
          </w:tcPr>
          <w:p w:rsidRPr="00FD3500" w:rsidR="000B64DF" w:rsidP="005D14A1" w:rsidRDefault="000B64DF" w14:paraId="3C8892A3" w14:textId="77777777">
            <w:pPr>
              <w:spacing w:before="120" w:after="100" w:afterAutospacing="1"/>
              <w:rPr>
                <w:sz w:val="20"/>
                <w:szCs w:val="20"/>
              </w:rPr>
            </w:pPr>
            <w:r w:rsidRPr="00FD3500">
              <w:rPr>
                <w:sz w:val="20"/>
                <w:szCs w:val="20"/>
              </w:rPr>
              <w:t>Date:</w:t>
            </w:r>
          </w:p>
        </w:tc>
        <w:tc>
          <w:tcPr>
            <w:tcW w:w="3913" w:type="dxa"/>
            <w:tcBorders>
              <w:top w:val="single" w:color="auto" w:sz="4" w:space="0"/>
              <w:left w:val="nil"/>
              <w:bottom w:val="single" w:color="auto" w:sz="4" w:space="0"/>
              <w:right w:val="nil"/>
            </w:tcBorders>
            <w:tcMar/>
            <w:vAlign w:val="bottom"/>
          </w:tcPr>
          <w:p w:rsidRPr="00FD3500" w:rsidR="000B64DF" w:rsidP="005D14A1" w:rsidRDefault="000B64DF" w14:paraId="5E6E5027" w14:textId="77777777">
            <w:pPr>
              <w:rPr>
                <w:sz w:val="20"/>
                <w:szCs w:val="20"/>
              </w:rPr>
            </w:pPr>
          </w:p>
        </w:tc>
        <w:tc>
          <w:tcPr>
            <w:tcW w:w="4501" w:type="dxa"/>
            <w:tcBorders>
              <w:top w:val="nil"/>
              <w:left w:val="nil"/>
              <w:bottom w:val="nil"/>
              <w:right w:val="nil"/>
            </w:tcBorders>
            <w:tcMar/>
          </w:tcPr>
          <w:p w:rsidRPr="00FD3500" w:rsidR="000B64DF" w:rsidP="005D14A1" w:rsidRDefault="000B64DF" w14:paraId="4905D94F" w14:textId="77777777">
            <w:pPr>
              <w:rPr>
                <w:sz w:val="20"/>
                <w:szCs w:val="20"/>
              </w:rPr>
            </w:pPr>
          </w:p>
        </w:tc>
      </w:tr>
      <w:tr w:rsidRPr="00FD3500" w:rsidR="000B64DF" w:rsidTr="61A25811" w14:paraId="077A8CE0" w14:textId="77777777">
        <w:tc>
          <w:tcPr>
            <w:tcW w:w="1440" w:type="dxa"/>
            <w:tcBorders>
              <w:top w:val="nil"/>
              <w:left w:val="nil"/>
              <w:bottom w:val="nil"/>
              <w:right w:val="nil"/>
            </w:tcBorders>
            <w:tcMar/>
            <w:vAlign w:val="bottom"/>
          </w:tcPr>
          <w:p w:rsidRPr="00FD3500" w:rsidR="000B64DF" w:rsidP="005D14A1" w:rsidRDefault="000B64DF" w14:paraId="2C9DFE71" w14:textId="77777777">
            <w:pPr>
              <w:spacing w:before="120" w:after="100" w:afterAutospacing="1"/>
              <w:rPr>
                <w:sz w:val="20"/>
                <w:szCs w:val="20"/>
              </w:rPr>
            </w:pPr>
            <w:r w:rsidRPr="00FD3500">
              <w:rPr>
                <w:sz w:val="20"/>
                <w:szCs w:val="20"/>
              </w:rPr>
              <w:t>Place:</w:t>
            </w:r>
          </w:p>
        </w:tc>
        <w:tc>
          <w:tcPr>
            <w:tcW w:w="3913" w:type="dxa"/>
            <w:tcBorders>
              <w:top w:val="single" w:color="auto" w:sz="4" w:space="0"/>
              <w:left w:val="nil"/>
              <w:bottom w:val="single" w:color="auto" w:sz="4" w:space="0"/>
              <w:right w:val="nil"/>
            </w:tcBorders>
            <w:tcMar/>
            <w:vAlign w:val="bottom"/>
          </w:tcPr>
          <w:p w:rsidRPr="00FD3500" w:rsidR="000B64DF" w:rsidP="005D14A1" w:rsidRDefault="000B64DF" w14:paraId="443704B3" w14:textId="77777777">
            <w:pPr>
              <w:rPr>
                <w:sz w:val="20"/>
                <w:szCs w:val="20"/>
              </w:rPr>
            </w:pPr>
          </w:p>
        </w:tc>
        <w:tc>
          <w:tcPr>
            <w:tcW w:w="4501" w:type="dxa"/>
            <w:tcBorders>
              <w:top w:val="nil"/>
              <w:left w:val="nil"/>
              <w:bottom w:val="nil"/>
              <w:right w:val="nil"/>
            </w:tcBorders>
            <w:tcMar/>
          </w:tcPr>
          <w:p w:rsidRPr="00FD3500" w:rsidR="000B64DF" w:rsidP="005D14A1" w:rsidRDefault="000B64DF" w14:paraId="0DBC2F98" w14:textId="77777777">
            <w:pPr>
              <w:rPr>
                <w:sz w:val="20"/>
                <w:szCs w:val="20"/>
              </w:rPr>
            </w:pPr>
          </w:p>
        </w:tc>
      </w:tr>
    </w:tbl>
    <w:p w:rsidRPr="00FD3500" w:rsidR="00BE3E70" w:rsidP="002A14DB" w:rsidRDefault="00BE3E70" w14:paraId="5BC18FEF" w14:textId="69A5F7DB">
      <w:pPr>
        <w:suppressAutoHyphens w:val="0"/>
        <w:spacing w:before="120" w:after="240" w:line="360" w:lineRule="auto"/>
        <w:rPr>
          <w:rFonts w:eastAsia="Calibri"/>
          <w:b/>
          <w:bCs/>
          <w:sz w:val="20"/>
          <w:szCs w:val="20"/>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30"/>
        <w:gridCol w:w="3823"/>
        <w:gridCol w:w="4386"/>
      </w:tblGrid>
      <w:tr w:rsidRPr="00FD3500" w:rsidR="000A3EA0" w:rsidTr="005D14A1" w14:paraId="080BD454" w14:textId="77777777">
        <w:tc>
          <w:tcPr>
            <w:tcW w:w="1440" w:type="dxa"/>
            <w:tcBorders>
              <w:top w:val="nil"/>
              <w:left w:val="nil"/>
              <w:bottom w:val="nil"/>
              <w:right w:val="nil"/>
            </w:tcBorders>
          </w:tcPr>
          <w:p w:rsidRPr="00FD3500" w:rsidR="000A3EA0" w:rsidP="005D14A1" w:rsidRDefault="000A3EA0" w14:paraId="1F1D4B09" w14:textId="77777777">
            <w:pPr>
              <w:rPr>
                <w:sz w:val="20"/>
                <w:szCs w:val="20"/>
              </w:rPr>
            </w:pPr>
            <w:r w:rsidRPr="00FD3500">
              <w:rPr>
                <w:sz w:val="20"/>
                <w:szCs w:val="20"/>
              </w:rPr>
              <w:t>FOR</w:t>
            </w:r>
          </w:p>
        </w:tc>
        <w:tc>
          <w:tcPr>
            <w:tcW w:w="8414" w:type="dxa"/>
            <w:gridSpan w:val="2"/>
            <w:tcBorders>
              <w:top w:val="nil"/>
              <w:left w:val="nil"/>
              <w:bottom w:val="nil"/>
              <w:right w:val="nil"/>
            </w:tcBorders>
          </w:tcPr>
          <w:p w:rsidRPr="00FD3500" w:rsidR="000A3EA0" w:rsidP="005D14A1" w:rsidRDefault="00C72ED0" w14:paraId="41D44946" w14:textId="0AD30982">
            <w:pPr>
              <w:rPr>
                <w:b/>
                <w:sz w:val="20"/>
                <w:szCs w:val="20"/>
              </w:rPr>
            </w:pPr>
            <w:r w:rsidRPr="00A50A02">
              <w:rPr>
                <w:b/>
                <w:bCs/>
                <w:sz w:val="20"/>
                <w:szCs w:val="20"/>
                <w:highlight w:val="yellow"/>
              </w:rPr>
              <w:t>[INSERT BENEFICIARY NAME]</w:t>
            </w:r>
            <w:r w:rsidRPr="00FD3500">
              <w:rPr>
                <w:b/>
                <w:sz w:val="20"/>
                <w:szCs w:val="20"/>
              </w:rPr>
              <w:t xml:space="preserve"> </w:t>
            </w:r>
            <w:r w:rsidRPr="00FD3500" w:rsidR="000A3EA0">
              <w:rPr>
                <w:b/>
                <w:sz w:val="20"/>
                <w:szCs w:val="20"/>
              </w:rPr>
              <w:t>PROPRIETARY LIMITED</w:t>
            </w:r>
          </w:p>
        </w:tc>
      </w:tr>
      <w:tr w:rsidRPr="00FD3500" w:rsidR="000A3EA0" w:rsidTr="005D14A1" w14:paraId="5C29B911" w14:textId="77777777">
        <w:tc>
          <w:tcPr>
            <w:tcW w:w="1440" w:type="dxa"/>
            <w:tcBorders>
              <w:top w:val="nil"/>
              <w:left w:val="nil"/>
              <w:bottom w:val="nil"/>
              <w:right w:val="nil"/>
            </w:tcBorders>
            <w:vAlign w:val="bottom"/>
          </w:tcPr>
          <w:p w:rsidRPr="00FD3500" w:rsidR="000A3EA0" w:rsidP="005D14A1" w:rsidRDefault="000A3EA0" w14:paraId="48DD6272" w14:textId="77777777">
            <w:pPr>
              <w:spacing w:before="360" w:after="100" w:afterAutospacing="1"/>
              <w:rPr>
                <w:b/>
                <w:sz w:val="20"/>
                <w:szCs w:val="20"/>
              </w:rPr>
            </w:pPr>
            <w:r w:rsidRPr="00FD3500">
              <w:rPr>
                <w:sz w:val="20"/>
                <w:szCs w:val="20"/>
              </w:rPr>
              <w:t>Signature:</w:t>
            </w:r>
          </w:p>
        </w:tc>
        <w:tc>
          <w:tcPr>
            <w:tcW w:w="3913" w:type="dxa"/>
            <w:tcBorders>
              <w:top w:val="nil"/>
              <w:left w:val="nil"/>
              <w:bottom w:val="single" w:color="auto" w:sz="6" w:space="0"/>
              <w:right w:val="nil"/>
            </w:tcBorders>
            <w:vAlign w:val="bottom"/>
          </w:tcPr>
          <w:p w:rsidRPr="00FD3500" w:rsidR="000A3EA0" w:rsidP="005D14A1" w:rsidRDefault="000A3EA0" w14:paraId="701697A3" w14:textId="77777777">
            <w:pPr>
              <w:spacing w:before="360" w:after="100" w:afterAutospacing="1"/>
              <w:rPr>
                <w:sz w:val="20"/>
                <w:szCs w:val="20"/>
              </w:rPr>
            </w:pPr>
          </w:p>
        </w:tc>
        <w:tc>
          <w:tcPr>
            <w:tcW w:w="4501" w:type="dxa"/>
            <w:tcBorders>
              <w:top w:val="nil"/>
              <w:left w:val="nil"/>
              <w:bottom w:val="nil"/>
              <w:right w:val="nil"/>
            </w:tcBorders>
          </w:tcPr>
          <w:p w:rsidRPr="00FD3500" w:rsidR="000A3EA0" w:rsidP="005D14A1" w:rsidRDefault="000A3EA0" w14:paraId="2DC43B75" w14:textId="77777777">
            <w:pPr>
              <w:spacing w:before="360" w:after="100" w:afterAutospacing="1"/>
              <w:rPr>
                <w:sz w:val="20"/>
                <w:szCs w:val="20"/>
              </w:rPr>
            </w:pPr>
          </w:p>
        </w:tc>
      </w:tr>
      <w:tr w:rsidRPr="00FD3500" w:rsidR="000A3EA0" w:rsidTr="005D14A1" w14:paraId="4D7D909F" w14:textId="77777777">
        <w:tc>
          <w:tcPr>
            <w:tcW w:w="1440" w:type="dxa"/>
            <w:tcBorders>
              <w:top w:val="nil"/>
              <w:left w:val="nil"/>
              <w:bottom w:val="nil"/>
              <w:right w:val="nil"/>
            </w:tcBorders>
            <w:vAlign w:val="bottom"/>
          </w:tcPr>
          <w:p w:rsidRPr="00FD3500" w:rsidR="000A3EA0" w:rsidP="005D14A1" w:rsidRDefault="000A3EA0" w14:paraId="47AD988B" w14:textId="77777777">
            <w:pPr>
              <w:spacing w:before="100" w:beforeAutospacing="1" w:after="100" w:afterAutospacing="1"/>
              <w:rPr>
                <w:i/>
                <w:sz w:val="20"/>
                <w:szCs w:val="20"/>
              </w:rPr>
            </w:pPr>
          </w:p>
        </w:tc>
        <w:tc>
          <w:tcPr>
            <w:tcW w:w="8414" w:type="dxa"/>
            <w:gridSpan w:val="2"/>
            <w:tcBorders>
              <w:top w:val="nil"/>
              <w:left w:val="nil"/>
              <w:bottom w:val="nil"/>
              <w:right w:val="nil"/>
            </w:tcBorders>
            <w:vAlign w:val="bottom"/>
          </w:tcPr>
          <w:p w:rsidRPr="00FD3500" w:rsidR="000A3EA0" w:rsidP="005D14A1" w:rsidRDefault="000A3EA0" w14:paraId="69C1DE64" w14:textId="77777777">
            <w:pPr>
              <w:spacing w:before="100" w:beforeAutospacing="1" w:after="100" w:afterAutospacing="1"/>
              <w:rPr>
                <w:sz w:val="16"/>
                <w:szCs w:val="16"/>
              </w:rPr>
            </w:pPr>
            <w:r w:rsidRPr="00FD3500">
              <w:rPr>
                <w:sz w:val="16"/>
                <w:szCs w:val="16"/>
              </w:rPr>
              <w:fldChar w:fldCharType="begin">
                <w:ffData>
                  <w:name w:val="heshe3"/>
                  <w:enabled/>
                  <w:calcOnExit w:val="0"/>
                  <w:statusText w:type="text" w:val="Insert he or she for entity 3"/>
                  <w:textInput>
                    <w:default w:val="who warrants that he / she is duly authorised thereto"/>
                  </w:textInput>
                </w:ffData>
              </w:fldChar>
            </w:r>
            <w:r w:rsidRPr="00FD3500">
              <w:rPr>
                <w:sz w:val="16"/>
                <w:szCs w:val="16"/>
              </w:rPr>
              <w:instrText xml:space="preserve"> FORMTEXT </w:instrText>
            </w:r>
            <w:r w:rsidRPr="00FD3500">
              <w:rPr>
                <w:sz w:val="16"/>
                <w:szCs w:val="16"/>
              </w:rPr>
            </w:r>
            <w:r w:rsidRPr="00FD3500">
              <w:rPr>
                <w:sz w:val="16"/>
                <w:szCs w:val="16"/>
              </w:rPr>
              <w:fldChar w:fldCharType="separate"/>
            </w:r>
            <w:r w:rsidRPr="00FD3500">
              <w:rPr>
                <w:noProof/>
                <w:sz w:val="16"/>
                <w:szCs w:val="16"/>
              </w:rPr>
              <w:t>who warrants that he / she is duly authorised thereto</w:t>
            </w:r>
            <w:r w:rsidRPr="00FD3500">
              <w:rPr>
                <w:sz w:val="16"/>
                <w:szCs w:val="16"/>
              </w:rPr>
              <w:fldChar w:fldCharType="end"/>
            </w:r>
          </w:p>
        </w:tc>
      </w:tr>
      <w:tr w:rsidRPr="00FD3500" w:rsidR="000A3EA0" w:rsidTr="005D14A1" w14:paraId="1521A68B" w14:textId="77777777">
        <w:tc>
          <w:tcPr>
            <w:tcW w:w="1440" w:type="dxa"/>
            <w:tcBorders>
              <w:top w:val="nil"/>
              <w:left w:val="nil"/>
              <w:bottom w:val="nil"/>
              <w:right w:val="nil"/>
            </w:tcBorders>
            <w:vAlign w:val="bottom"/>
          </w:tcPr>
          <w:p w:rsidRPr="00FD3500" w:rsidR="000A3EA0" w:rsidP="005D14A1" w:rsidRDefault="000A3EA0" w14:paraId="65220BFC" w14:textId="77777777">
            <w:pPr>
              <w:spacing w:before="240" w:after="100" w:afterAutospacing="1"/>
              <w:rPr>
                <w:sz w:val="20"/>
                <w:szCs w:val="20"/>
              </w:rPr>
            </w:pPr>
            <w:r w:rsidRPr="00FD3500">
              <w:rPr>
                <w:sz w:val="20"/>
                <w:szCs w:val="20"/>
              </w:rPr>
              <w:t>Name:</w:t>
            </w:r>
          </w:p>
        </w:tc>
        <w:tc>
          <w:tcPr>
            <w:tcW w:w="3913" w:type="dxa"/>
            <w:tcBorders>
              <w:top w:val="nil"/>
              <w:left w:val="nil"/>
              <w:bottom w:val="single" w:color="auto" w:sz="4" w:space="0"/>
              <w:right w:val="nil"/>
            </w:tcBorders>
            <w:vAlign w:val="bottom"/>
          </w:tcPr>
          <w:p w:rsidRPr="00FD3500" w:rsidR="000A3EA0" w:rsidP="005D14A1" w:rsidRDefault="000A3EA0" w14:paraId="6632B5C9" w14:textId="77777777">
            <w:pPr>
              <w:rPr>
                <w:sz w:val="20"/>
                <w:szCs w:val="20"/>
              </w:rPr>
            </w:pPr>
          </w:p>
        </w:tc>
        <w:tc>
          <w:tcPr>
            <w:tcW w:w="4501" w:type="dxa"/>
            <w:tcBorders>
              <w:top w:val="nil"/>
              <w:left w:val="nil"/>
              <w:bottom w:val="nil"/>
              <w:right w:val="nil"/>
            </w:tcBorders>
          </w:tcPr>
          <w:p w:rsidRPr="00FD3500" w:rsidR="000A3EA0" w:rsidP="005D14A1" w:rsidRDefault="000A3EA0" w14:paraId="4274C7CC" w14:textId="77777777">
            <w:pPr>
              <w:rPr>
                <w:sz w:val="20"/>
                <w:szCs w:val="20"/>
              </w:rPr>
            </w:pPr>
          </w:p>
        </w:tc>
      </w:tr>
      <w:tr w:rsidRPr="00FD3500" w:rsidR="000A3EA0" w:rsidTr="005D14A1" w14:paraId="65BE3246" w14:textId="77777777">
        <w:tc>
          <w:tcPr>
            <w:tcW w:w="1440" w:type="dxa"/>
            <w:tcBorders>
              <w:top w:val="nil"/>
              <w:left w:val="nil"/>
              <w:bottom w:val="nil"/>
              <w:right w:val="nil"/>
            </w:tcBorders>
            <w:vAlign w:val="bottom"/>
          </w:tcPr>
          <w:p w:rsidRPr="00FD3500" w:rsidR="000A3EA0" w:rsidP="005D14A1" w:rsidRDefault="000A3EA0" w14:paraId="46FED645" w14:textId="77777777">
            <w:pPr>
              <w:spacing w:before="120" w:after="100" w:afterAutospacing="1"/>
              <w:rPr>
                <w:sz w:val="20"/>
                <w:szCs w:val="20"/>
              </w:rPr>
            </w:pPr>
            <w:r w:rsidRPr="00FD3500">
              <w:rPr>
                <w:sz w:val="20"/>
                <w:szCs w:val="20"/>
              </w:rPr>
              <w:t>Date:</w:t>
            </w:r>
          </w:p>
        </w:tc>
        <w:tc>
          <w:tcPr>
            <w:tcW w:w="3913" w:type="dxa"/>
            <w:tcBorders>
              <w:top w:val="single" w:color="auto" w:sz="4" w:space="0"/>
              <w:left w:val="nil"/>
              <w:bottom w:val="single" w:color="auto" w:sz="4" w:space="0"/>
              <w:right w:val="nil"/>
            </w:tcBorders>
            <w:vAlign w:val="bottom"/>
          </w:tcPr>
          <w:p w:rsidRPr="00FD3500" w:rsidR="000A3EA0" w:rsidP="005D14A1" w:rsidRDefault="000A3EA0" w14:paraId="396F029D" w14:textId="77777777">
            <w:pPr>
              <w:rPr>
                <w:sz w:val="20"/>
                <w:szCs w:val="20"/>
              </w:rPr>
            </w:pPr>
          </w:p>
        </w:tc>
        <w:tc>
          <w:tcPr>
            <w:tcW w:w="4501" w:type="dxa"/>
            <w:tcBorders>
              <w:top w:val="nil"/>
              <w:left w:val="nil"/>
              <w:bottom w:val="nil"/>
              <w:right w:val="nil"/>
            </w:tcBorders>
          </w:tcPr>
          <w:p w:rsidRPr="00FD3500" w:rsidR="000A3EA0" w:rsidP="005D14A1" w:rsidRDefault="000A3EA0" w14:paraId="72C409F0" w14:textId="77777777">
            <w:pPr>
              <w:rPr>
                <w:sz w:val="20"/>
                <w:szCs w:val="20"/>
              </w:rPr>
            </w:pPr>
          </w:p>
        </w:tc>
      </w:tr>
      <w:tr w:rsidRPr="00FD3500" w:rsidR="000A3EA0" w:rsidTr="005D14A1" w14:paraId="5A9E4586" w14:textId="77777777">
        <w:tc>
          <w:tcPr>
            <w:tcW w:w="1440" w:type="dxa"/>
            <w:tcBorders>
              <w:top w:val="nil"/>
              <w:left w:val="nil"/>
              <w:bottom w:val="nil"/>
              <w:right w:val="nil"/>
            </w:tcBorders>
            <w:vAlign w:val="bottom"/>
          </w:tcPr>
          <w:p w:rsidRPr="00FD3500" w:rsidR="000A3EA0" w:rsidP="005D14A1" w:rsidRDefault="000A3EA0" w14:paraId="4C9B8B75" w14:textId="77777777">
            <w:pPr>
              <w:spacing w:before="120" w:after="100" w:afterAutospacing="1"/>
              <w:rPr>
                <w:sz w:val="20"/>
                <w:szCs w:val="20"/>
              </w:rPr>
            </w:pPr>
            <w:r w:rsidRPr="00FD3500">
              <w:rPr>
                <w:sz w:val="20"/>
                <w:szCs w:val="20"/>
              </w:rPr>
              <w:t>Place:</w:t>
            </w:r>
          </w:p>
        </w:tc>
        <w:tc>
          <w:tcPr>
            <w:tcW w:w="3913" w:type="dxa"/>
            <w:tcBorders>
              <w:top w:val="single" w:color="auto" w:sz="4" w:space="0"/>
              <w:left w:val="nil"/>
              <w:bottom w:val="single" w:color="auto" w:sz="4" w:space="0"/>
              <w:right w:val="nil"/>
            </w:tcBorders>
            <w:vAlign w:val="bottom"/>
          </w:tcPr>
          <w:p w:rsidRPr="00FD3500" w:rsidR="000A3EA0" w:rsidP="005D14A1" w:rsidRDefault="000A3EA0" w14:paraId="0641F427" w14:textId="77777777">
            <w:pPr>
              <w:rPr>
                <w:sz w:val="20"/>
                <w:szCs w:val="20"/>
              </w:rPr>
            </w:pPr>
          </w:p>
        </w:tc>
        <w:tc>
          <w:tcPr>
            <w:tcW w:w="4501" w:type="dxa"/>
            <w:tcBorders>
              <w:top w:val="nil"/>
              <w:left w:val="nil"/>
              <w:bottom w:val="nil"/>
              <w:right w:val="nil"/>
            </w:tcBorders>
          </w:tcPr>
          <w:p w:rsidRPr="00FD3500" w:rsidR="000A3EA0" w:rsidP="005D14A1" w:rsidRDefault="000A3EA0" w14:paraId="2B403E2E" w14:textId="77777777">
            <w:pPr>
              <w:rPr>
                <w:sz w:val="20"/>
                <w:szCs w:val="20"/>
              </w:rPr>
            </w:pPr>
          </w:p>
        </w:tc>
      </w:tr>
    </w:tbl>
    <w:p w:rsidRPr="00FD3500" w:rsidR="00913883" w:rsidP="006561BA" w:rsidRDefault="00913883" w14:paraId="13AF95EC" w14:textId="77777777">
      <w:pPr>
        <w:rPr>
          <w:sz w:val="20"/>
          <w:szCs w:val="20"/>
        </w:rPr>
        <w:sectPr w:rsidRPr="00FD3500" w:rsidR="00913883" w:rsidSect="00D9014F">
          <w:headerReference w:type="even" r:id="rId14"/>
          <w:headerReference w:type="default" r:id="rId15"/>
          <w:footerReference w:type="even" r:id="rId16"/>
          <w:footerReference w:type="default" r:id="rId17"/>
          <w:headerReference w:type="first" r:id="rId18"/>
          <w:footerReference w:type="first" r:id="rId19"/>
          <w:type w:val="continuous"/>
          <w:pgSz w:w="11907" w:h="16839" w:orient="portrait" w:code="9"/>
          <w:pgMar w:top="1134" w:right="1134" w:bottom="1134" w:left="1134" w:header="680" w:footer="680" w:gutter="0"/>
          <w:pgNumType w:start="0"/>
          <w:cols w:space="708"/>
          <w:formProt w:val="0"/>
          <w:titlePg/>
          <w:docGrid w:linePitch="360"/>
        </w:sectPr>
      </w:pPr>
    </w:p>
    <w:p w:rsidRPr="00E35DB1" w:rsidR="00913883" w:rsidP="008846E9" w:rsidRDefault="00913883" w14:paraId="2C27A212" w14:textId="0BF6EA85">
      <w:pPr>
        <w:pBdr>
          <w:bottom w:val="single" w:color="auto" w:sz="12" w:space="1"/>
        </w:pBdr>
        <w:suppressAutoHyphens w:val="0"/>
        <w:spacing w:after="240"/>
        <w:jc w:val="both"/>
        <w:rPr>
          <w:b/>
          <w:sz w:val="20"/>
          <w:szCs w:val="20"/>
          <w:lang w:val="en-US"/>
        </w:rPr>
      </w:pPr>
      <w:r w:rsidRPr="00E35DB1">
        <w:rPr>
          <w:b/>
          <w:sz w:val="20"/>
          <w:szCs w:val="20"/>
          <w:lang w:val="en-GB"/>
        </w:rPr>
        <w:t xml:space="preserve">WRITTEN RESOLUTIONS OF </w:t>
      </w:r>
      <w:r w:rsidRPr="00E35DB1" w:rsidR="00184C52">
        <w:rPr>
          <w:b/>
          <w:sz w:val="20"/>
          <w:szCs w:val="20"/>
          <w:lang w:val="en-GB"/>
        </w:rPr>
        <w:t xml:space="preserve">THE </w:t>
      </w:r>
      <w:r w:rsidRPr="00E35DB1">
        <w:rPr>
          <w:b/>
          <w:sz w:val="20"/>
          <w:szCs w:val="20"/>
          <w:lang w:val="en-GB"/>
        </w:rPr>
        <w:t xml:space="preserve">BOARD OF DIRECTORS </w:t>
      </w:r>
      <w:r w:rsidRPr="00E35DB1">
        <w:rPr>
          <w:b/>
          <w:sz w:val="20"/>
          <w:szCs w:val="20"/>
        </w:rPr>
        <w:t xml:space="preserve">OF </w:t>
      </w:r>
      <w:r w:rsidRPr="00E35DB1" w:rsidR="003E68E4">
        <w:rPr>
          <w:rFonts w:cs="Arial"/>
          <w:b/>
          <w:bCs/>
          <w:sz w:val="20"/>
          <w:szCs w:val="20"/>
        </w:rPr>
        <w:t>[</w:t>
      </w:r>
      <w:r w:rsidRPr="00E35DB1" w:rsidR="003E68E4">
        <w:rPr>
          <w:rFonts w:cs="Arial"/>
          <w:b/>
          <w:bCs/>
          <w:sz w:val="20"/>
          <w:szCs w:val="20"/>
          <w:highlight w:val="yellow"/>
        </w:rPr>
        <w:t>INSERT BENEFICIARY NAME</w:t>
      </w:r>
      <w:r w:rsidRPr="00E35DB1" w:rsidR="003E68E4">
        <w:rPr>
          <w:rFonts w:cs="Arial"/>
          <w:b/>
          <w:bCs/>
          <w:sz w:val="20"/>
          <w:szCs w:val="20"/>
        </w:rPr>
        <w:t>]</w:t>
      </w:r>
      <w:r w:rsidRPr="00E35DB1" w:rsidR="003E68E4">
        <w:rPr>
          <w:b/>
          <w:bCs/>
          <w:sz w:val="20"/>
          <w:szCs w:val="20"/>
        </w:rPr>
        <w:t xml:space="preserve"> </w:t>
      </w:r>
      <w:r w:rsidRPr="00E35DB1">
        <w:rPr>
          <w:b/>
          <w:bCs/>
          <w:sz w:val="20"/>
          <w:szCs w:val="20"/>
        </w:rPr>
        <w:t>PROPRIETARY LIMITED</w:t>
      </w:r>
      <w:r w:rsidRPr="00E35DB1">
        <w:rPr>
          <w:b/>
          <w:bCs/>
          <w:sz w:val="20"/>
          <w:szCs w:val="20"/>
          <w:lang w:val="en-GB"/>
        </w:rPr>
        <w:t xml:space="preserve"> </w:t>
      </w:r>
      <w:r w:rsidRPr="00E35DB1">
        <w:rPr>
          <w:b/>
          <w:sz w:val="20"/>
          <w:szCs w:val="20"/>
          <w:lang w:val="en-GB"/>
        </w:rPr>
        <w:t>(REGISTRATION NO. </w:t>
      </w:r>
      <w:r w:rsidRPr="00E35DB1" w:rsidR="002361CE">
        <w:rPr>
          <w:rFonts w:cs="Arial"/>
          <w:b/>
          <w:bCs/>
          <w:sz w:val="20"/>
          <w:szCs w:val="20"/>
        </w:rPr>
        <w:t>[</w:t>
      </w:r>
      <w:r w:rsidRPr="00E35DB1" w:rsidR="002361CE">
        <w:rPr>
          <w:rFonts w:cs="Arial"/>
          <w:b/>
          <w:bCs/>
          <w:sz w:val="20"/>
          <w:szCs w:val="20"/>
          <w:highlight w:val="yellow"/>
        </w:rPr>
        <w:t>INSERT BENEFICIARY REG.NO</w:t>
      </w:r>
      <w:r w:rsidRPr="00E35DB1" w:rsidR="002361CE">
        <w:rPr>
          <w:rFonts w:cs="Arial"/>
          <w:b/>
          <w:bCs/>
          <w:sz w:val="20"/>
          <w:szCs w:val="20"/>
        </w:rPr>
        <w:t>]</w:t>
      </w:r>
      <w:r w:rsidRPr="00E35DB1" w:rsidR="00A50A02">
        <w:rPr>
          <w:b/>
          <w:sz w:val="20"/>
          <w:szCs w:val="20"/>
          <w:lang w:val="en-GB"/>
        </w:rPr>
        <w:t xml:space="preserve">) </w:t>
      </w:r>
      <w:r w:rsidRPr="00E35DB1">
        <w:rPr>
          <w:b/>
          <w:sz w:val="20"/>
          <w:szCs w:val="20"/>
          <w:lang w:val="en-US"/>
        </w:rPr>
        <w:t xml:space="preserve">(THE “COMPANY”) </w:t>
      </w:r>
      <w:bookmarkStart w:name="_Hlk62721849" w:id="1894"/>
      <w:r w:rsidRPr="00E35DB1">
        <w:rPr>
          <w:b/>
          <w:sz w:val="20"/>
          <w:szCs w:val="20"/>
        </w:rPr>
        <w:t xml:space="preserve">ADOPTED IN TERMS OF SECTION </w:t>
      </w:r>
      <w:r w:rsidRPr="00E35DB1" w:rsidR="00AB72B8">
        <w:rPr>
          <w:b/>
          <w:sz w:val="20"/>
          <w:szCs w:val="20"/>
        </w:rPr>
        <w:t>74</w:t>
      </w:r>
      <w:r w:rsidRPr="00E35DB1">
        <w:rPr>
          <w:b/>
          <w:sz w:val="20"/>
          <w:szCs w:val="20"/>
        </w:rPr>
        <w:t xml:space="preserve"> OF THE COMPANIES ACT, 2008 (</w:t>
      </w:r>
      <w:r w:rsidR="00A00466">
        <w:rPr>
          <w:b/>
          <w:sz w:val="20"/>
          <w:szCs w:val="20"/>
        </w:rPr>
        <w:t>“</w:t>
      </w:r>
      <w:r w:rsidRPr="00E35DB1">
        <w:rPr>
          <w:b/>
          <w:sz w:val="20"/>
          <w:szCs w:val="20"/>
        </w:rPr>
        <w:t>Companies Act</w:t>
      </w:r>
      <w:r w:rsidR="00A00466">
        <w:rPr>
          <w:b/>
          <w:sz w:val="20"/>
          <w:szCs w:val="20"/>
        </w:rPr>
        <w:t>”</w:t>
      </w:r>
      <w:r w:rsidRPr="00E35DB1">
        <w:rPr>
          <w:b/>
          <w:sz w:val="20"/>
          <w:szCs w:val="20"/>
        </w:rPr>
        <w:t>)</w:t>
      </w:r>
    </w:p>
    <w:bookmarkEnd w:id="1894"/>
    <w:p w:rsidRPr="00FD3500" w:rsidR="00913883" w:rsidP="006C528C" w:rsidRDefault="00BA1D20" w14:paraId="0781530D" w14:textId="36F6207F">
      <w:pPr>
        <w:pStyle w:val="ListParagraph"/>
        <w:numPr>
          <w:ilvl w:val="6"/>
          <w:numId w:val="42"/>
        </w:numPr>
        <w:suppressAutoHyphens w:val="0"/>
        <w:spacing w:after="240"/>
        <w:ind w:left="567" w:hanging="567"/>
        <w:contextualSpacing w:val="0"/>
        <w:jc w:val="both"/>
        <w:rPr>
          <w:sz w:val="20"/>
          <w:szCs w:val="20"/>
          <w:lang w:val="en-GB"/>
        </w:rPr>
      </w:pPr>
      <w:r w:rsidRPr="00FD3500">
        <w:rPr>
          <w:b/>
          <w:sz w:val="20"/>
          <w:szCs w:val="20"/>
          <w:lang w:val="en-GB"/>
        </w:rPr>
        <w:t>IT IS NOTED THAT:</w:t>
      </w:r>
    </w:p>
    <w:p w:rsidRPr="00FD3500" w:rsidR="00B86522" w:rsidP="006C528C" w:rsidRDefault="00B86522" w14:paraId="3DD52620" w14:textId="13503206">
      <w:pPr>
        <w:numPr>
          <w:ilvl w:val="1"/>
          <w:numId w:val="54"/>
        </w:numPr>
        <w:suppressAutoHyphens w:val="0"/>
        <w:spacing w:after="240"/>
        <w:jc w:val="both"/>
        <w:rPr>
          <w:rFonts w:cs="Arial"/>
          <w:sz w:val="20"/>
          <w:szCs w:val="20"/>
          <w:lang w:val="en-GB"/>
        </w:rPr>
      </w:pPr>
      <w:r w:rsidRPr="00FD3500">
        <w:rPr>
          <w:rFonts w:cs="Arial"/>
          <w:sz w:val="20"/>
          <w:szCs w:val="20"/>
          <w:lang w:val="en-GB"/>
        </w:rPr>
        <w:t xml:space="preserve">section 74(1) of the </w:t>
      </w:r>
      <w:r w:rsidRPr="00FD3500">
        <w:rPr>
          <w:rFonts w:cs="Arial"/>
          <w:sz w:val="20"/>
          <w:szCs w:val="20"/>
        </w:rPr>
        <w:t xml:space="preserve">Companies Act provides that, except to the extent that the Company's MOI provides otherwise, a decision that could be voted on at a meeting of the board of directors of the Company may instead be adopted by written consent of a majority of the directors, given in person, or by electronic communication, provided that each director has received notice of the matter to be decided; </w:t>
      </w:r>
    </w:p>
    <w:p w:rsidRPr="00FD3500" w:rsidR="00B86522" w:rsidP="006C528C" w:rsidRDefault="00B86522" w14:paraId="35248081" w14:textId="77777777">
      <w:pPr>
        <w:numPr>
          <w:ilvl w:val="1"/>
          <w:numId w:val="54"/>
        </w:numPr>
        <w:suppressAutoHyphens w:val="0"/>
        <w:spacing w:after="240"/>
        <w:jc w:val="both"/>
        <w:rPr>
          <w:rFonts w:cs="Arial"/>
          <w:sz w:val="20"/>
          <w:szCs w:val="20"/>
          <w:lang w:val="en-GB"/>
        </w:rPr>
      </w:pPr>
      <w:r w:rsidRPr="00FD3500">
        <w:rPr>
          <w:rFonts w:cs="Arial"/>
          <w:sz w:val="20"/>
          <w:szCs w:val="20"/>
        </w:rPr>
        <w:t>section 73(5)(</w:t>
      </w:r>
      <w:r w:rsidRPr="00FD3500">
        <w:rPr>
          <w:rFonts w:cs="Arial"/>
          <w:i/>
          <w:iCs/>
          <w:sz w:val="20"/>
          <w:szCs w:val="20"/>
        </w:rPr>
        <w:t>a</w:t>
      </w:r>
      <w:r w:rsidRPr="00FD3500">
        <w:rPr>
          <w:rFonts w:cs="Arial"/>
          <w:sz w:val="20"/>
          <w:szCs w:val="20"/>
        </w:rPr>
        <w:t xml:space="preserve">)(iii) of the Companies Act provides that, </w:t>
      </w:r>
      <w:r w:rsidRPr="00FD3500">
        <w:rPr>
          <w:rFonts w:cs="Arial"/>
          <w:i/>
          <w:sz w:val="20"/>
          <w:szCs w:val="20"/>
        </w:rPr>
        <w:t>inter alia</w:t>
      </w:r>
      <w:r w:rsidRPr="00FD3500">
        <w:rPr>
          <w:rFonts w:cs="Arial"/>
          <w:sz w:val="20"/>
          <w:szCs w:val="20"/>
        </w:rPr>
        <w:t xml:space="preserve">, except to the extent that the Company's MOI provides otherwise, if </w:t>
      </w:r>
      <w:proofErr w:type="gramStart"/>
      <w:r w:rsidRPr="00FD3500">
        <w:rPr>
          <w:rFonts w:cs="Arial"/>
          <w:sz w:val="20"/>
          <w:szCs w:val="20"/>
        </w:rPr>
        <w:t>all of</w:t>
      </w:r>
      <w:proofErr w:type="gramEnd"/>
      <w:r w:rsidRPr="00FD3500">
        <w:rPr>
          <w:rFonts w:cs="Arial"/>
          <w:sz w:val="20"/>
          <w:szCs w:val="20"/>
        </w:rPr>
        <w:t xml:space="preserve"> the directors of the Company waive notice of the meeting, the meeting may proceed even if the Company failed to give the required notice of that meeting; and</w:t>
      </w:r>
    </w:p>
    <w:p w:rsidRPr="00FD3500" w:rsidR="00B86522" w:rsidP="006C528C" w:rsidRDefault="00B86522" w14:paraId="54629766" w14:textId="7227DF1D">
      <w:pPr>
        <w:numPr>
          <w:ilvl w:val="1"/>
          <w:numId w:val="54"/>
        </w:numPr>
        <w:suppressAutoHyphens w:val="0"/>
        <w:spacing w:after="240"/>
        <w:jc w:val="both"/>
        <w:rPr>
          <w:rFonts w:cs="Arial"/>
          <w:sz w:val="20"/>
          <w:szCs w:val="20"/>
        </w:rPr>
      </w:pPr>
      <w:r w:rsidRPr="61A25811" w:rsidR="00B86522">
        <w:rPr>
          <w:rFonts w:cs="Arial"/>
          <w:sz w:val="20"/>
          <w:szCs w:val="20"/>
        </w:rPr>
        <w:t xml:space="preserve">The Company </w:t>
      </w:r>
      <w:r w:rsidRPr="61A25811" w:rsidR="00BA1D20">
        <w:rPr>
          <w:rFonts w:cs="Arial"/>
          <w:sz w:val="20"/>
          <w:szCs w:val="20"/>
        </w:rPr>
        <w:t xml:space="preserve">is </w:t>
      </w:r>
      <w:r w:rsidRPr="61A25811" w:rsidR="00B86522">
        <w:rPr>
          <w:rFonts w:cs="Arial"/>
          <w:sz w:val="20"/>
          <w:szCs w:val="20"/>
        </w:rPr>
        <w:t>desirous of </w:t>
      </w:r>
      <w:r w:rsidRPr="61A25811" w:rsidR="00F91FB8">
        <w:rPr>
          <w:rFonts w:cs="Arial"/>
          <w:sz w:val="20"/>
          <w:szCs w:val="20"/>
        </w:rPr>
        <w:t xml:space="preserve">entering into </w:t>
      </w:r>
      <w:r w:rsidRPr="61A25811" w:rsidR="00F91FB8">
        <w:rPr>
          <w:rFonts w:cs="Arial"/>
          <w:sz w:val="20"/>
          <w:szCs w:val="20"/>
        </w:rPr>
        <w:t>a number of</w:t>
      </w:r>
      <w:r w:rsidRPr="61A25811" w:rsidR="00F91FB8">
        <w:rPr>
          <w:rFonts w:cs="Arial"/>
          <w:sz w:val="20"/>
          <w:szCs w:val="20"/>
        </w:rPr>
        <w:t xml:space="preserve"> financing </w:t>
      </w:r>
      <w:r w:rsidRPr="61A25811" w:rsidR="006C528C">
        <w:rPr>
          <w:rFonts w:cs="Arial"/>
          <w:sz w:val="20"/>
          <w:szCs w:val="20"/>
        </w:rPr>
        <w:t xml:space="preserve">agreement(s) </w:t>
      </w:r>
      <w:r w:rsidRPr="61A25811" w:rsidR="00F91FB8">
        <w:rPr>
          <w:rFonts w:cs="Arial"/>
          <w:sz w:val="20"/>
          <w:szCs w:val="20"/>
        </w:rPr>
        <w:t xml:space="preserve">with </w:t>
      </w:r>
      <w:r w:rsidRPr="61A25811" w:rsidR="113B6BD3">
        <w:rPr>
          <w:rFonts w:cs="Arial"/>
          <w:sz w:val="20"/>
          <w:szCs w:val="20"/>
        </w:rPr>
        <w:t>[COMPANY NAME]</w:t>
      </w:r>
      <w:r w:rsidRPr="61A25811" w:rsidR="00803FF6">
        <w:rPr>
          <w:rFonts w:cs="Arial"/>
          <w:sz w:val="20"/>
          <w:szCs w:val="20"/>
        </w:rPr>
        <w:t xml:space="preserve"> (RF) Proprietary Limited </w:t>
      </w:r>
      <w:r w:rsidRPr="61A25811" w:rsidR="00F91FB8">
        <w:rPr>
          <w:rFonts w:cs="Arial"/>
          <w:sz w:val="20"/>
          <w:szCs w:val="20"/>
        </w:rPr>
        <w:t>(“</w:t>
      </w:r>
      <w:r w:rsidRPr="61A25811" w:rsidR="113B6BD3">
        <w:rPr>
          <w:rFonts w:cs="Arial"/>
          <w:b w:val="1"/>
          <w:bCs w:val="1"/>
          <w:sz w:val="20"/>
          <w:szCs w:val="20"/>
        </w:rPr>
        <w:t>[COMPANY NAME]</w:t>
      </w:r>
      <w:r w:rsidRPr="61A25811" w:rsidR="00F91FB8">
        <w:rPr>
          <w:rFonts w:cs="Arial"/>
          <w:sz w:val="20"/>
          <w:szCs w:val="20"/>
        </w:rPr>
        <w:t xml:space="preserve">”) as part of </w:t>
      </w:r>
      <w:r w:rsidRPr="61A25811" w:rsidR="00803FF6">
        <w:rPr>
          <w:rFonts w:cs="Arial"/>
          <w:sz w:val="20"/>
          <w:szCs w:val="20"/>
        </w:rPr>
        <w:t>the Lender</w:t>
      </w:r>
      <w:r w:rsidRPr="61A25811" w:rsidR="00AC42FF">
        <w:rPr>
          <w:rFonts w:cs="Arial"/>
          <w:sz w:val="20"/>
          <w:szCs w:val="20"/>
        </w:rPr>
        <w:t xml:space="preserve"> funding the capital expenditure and working capital requirements of the Company</w:t>
      </w:r>
      <w:r w:rsidRPr="61A25811" w:rsidR="00F91FB8">
        <w:rPr>
          <w:rFonts w:cs="Arial"/>
          <w:sz w:val="20"/>
          <w:szCs w:val="20"/>
        </w:rPr>
        <w:t xml:space="preserve">. </w:t>
      </w:r>
    </w:p>
    <w:p w:rsidRPr="00FD3500" w:rsidR="00913883" w:rsidP="006C528C" w:rsidRDefault="00913883" w14:paraId="79D93C33" w14:textId="025B0D91">
      <w:pPr>
        <w:pStyle w:val="ListParagraph"/>
        <w:numPr>
          <w:ilvl w:val="6"/>
          <w:numId w:val="42"/>
        </w:numPr>
        <w:suppressAutoHyphens w:val="0"/>
        <w:spacing w:after="240"/>
        <w:ind w:left="567" w:hanging="567"/>
        <w:contextualSpacing w:val="0"/>
        <w:jc w:val="both"/>
        <w:rPr>
          <w:b/>
          <w:sz w:val="20"/>
          <w:szCs w:val="20"/>
          <w:lang w:val="en-GB"/>
        </w:rPr>
      </w:pPr>
      <w:r w:rsidRPr="00FD3500">
        <w:rPr>
          <w:b/>
          <w:sz w:val="20"/>
          <w:szCs w:val="20"/>
          <w:lang w:val="en-GB"/>
        </w:rPr>
        <w:t>RESOLUTIONS:</w:t>
      </w:r>
    </w:p>
    <w:p w:rsidRPr="00FD3500" w:rsidR="00913883" w:rsidP="006C528C" w:rsidRDefault="00913883" w14:paraId="1DE767BE" w14:textId="39C8FF2D">
      <w:pPr>
        <w:widowControl w:val="0"/>
        <w:numPr>
          <w:ilvl w:val="1"/>
          <w:numId w:val="53"/>
        </w:numPr>
        <w:suppressAutoHyphens w:val="0"/>
        <w:spacing w:after="240"/>
        <w:ind w:left="1134" w:hanging="1134"/>
        <w:jc w:val="both"/>
        <w:rPr>
          <w:b/>
          <w:bCs/>
          <w:sz w:val="20"/>
          <w:szCs w:val="20"/>
          <w:lang w:val="en-GB"/>
        </w:rPr>
      </w:pPr>
      <w:r w:rsidRPr="00FD3500">
        <w:rPr>
          <w:b/>
          <w:bCs/>
          <w:sz w:val="20"/>
          <w:szCs w:val="20"/>
          <w:lang w:val="en-GB"/>
        </w:rPr>
        <w:t>Ordinary resolution number 1</w:t>
      </w:r>
    </w:p>
    <w:p w:rsidRPr="00FD3500" w:rsidR="00FC75C1" w:rsidP="006C528C" w:rsidRDefault="00B51A8E" w14:paraId="5535F4EA" w14:textId="3BB6539A">
      <w:pPr>
        <w:tabs>
          <w:tab w:val="num" w:pos="851"/>
        </w:tabs>
        <w:suppressAutoHyphens w:val="0"/>
        <w:spacing w:after="240"/>
        <w:ind w:left="1134"/>
        <w:jc w:val="both"/>
        <w:rPr>
          <w:b/>
          <w:bCs/>
          <w:sz w:val="20"/>
          <w:szCs w:val="20"/>
          <w:lang w:val="en-GB"/>
        </w:rPr>
      </w:pPr>
      <w:r w:rsidRPr="00FD3500">
        <w:rPr>
          <w:b/>
          <w:bCs/>
          <w:sz w:val="20"/>
          <w:szCs w:val="20"/>
          <w:lang w:val="en-GB"/>
        </w:rPr>
        <w:t xml:space="preserve">IT IS HEREBY </w:t>
      </w:r>
      <w:r w:rsidRPr="00FD3500" w:rsidR="00913883">
        <w:rPr>
          <w:b/>
          <w:bCs/>
          <w:sz w:val="20"/>
          <w:szCs w:val="20"/>
          <w:lang w:val="en-GB"/>
        </w:rPr>
        <w:t xml:space="preserve">RESOLVED </w:t>
      </w:r>
      <w:r w:rsidRPr="00FD3500" w:rsidR="00913883">
        <w:rPr>
          <w:sz w:val="20"/>
          <w:szCs w:val="20"/>
          <w:lang w:val="en-GB"/>
        </w:rPr>
        <w:t>that</w:t>
      </w:r>
      <w:bookmarkStart w:name="_Ref426620167" w:id="1895"/>
      <w:bookmarkStart w:name="_Ref297131653" w:id="1896"/>
      <w:r w:rsidRPr="00FD3500" w:rsidR="00FC75C1">
        <w:rPr>
          <w:sz w:val="20"/>
          <w:szCs w:val="20"/>
          <w:lang w:val="en-GB"/>
        </w:rPr>
        <w:t xml:space="preserve"> the board of directors of the Company hereby unanimously waive notice of the meeting in terms of section 73(5)(a)(</w:t>
      </w:r>
      <w:r w:rsidRPr="00FD3500" w:rsidR="00FC75C1">
        <w:rPr>
          <w:i/>
          <w:iCs/>
          <w:sz w:val="20"/>
          <w:szCs w:val="20"/>
          <w:lang w:val="en-GB"/>
        </w:rPr>
        <w:t>iii</w:t>
      </w:r>
      <w:r w:rsidRPr="00FD3500" w:rsidR="00FC75C1">
        <w:rPr>
          <w:sz w:val="20"/>
          <w:szCs w:val="20"/>
          <w:lang w:val="en-GB"/>
        </w:rPr>
        <w:t>) of the Companies Act.</w:t>
      </w:r>
      <w:bookmarkEnd w:id="1895"/>
      <w:r w:rsidRPr="00FD3500" w:rsidR="00FC75C1">
        <w:rPr>
          <w:b/>
          <w:bCs/>
          <w:sz w:val="20"/>
          <w:szCs w:val="20"/>
          <w:lang w:val="en-GB"/>
        </w:rPr>
        <w:t xml:space="preserve">  </w:t>
      </w:r>
    </w:p>
    <w:p w:rsidRPr="00FD3500" w:rsidR="00246764" w:rsidP="006C528C" w:rsidRDefault="00246764" w14:paraId="01B92B8C" w14:textId="47F60F89">
      <w:pPr>
        <w:widowControl w:val="0"/>
        <w:numPr>
          <w:ilvl w:val="1"/>
          <w:numId w:val="53"/>
        </w:numPr>
        <w:suppressAutoHyphens w:val="0"/>
        <w:spacing w:after="240"/>
        <w:ind w:left="1134" w:hanging="1134"/>
        <w:jc w:val="both"/>
        <w:rPr>
          <w:b/>
          <w:bCs/>
          <w:sz w:val="20"/>
          <w:szCs w:val="20"/>
          <w:lang w:val="en-GB"/>
        </w:rPr>
      </w:pPr>
      <w:r w:rsidRPr="00FD3500">
        <w:rPr>
          <w:b/>
          <w:bCs/>
          <w:sz w:val="20"/>
          <w:szCs w:val="20"/>
          <w:lang w:val="en-GB"/>
        </w:rPr>
        <w:t>Ordinary resolution number 2</w:t>
      </w:r>
    </w:p>
    <w:bookmarkEnd w:id="1896"/>
    <w:p w:rsidRPr="00FD3500" w:rsidR="00246764" w:rsidP="006C528C" w:rsidRDefault="00B51A8E" w14:paraId="518BC64B" w14:textId="6D6A98E7">
      <w:pPr>
        <w:pStyle w:val="ListParagraph"/>
        <w:keepNext/>
        <w:spacing w:after="240"/>
        <w:ind w:left="1134"/>
        <w:contextualSpacing w:val="0"/>
        <w:jc w:val="both"/>
        <w:rPr>
          <w:b/>
          <w:bCs/>
          <w:sz w:val="20"/>
          <w:szCs w:val="20"/>
          <w:lang w:val="en-GB"/>
        </w:rPr>
      </w:pPr>
      <w:r w:rsidRPr="00FD3500">
        <w:rPr>
          <w:b/>
          <w:sz w:val="20"/>
          <w:szCs w:val="20"/>
        </w:rPr>
        <w:t xml:space="preserve">IT IS HEREBY </w:t>
      </w:r>
      <w:r w:rsidRPr="00FD3500" w:rsidR="00246764">
        <w:rPr>
          <w:b/>
          <w:sz w:val="20"/>
          <w:szCs w:val="20"/>
        </w:rPr>
        <w:t xml:space="preserve">RESOLVED </w:t>
      </w:r>
      <w:r w:rsidRPr="00FD3500">
        <w:rPr>
          <w:bCs/>
          <w:sz w:val="20"/>
          <w:szCs w:val="20"/>
        </w:rPr>
        <w:t>that the Company</w:t>
      </w:r>
      <w:r w:rsidRPr="00FD3500">
        <w:rPr>
          <w:b/>
          <w:sz w:val="20"/>
          <w:szCs w:val="20"/>
        </w:rPr>
        <w:t xml:space="preserve"> </w:t>
      </w:r>
      <w:r w:rsidRPr="00FD3500" w:rsidR="00246764">
        <w:rPr>
          <w:bCs/>
          <w:sz w:val="20"/>
          <w:szCs w:val="20"/>
        </w:rPr>
        <w:t xml:space="preserve">be and </w:t>
      </w:r>
      <w:r w:rsidRPr="00FD3500">
        <w:rPr>
          <w:bCs/>
          <w:sz w:val="20"/>
          <w:szCs w:val="20"/>
        </w:rPr>
        <w:t xml:space="preserve">is </w:t>
      </w:r>
      <w:r w:rsidRPr="00FD3500" w:rsidR="00246764">
        <w:rPr>
          <w:bCs/>
          <w:sz w:val="20"/>
          <w:szCs w:val="20"/>
        </w:rPr>
        <w:t xml:space="preserve">hereby empowered and authorised to </w:t>
      </w:r>
      <w:r w:rsidRPr="00FD3500" w:rsidR="003D3C04">
        <w:rPr>
          <w:bCs/>
          <w:sz w:val="20"/>
          <w:szCs w:val="20"/>
        </w:rPr>
        <w:t>conclude a</w:t>
      </w:r>
      <w:r w:rsidRPr="00FD3500" w:rsidR="006D10D1">
        <w:rPr>
          <w:bCs/>
          <w:sz w:val="20"/>
          <w:szCs w:val="20"/>
        </w:rPr>
        <w:t xml:space="preserve"> </w:t>
      </w:r>
      <w:r w:rsidRPr="00FD3500" w:rsidR="003D3C04">
        <w:rPr>
          <w:bCs/>
          <w:sz w:val="20"/>
          <w:szCs w:val="20"/>
        </w:rPr>
        <w:t xml:space="preserve">funding loan agreement </w:t>
      </w:r>
      <w:r w:rsidRPr="00FD3500" w:rsidR="006D10D1">
        <w:rPr>
          <w:bCs/>
          <w:sz w:val="20"/>
          <w:szCs w:val="20"/>
        </w:rPr>
        <w:t>(</w:t>
      </w:r>
      <w:r w:rsidRPr="00FD3500" w:rsidR="003D3C04">
        <w:rPr>
          <w:bCs/>
          <w:sz w:val="20"/>
          <w:szCs w:val="20"/>
        </w:rPr>
        <w:t>including any ancillary</w:t>
      </w:r>
      <w:r w:rsidRPr="00FD3500" w:rsidR="006D10D1">
        <w:rPr>
          <w:bCs/>
          <w:sz w:val="20"/>
          <w:szCs w:val="20"/>
        </w:rPr>
        <w:t xml:space="preserve"> documentation connected therewith) with the </w:t>
      </w:r>
      <w:r w:rsidR="00803FF6">
        <w:rPr>
          <w:bCs/>
          <w:sz w:val="20"/>
          <w:szCs w:val="20"/>
        </w:rPr>
        <w:t>Lender</w:t>
      </w:r>
      <w:r w:rsidRPr="00FD3500" w:rsidR="00133277">
        <w:rPr>
          <w:bCs/>
          <w:sz w:val="20"/>
          <w:szCs w:val="20"/>
        </w:rPr>
        <w:t xml:space="preserve"> (“</w:t>
      </w:r>
      <w:r w:rsidRPr="00FD3500" w:rsidR="00133277">
        <w:rPr>
          <w:b/>
          <w:sz w:val="20"/>
          <w:szCs w:val="20"/>
        </w:rPr>
        <w:t>Funding Agreement</w:t>
      </w:r>
      <w:r w:rsidRPr="00FD3500" w:rsidR="00133277">
        <w:rPr>
          <w:bCs/>
          <w:sz w:val="20"/>
          <w:szCs w:val="20"/>
        </w:rPr>
        <w:t>”)</w:t>
      </w:r>
      <w:r w:rsidRPr="00FD3500" w:rsidR="00246764">
        <w:rPr>
          <w:bCs/>
          <w:sz w:val="20"/>
          <w:szCs w:val="20"/>
        </w:rPr>
        <w:t xml:space="preserve">.  </w:t>
      </w:r>
    </w:p>
    <w:p w:rsidRPr="00FD3500" w:rsidR="00913883" w:rsidP="006C528C" w:rsidRDefault="00913883" w14:paraId="404C5BB0" w14:textId="32A75215">
      <w:pPr>
        <w:widowControl w:val="0"/>
        <w:numPr>
          <w:ilvl w:val="1"/>
          <w:numId w:val="53"/>
        </w:numPr>
        <w:suppressAutoHyphens w:val="0"/>
        <w:spacing w:after="240"/>
        <w:ind w:left="1134" w:hanging="1134"/>
        <w:jc w:val="both"/>
        <w:rPr>
          <w:b/>
          <w:bCs/>
          <w:sz w:val="20"/>
          <w:szCs w:val="20"/>
          <w:lang w:val="en-GB"/>
        </w:rPr>
      </w:pPr>
      <w:r w:rsidRPr="00FD3500">
        <w:rPr>
          <w:b/>
          <w:bCs/>
          <w:sz w:val="20"/>
          <w:szCs w:val="20"/>
          <w:lang w:val="en-GB"/>
        </w:rPr>
        <w:t xml:space="preserve">Ordinary resolution number </w:t>
      </w:r>
      <w:r w:rsidRPr="00FD3500" w:rsidR="006C528C">
        <w:rPr>
          <w:b/>
          <w:bCs/>
          <w:sz w:val="20"/>
          <w:szCs w:val="20"/>
          <w:lang w:val="en-GB"/>
        </w:rPr>
        <w:t>3</w:t>
      </w:r>
    </w:p>
    <w:p w:rsidRPr="00FD3500" w:rsidR="00913883" w:rsidP="006C528C" w:rsidRDefault="00913883" w14:paraId="4C6658D0" w14:textId="0A0105AA">
      <w:pPr>
        <w:suppressAutoHyphens w:val="0"/>
        <w:spacing w:after="240"/>
        <w:ind w:left="1134"/>
        <w:jc w:val="both"/>
        <w:rPr>
          <w:sz w:val="20"/>
          <w:szCs w:val="20"/>
          <w:lang w:val="en-GB"/>
        </w:rPr>
      </w:pPr>
      <w:r w:rsidRPr="00FD3500">
        <w:rPr>
          <w:b/>
          <w:bCs/>
          <w:sz w:val="20"/>
          <w:szCs w:val="20"/>
          <w:lang w:val="en-GB"/>
        </w:rPr>
        <w:t>RESOLVED AS AN ORDINARY RESOLUTION</w:t>
      </w:r>
      <w:r w:rsidRPr="00FD3500">
        <w:rPr>
          <w:sz w:val="20"/>
          <w:szCs w:val="20"/>
          <w:lang w:val="en-GB"/>
        </w:rPr>
        <w:t xml:space="preserve"> that,</w:t>
      </w:r>
      <w:r w:rsidRPr="00FD3500" w:rsidR="000C24EC">
        <w:rPr>
          <w:sz w:val="20"/>
          <w:szCs w:val="20"/>
          <w:lang w:val="en-GB"/>
        </w:rPr>
        <w:t xml:space="preserve"> any director of the Company </w:t>
      </w:r>
      <w:r w:rsidRPr="00FD3500">
        <w:rPr>
          <w:sz w:val="20"/>
          <w:szCs w:val="20"/>
          <w:lang w:val="en-GB"/>
        </w:rPr>
        <w:t xml:space="preserve">be and is hereby authorised and empowered to </w:t>
      </w:r>
      <w:r w:rsidRPr="00FD3500" w:rsidR="00133277">
        <w:rPr>
          <w:bCs/>
          <w:sz w:val="20"/>
          <w:szCs w:val="20"/>
        </w:rPr>
        <w:t xml:space="preserve">negotiate, conclude or sign any agreement (including the </w:t>
      </w:r>
      <w:r w:rsidR="004C2CE3">
        <w:rPr>
          <w:bCs/>
          <w:sz w:val="20"/>
          <w:szCs w:val="20"/>
        </w:rPr>
        <w:t>Funding Documents</w:t>
      </w:r>
      <w:r w:rsidRPr="00FD3500" w:rsidR="00133277">
        <w:rPr>
          <w:bCs/>
          <w:sz w:val="20"/>
          <w:szCs w:val="20"/>
        </w:rPr>
        <w:t xml:space="preserve">) between the Company and </w:t>
      </w:r>
      <w:r w:rsidR="00803FF6">
        <w:rPr>
          <w:bCs/>
          <w:sz w:val="20"/>
          <w:szCs w:val="20"/>
        </w:rPr>
        <w:t>the Lender</w:t>
      </w:r>
      <w:r w:rsidRPr="00FD3500" w:rsidR="00133277">
        <w:rPr>
          <w:bCs/>
          <w:sz w:val="20"/>
          <w:szCs w:val="20"/>
        </w:rPr>
        <w:t xml:space="preserve"> and to generally</w:t>
      </w:r>
      <w:r w:rsidRPr="00FD3500" w:rsidR="00133277">
        <w:rPr>
          <w:sz w:val="20"/>
          <w:szCs w:val="20"/>
          <w:lang w:val="en-GB"/>
        </w:rPr>
        <w:t xml:space="preserve"> </w:t>
      </w:r>
      <w:r w:rsidRPr="00FD3500">
        <w:rPr>
          <w:sz w:val="20"/>
          <w:szCs w:val="20"/>
          <w:lang w:val="en-GB"/>
        </w:rPr>
        <w:t xml:space="preserve">do all such things and sign all such documents as are necessary, requisite and incidental to give effect to and implement the resolutions contained herein.  To the extent that any such actions have already been </w:t>
      </w:r>
      <w:proofErr w:type="gramStart"/>
      <w:r w:rsidRPr="00FD3500">
        <w:rPr>
          <w:sz w:val="20"/>
          <w:szCs w:val="20"/>
          <w:lang w:val="en-GB"/>
        </w:rPr>
        <w:t>effected</w:t>
      </w:r>
      <w:proofErr w:type="gramEnd"/>
      <w:r w:rsidRPr="00FD3500">
        <w:rPr>
          <w:sz w:val="20"/>
          <w:szCs w:val="20"/>
          <w:lang w:val="en-GB"/>
        </w:rPr>
        <w:t xml:space="preserve"> or performed by any director of the Company, for and on behalf of the Company, such actions be and are hereby authorised and ratified.</w:t>
      </w:r>
    </w:p>
    <w:p w:rsidRPr="00FD3500" w:rsidR="00913883" w:rsidP="00A876F8" w:rsidRDefault="00913883" w14:paraId="0D69F04B" w14:textId="77777777">
      <w:pPr>
        <w:suppressAutoHyphens w:val="0"/>
        <w:spacing w:after="240"/>
        <w:jc w:val="both"/>
        <w:rPr>
          <w:b/>
          <w:szCs w:val="22"/>
          <w:lang w:val="en-GB" w:eastAsia="en-US"/>
        </w:rPr>
      </w:pPr>
    </w:p>
    <w:p w:rsidRPr="00FD3500" w:rsidR="00F065D9" w:rsidP="00F065D9" w:rsidRDefault="00F065D9" w14:paraId="36BBEEF0" w14:textId="77777777">
      <w:pPr>
        <w:tabs>
          <w:tab w:val="left" w:pos="5103"/>
        </w:tabs>
        <w:rPr>
          <w:rFonts w:cs="Arial"/>
          <w:spacing w:val="-3"/>
          <w:sz w:val="20"/>
          <w:lang w:val="en-GB" w:eastAsia="en-US"/>
        </w:rPr>
      </w:pPr>
      <w:r w:rsidRPr="00FD3500">
        <w:rPr>
          <w:rFonts w:cs="Arial"/>
          <w:spacing w:val="-3"/>
          <w:sz w:val="20"/>
          <w:lang w:val="en-GB" w:eastAsia="en-US"/>
        </w:rPr>
        <w:t>_________________________</w:t>
      </w:r>
      <w:r w:rsidRPr="00FD3500">
        <w:rPr>
          <w:rFonts w:cs="Arial"/>
          <w:spacing w:val="-3"/>
          <w:sz w:val="20"/>
          <w:lang w:val="en-GB" w:eastAsia="en-US"/>
        </w:rPr>
        <w:tab/>
      </w:r>
      <w:r w:rsidRPr="00FD3500">
        <w:rPr>
          <w:rFonts w:cs="Arial"/>
          <w:spacing w:val="-3"/>
          <w:sz w:val="20"/>
          <w:lang w:val="en-GB" w:eastAsia="en-US"/>
        </w:rPr>
        <w:tab/>
      </w:r>
      <w:r w:rsidRPr="00FD3500">
        <w:rPr>
          <w:rFonts w:cs="Arial"/>
          <w:spacing w:val="-3"/>
          <w:sz w:val="20"/>
          <w:lang w:val="en-GB" w:eastAsia="en-US"/>
        </w:rPr>
        <w:tab/>
      </w:r>
      <w:r w:rsidRPr="00FD3500">
        <w:rPr>
          <w:rFonts w:cs="Arial"/>
          <w:spacing w:val="-3"/>
          <w:sz w:val="20"/>
          <w:lang w:val="en-GB" w:eastAsia="en-US"/>
        </w:rPr>
        <w:t>____________________________</w:t>
      </w:r>
    </w:p>
    <w:p w:rsidRPr="00FD3500" w:rsidR="00F065D9" w:rsidP="00F065D9" w:rsidRDefault="00F065D9" w14:paraId="62CA44A1" w14:textId="77777777">
      <w:pPr>
        <w:tabs>
          <w:tab w:val="left" w:pos="5103"/>
        </w:tabs>
        <w:rPr>
          <w:rFonts w:cs="Arial"/>
          <w:spacing w:val="-3"/>
          <w:sz w:val="20"/>
          <w:lang w:val="en-GB" w:eastAsia="en-US"/>
        </w:rPr>
      </w:pPr>
      <w:r w:rsidRPr="00FD3500">
        <w:rPr>
          <w:rFonts w:cs="Arial"/>
          <w:b/>
          <w:spacing w:val="-3"/>
          <w:sz w:val="20"/>
          <w:lang w:val="en-GB" w:eastAsia="en-US"/>
        </w:rPr>
        <w:t>Name:</w:t>
      </w:r>
      <w:r>
        <w:rPr>
          <w:rFonts w:cs="Arial"/>
          <w:b/>
          <w:spacing w:val="-3"/>
          <w:sz w:val="20"/>
          <w:lang w:val="en-GB" w:eastAsia="en-US"/>
        </w:rPr>
        <w:t xml:space="preserve"> </w:t>
      </w:r>
      <w:r w:rsidRPr="00A50A02">
        <w:rPr>
          <w:rFonts w:cs="Arial"/>
          <w:b/>
          <w:spacing w:val="-3"/>
          <w:sz w:val="20"/>
          <w:highlight w:val="yellow"/>
          <w:lang w:val="en-GB" w:eastAsia="en-US"/>
        </w:rPr>
        <w:t>xxxxxxxxx</w:t>
      </w:r>
      <w:r w:rsidRPr="00FD3500">
        <w:rPr>
          <w:rFonts w:cs="Arial"/>
          <w:spacing w:val="-3"/>
          <w:sz w:val="20"/>
          <w:lang w:val="en-GB" w:eastAsia="en-US"/>
        </w:rPr>
        <w:tab/>
      </w:r>
      <w:r w:rsidRPr="00FD3500">
        <w:rPr>
          <w:rFonts w:cs="Arial"/>
          <w:spacing w:val="-3"/>
          <w:sz w:val="20"/>
          <w:lang w:val="en-GB" w:eastAsia="en-US"/>
        </w:rPr>
        <w:tab/>
      </w:r>
      <w:r w:rsidRPr="00FD3500">
        <w:rPr>
          <w:rFonts w:cs="Arial"/>
          <w:spacing w:val="-3"/>
          <w:sz w:val="20"/>
          <w:lang w:val="en-GB" w:eastAsia="en-US"/>
        </w:rPr>
        <w:tab/>
      </w:r>
      <w:r w:rsidRPr="00FD3500">
        <w:rPr>
          <w:rFonts w:cs="Arial"/>
          <w:b/>
          <w:spacing w:val="-3"/>
          <w:sz w:val="20"/>
          <w:lang w:val="en-GB" w:eastAsia="en-US"/>
        </w:rPr>
        <w:t xml:space="preserve">Name: </w:t>
      </w:r>
      <w:r w:rsidRPr="00A50A02">
        <w:rPr>
          <w:rFonts w:cs="Arial"/>
          <w:b/>
          <w:spacing w:val="-3"/>
          <w:sz w:val="20"/>
          <w:highlight w:val="yellow"/>
          <w:lang w:eastAsia="en-US"/>
        </w:rPr>
        <w:t>xxxxxxxxxxx</w:t>
      </w:r>
    </w:p>
    <w:p w:rsidRPr="00FD3500" w:rsidR="00F065D9" w:rsidP="00F065D9" w:rsidRDefault="00F065D9" w14:paraId="04B7AD5B" w14:textId="77777777">
      <w:pPr>
        <w:tabs>
          <w:tab w:val="left" w:pos="5103"/>
        </w:tabs>
        <w:rPr>
          <w:rFonts w:cs="Arial"/>
          <w:b/>
          <w:spacing w:val="-3"/>
          <w:sz w:val="20"/>
          <w:lang w:val="en-GB" w:eastAsia="en-US"/>
        </w:rPr>
      </w:pPr>
    </w:p>
    <w:p w:rsidRPr="00FD3500" w:rsidR="00F065D9" w:rsidP="00F065D9" w:rsidRDefault="00F065D9" w14:paraId="15823FDF" w14:textId="7BF79A67">
      <w:pPr>
        <w:tabs>
          <w:tab w:val="left" w:pos="5103"/>
        </w:tabs>
        <w:rPr>
          <w:rFonts w:cs="Arial"/>
        </w:rPr>
      </w:pPr>
      <w:r w:rsidRPr="00FD3500">
        <w:rPr>
          <w:rFonts w:cs="Arial"/>
          <w:b/>
          <w:spacing w:val="-3"/>
          <w:sz w:val="20"/>
          <w:lang w:val="en-GB" w:eastAsia="en-US"/>
        </w:rPr>
        <w:t>Date: __________________ 202</w:t>
      </w:r>
      <w:r>
        <w:rPr>
          <w:rFonts w:cs="Arial"/>
          <w:b/>
          <w:spacing w:val="-3"/>
          <w:sz w:val="20"/>
          <w:lang w:val="en-GB" w:eastAsia="en-US"/>
        </w:rPr>
        <w:t>____</w:t>
      </w:r>
      <w:r w:rsidRPr="00FD3500">
        <w:rPr>
          <w:rFonts w:cs="Arial"/>
          <w:spacing w:val="-3"/>
          <w:sz w:val="20"/>
          <w:lang w:val="en-GB" w:eastAsia="en-US"/>
        </w:rPr>
        <w:tab/>
      </w:r>
      <w:r w:rsidRPr="00FD3500">
        <w:rPr>
          <w:rFonts w:cs="Arial"/>
          <w:spacing w:val="-3"/>
          <w:sz w:val="20"/>
          <w:lang w:val="en-GB" w:eastAsia="en-US"/>
        </w:rPr>
        <w:tab/>
      </w:r>
      <w:r w:rsidRPr="00FD3500">
        <w:rPr>
          <w:rFonts w:cs="Arial"/>
          <w:spacing w:val="-3"/>
          <w:sz w:val="20"/>
          <w:lang w:val="en-GB" w:eastAsia="en-US"/>
        </w:rPr>
        <w:tab/>
      </w:r>
      <w:r w:rsidRPr="00FD3500">
        <w:rPr>
          <w:rFonts w:cs="Arial"/>
          <w:b/>
          <w:spacing w:val="-3"/>
          <w:sz w:val="20"/>
          <w:lang w:val="en-GB" w:eastAsia="en-US"/>
        </w:rPr>
        <w:t>Date: ___________________202</w:t>
      </w:r>
      <w:r>
        <w:rPr>
          <w:rFonts w:cs="Arial"/>
          <w:b/>
          <w:spacing w:val="-3"/>
          <w:sz w:val="20"/>
          <w:lang w:val="en-GB" w:eastAsia="en-US"/>
        </w:rPr>
        <w:t>__</w:t>
      </w:r>
    </w:p>
    <w:p w:rsidRPr="00FD3500" w:rsidR="007F3764" w:rsidP="007F3764" w:rsidRDefault="007F3764" w14:paraId="79E5025A" w14:textId="2B9EF82C">
      <w:pPr>
        <w:keepNext/>
        <w:tabs>
          <w:tab w:val="left" w:pos="5103"/>
        </w:tabs>
        <w:spacing w:line="276" w:lineRule="auto"/>
        <w:rPr>
          <w:rFonts w:cs="Arial"/>
          <w:spacing w:val="-3"/>
          <w:sz w:val="20"/>
          <w:lang w:val="en-GB" w:eastAsia="en-US"/>
        </w:rPr>
      </w:pPr>
    </w:p>
    <w:p w:rsidR="00560198" w:rsidP="006561BA" w:rsidRDefault="00560198" w14:paraId="575E49C9" w14:textId="77777777">
      <w:pPr>
        <w:rPr>
          <w:sz w:val="20"/>
          <w:szCs w:val="20"/>
        </w:rPr>
        <w:sectPr w:rsidR="00560198" w:rsidSect="00913883">
          <w:pgSz w:w="11907" w:h="16839" w:orient="portrait" w:code="9"/>
          <w:pgMar w:top="1134" w:right="1134" w:bottom="1134" w:left="1134" w:header="680" w:footer="680" w:gutter="0"/>
          <w:pgNumType w:start="0"/>
          <w:cols w:space="708"/>
          <w:formProt w:val="0"/>
          <w:titlePg/>
          <w:docGrid w:linePitch="360"/>
        </w:sectPr>
      </w:pPr>
    </w:p>
    <w:p w:rsidRPr="00497B9C" w:rsidR="00560198" w:rsidP="008846E9" w:rsidRDefault="00560198" w14:paraId="48AB8489" w14:textId="07C40F99">
      <w:pPr>
        <w:pBdr>
          <w:bottom w:val="single" w:color="auto" w:sz="12" w:space="1"/>
        </w:pBdr>
        <w:suppressAutoHyphens w:val="0"/>
        <w:spacing w:after="240"/>
        <w:jc w:val="both"/>
        <w:rPr>
          <w:b/>
          <w:sz w:val="20"/>
          <w:szCs w:val="20"/>
          <w:lang w:val="en-US"/>
        </w:rPr>
      </w:pPr>
      <w:r w:rsidRPr="00497B9C">
        <w:rPr>
          <w:b/>
          <w:sz w:val="20"/>
          <w:szCs w:val="20"/>
          <w:lang w:val="en-GB"/>
        </w:rPr>
        <w:t xml:space="preserve">WRITTEN RESOLUTIONS OF THE BOARD OF DIRECTORS </w:t>
      </w:r>
      <w:r w:rsidRPr="00497B9C">
        <w:rPr>
          <w:b/>
          <w:sz w:val="20"/>
          <w:szCs w:val="20"/>
        </w:rPr>
        <w:t xml:space="preserve">OF </w:t>
      </w:r>
      <w:r w:rsidRPr="00497B9C">
        <w:rPr>
          <w:rFonts w:cs="Arial"/>
          <w:b/>
          <w:bCs/>
          <w:sz w:val="20"/>
          <w:szCs w:val="20"/>
        </w:rPr>
        <w:t>[</w:t>
      </w:r>
      <w:r w:rsidRPr="00497B9C">
        <w:rPr>
          <w:rFonts w:cs="Arial"/>
          <w:b/>
          <w:bCs/>
          <w:sz w:val="20"/>
          <w:szCs w:val="20"/>
          <w:highlight w:val="yellow"/>
        </w:rPr>
        <w:t>INSERT GUARANTOR NAME</w:t>
      </w:r>
      <w:r w:rsidRPr="00497B9C">
        <w:rPr>
          <w:rFonts w:cs="Arial"/>
          <w:b/>
          <w:bCs/>
          <w:sz w:val="20"/>
          <w:szCs w:val="20"/>
        </w:rPr>
        <w:t>]</w:t>
      </w:r>
      <w:r w:rsidRPr="00497B9C">
        <w:rPr>
          <w:b/>
          <w:bCs/>
          <w:sz w:val="20"/>
          <w:szCs w:val="20"/>
        </w:rPr>
        <w:t xml:space="preserve"> PROPRIETARY LIMITED</w:t>
      </w:r>
      <w:r w:rsidRPr="00497B9C">
        <w:rPr>
          <w:b/>
          <w:bCs/>
          <w:sz w:val="20"/>
          <w:szCs w:val="20"/>
          <w:lang w:val="en-GB"/>
        </w:rPr>
        <w:t xml:space="preserve"> </w:t>
      </w:r>
      <w:r w:rsidRPr="00497B9C">
        <w:rPr>
          <w:b/>
          <w:sz w:val="20"/>
          <w:szCs w:val="20"/>
          <w:lang w:val="en-GB"/>
        </w:rPr>
        <w:t>(REGISTRATION NO. </w:t>
      </w:r>
      <w:r w:rsidRPr="00497B9C">
        <w:rPr>
          <w:rFonts w:cs="Arial"/>
          <w:b/>
          <w:bCs/>
          <w:sz w:val="20"/>
          <w:szCs w:val="20"/>
        </w:rPr>
        <w:t>[</w:t>
      </w:r>
      <w:r w:rsidRPr="00497B9C">
        <w:rPr>
          <w:rFonts w:cs="Arial"/>
          <w:b/>
          <w:bCs/>
          <w:sz w:val="20"/>
          <w:szCs w:val="20"/>
          <w:highlight w:val="yellow"/>
        </w:rPr>
        <w:t>INSERT GUARONTOR REG.NO</w:t>
      </w:r>
      <w:r w:rsidRPr="00497B9C">
        <w:rPr>
          <w:rFonts w:cs="Arial"/>
          <w:b/>
          <w:bCs/>
          <w:sz w:val="20"/>
          <w:szCs w:val="20"/>
        </w:rPr>
        <w:t>]</w:t>
      </w:r>
      <w:r w:rsidRPr="00497B9C">
        <w:rPr>
          <w:b/>
          <w:sz w:val="20"/>
          <w:szCs w:val="20"/>
          <w:lang w:val="en-GB"/>
        </w:rPr>
        <w:t xml:space="preserve">) </w:t>
      </w:r>
      <w:r w:rsidRPr="00497B9C">
        <w:rPr>
          <w:b/>
          <w:sz w:val="20"/>
          <w:szCs w:val="20"/>
          <w:lang w:val="en-US"/>
        </w:rPr>
        <w:t xml:space="preserve">(THE “COMPANY”) </w:t>
      </w:r>
      <w:r w:rsidRPr="00497B9C">
        <w:rPr>
          <w:b/>
          <w:sz w:val="20"/>
          <w:szCs w:val="20"/>
        </w:rPr>
        <w:t>ADOPTED IN TERMS OF SECTION 74 OF THE COMPANIES ACT, 2008 (</w:t>
      </w:r>
      <w:r w:rsidR="00A00466">
        <w:rPr>
          <w:b/>
          <w:sz w:val="20"/>
          <w:szCs w:val="20"/>
        </w:rPr>
        <w:t>“</w:t>
      </w:r>
      <w:r w:rsidRPr="00497B9C">
        <w:rPr>
          <w:b/>
          <w:sz w:val="20"/>
          <w:szCs w:val="20"/>
        </w:rPr>
        <w:t>Companies Act</w:t>
      </w:r>
      <w:r w:rsidR="00A00466">
        <w:rPr>
          <w:b/>
          <w:sz w:val="20"/>
          <w:szCs w:val="20"/>
        </w:rPr>
        <w:t>”</w:t>
      </w:r>
      <w:r w:rsidRPr="00497B9C">
        <w:rPr>
          <w:b/>
          <w:sz w:val="20"/>
          <w:szCs w:val="20"/>
        </w:rPr>
        <w:t>)</w:t>
      </w:r>
    </w:p>
    <w:p w:rsidRPr="00B8623A" w:rsidR="00560198" w:rsidP="009C41F7" w:rsidRDefault="00560198" w14:paraId="3CC7C196" w14:textId="3599C7E6">
      <w:pPr>
        <w:spacing w:after="240"/>
        <w:jc w:val="both"/>
        <w:rPr>
          <w:rFonts w:cs="Arial"/>
          <w:sz w:val="20"/>
          <w:szCs w:val="20"/>
        </w:rPr>
      </w:pPr>
      <w:r w:rsidRPr="00B8623A">
        <w:rPr>
          <w:rFonts w:cs="Arial"/>
          <w:sz w:val="20"/>
          <w:szCs w:val="20"/>
        </w:rPr>
        <w:t>We</w:t>
      </w:r>
      <w:r w:rsidR="008F669F">
        <w:rPr>
          <w:rFonts w:cs="Arial"/>
          <w:sz w:val="20"/>
          <w:szCs w:val="20"/>
        </w:rPr>
        <w:t>,</w:t>
      </w:r>
      <w:r w:rsidRPr="00B8623A">
        <w:rPr>
          <w:rFonts w:cs="Arial"/>
          <w:sz w:val="20"/>
          <w:szCs w:val="20"/>
        </w:rPr>
        <w:t xml:space="preserve"> the persons whose names appear below and who have signed this document (or other document in the same form), being </w:t>
      </w:r>
      <w:proofErr w:type="gramStart"/>
      <w:r w:rsidRPr="00B8623A">
        <w:rPr>
          <w:rFonts w:cs="Arial"/>
          <w:sz w:val="20"/>
          <w:szCs w:val="20"/>
        </w:rPr>
        <w:t>a majority of</w:t>
      </w:r>
      <w:proofErr w:type="gramEnd"/>
      <w:r w:rsidRPr="00B8623A">
        <w:rPr>
          <w:rFonts w:cs="Arial"/>
          <w:sz w:val="20"/>
          <w:szCs w:val="20"/>
        </w:rPr>
        <w:t xml:space="preserve"> the directors of the Company, hereby adopt by written consent, given in person or by electronic communication, the following resolutions in terms of section 74 of the Companies Act.</w:t>
      </w:r>
    </w:p>
    <w:p w:rsidRPr="00B8623A" w:rsidR="00560198" w:rsidP="00C76CC5" w:rsidRDefault="00560198" w14:paraId="565A69FD" w14:textId="77777777">
      <w:pPr>
        <w:pStyle w:val="ListParagraph"/>
        <w:numPr>
          <w:ilvl w:val="6"/>
          <w:numId w:val="56"/>
        </w:numPr>
        <w:suppressAutoHyphens w:val="0"/>
        <w:spacing w:after="240"/>
        <w:ind w:left="426" w:hanging="426"/>
        <w:contextualSpacing w:val="0"/>
        <w:jc w:val="both"/>
        <w:rPr>
          <w:rFonts w:cs="Arial"/>
          <w:b/>
          <w:sz w:val="20"/>
          <w:szCs w:val="20"/>
        </w:rPr>
      </w:pPr>
      <w:r w:rsidRPr="00B8623A">
        <w:rPr>
          <w:rFonts w:cs="Arial"/>
          <w:b/>
          <w:sz w:val="20"/>
          <w:szCs w:val="20"/>
        </w:rPr>
        <w:t>WHEREAS:</w:t>
      </w:r>
    </w:p>
    <w:p w:rsidR="00D4239A" w:rsidP="00C76CC5" w:rsidRDefault="00560198" w14:paraId="78A8E772" w14:textId="77777777">
      <w:pPr>
        <w:pStyle w:val="ListParagraph"/>
        <w:numPr>
          <w:ilvl w:val="1"/>
          <w:numId w:val="57"/>
        </w:numPr>
        <w:tabs>
          <w:tab w:val="left" w:pos="142"/>
        </w:tabs>
        <w:suppressAutoHyphens w:val="0"/>
        <w:overflowPunct w:val="0"/>
        <w:autoSpaceDE w:val="0"/>
        <w:autoSpaceDN w:val="0"/>
        <w:adjustRightInd w:val="0"/>
        <w:spacing w:after="240"/>
        <w:ind w:hanging="502"/>
        <w:contextualSpacing w:val="0"/>
        <w:jc w:val="both"/>
        <w:textAlignment w:val="baseline"/>
        <w:rPr>
          <w:rFonts w:cs="Arial"/>
          <w:sz w:val="20"/>
          <w:szCs w:val="20"/>
        </w:rPr>
      </w:pPr>
      <w:bookmarkStart w:name="_Ref423671899" w:id="1897"/>
      <w:r w:rsidRPr="00D4239A">
        <w:rPr>
          <w:rFonts w:cs="Arial"/>
          <w:sz w:val="20"/>
          <w:szCs w:val="20"/>
        </w:rPr>
        <w:t xml:space="preserve">The Company intends to </w:t>
      </w:r>
      <w:proofErr w:type="gramStart"/>
      <w:r w:rsidRPr="00D4239A">
        <w:rPr>
          <w:rFonts w:cs="Arial"/>
          <w:sz w:val="20"/>
          <w:szCs w:val="20"/>
        </w:rPr>
        <w:t>enter into</w:t>
      </w:r>
      <w:proofErr w:type="gramEnd"/>
      <w:r w:rsidRPr="00D4239A">
        <w:rPr>
          <w:rFonts w:cs="Arial"/>
          <w:sz w:val="20"/>
          <w:szCs w:val="20"/>
        </w:rPr>
        <w:t>:</w:t>
      </w:r>
      <w:bookmarkStart w:name="_Hlk111468970" w:id="1898"/>
    </w:p>
    <w:p w:rsidRPr="00D4239A" w:rsidR="00560198" w:rsidP="00C76CC5" w:rsidRDefault="00560198" w14:paraId="68F9C053" w14:textId="1F3AB0D0">
      <w:pPr>
        <w:pStyle w:val="ListParagraph"/>
        <w:numPr>
          <w:ilvl w:val="2"/>
          <w:numId w:val="57"/>
        </w:numPr>
        <w:tabs>
          <w:tab w:val="left" w:pos="0"/>
        </w:tabs>
        <w:suppressAutoHyphens w:val="0"/>
        <w:overflowPunct w:val="0"/>
        <w:autoSpaceDE w:val="0"/>
        <w:autoSpaceDN w:val="0"/>
        <w:adjustRightInd w:val="0"/>
        <w:spacing w:after="240"/>
        <w:ind w:left="709" w:hanging="709"/>
        <w:contextualSpacing w:val="0"/>
        <w:jc w:val="both"/>
        <w:textAlignment w:val="baseline"/>
        <w:rPr>
          <w:rFonts w:cs="Arial"/>
          <w:sz w:val="20"/>
          <w:szCs w:val="20"/>
        </w:rPr>
      </w:pPr>
      <w:r w:rsidRPr="61A25811" w:rsidR="00560198">
        <w:rPr>
          <w:rFonts w:cs="Arial"/>
          <w:sz w:val="20"/>
          <w:szCs w:val="20"/>
        </w:rPr>
        <w:t>a written agreement entitled “</w:t>
      </w:r>
      <w:r w:rsidRPr="61A25811" w:rsidR="00560198">
        <w:rPr>
          <w:rFonts w:cs="Arial"/>
          <w:i w:val="1"/>
          <w:iCs w:val="1"/>
          <w:sz w:val="20"/>
          <w:szCs w:val="20"/>
        </w:rPr>
        <w:t>Limited</w:t>
      </w:r>
      <w:r w:rsidRPr="61A25811" w:rsidR="00560198">
        <w:rPr>
          <w:rFonts w:cs="Arial"/>
          <w:sz w:val="20"/>
          <w:szCs w:val="20"/>
        </w:rPr>
        <w:t xml:space="preserve"> </w:t>
      </w:r>
      <w:r w:rsidRPr="61A25811" w:rsidR="00560198">
        <w:rPr>
          <w:rFonts w:cs="Arial"/>
          <w:i w:val="1"/>
          <w:iCs w:val="1"/>
          <w:sz w:val="20"/>
          <w:szCs w:val="20"/>
        </w:rPr>
        <w:t>Guarantee</w:t>
      </w:r>
      <w:r w:rsidRPr="61A25811" w:rsidR="00560198">
        <w:rPr>
          <w:rFonts w:cs="Arial"/>
          <w:sz w:val="20"/>
          <w:szCs w:val="20"/>
        </w:rPr>
        <w:t xml:space="preserve">” with </w:t>
      </w:r>
      <w:r w:rsidRPr="61A25811" w:rsidR="27553062">
        <w:rPr>
          <w:rFonts w:cs="Arial"/>
          <w:sz w:val="20"/>
          <w:szCs w:val="20"/>
        </w:rPr>
        <w:t>[COMPANY NAME]</w:t>
      </w:r>
      <w:r w:rsidRPr="61A25811" w:rsidR="00560198">
        <w:rPr>
          <w:rFonts w:cs="Arial"/>
          <w:sz w:val="20"/>
          <w:szCs w:val="20"/>
        </w:rPr>
        <w:t xml:space="preserve"> pursuant to which, </w:t>
      </w:r>
      <w:r w:rsidRPr="61A25811" w:rsidR="00560198">
        <w:rPr>
          <w:rFonts w:cs="Arial"/>
          <w:i w:val="1"/>
          <w:iCs w:val="1"/>
          <w:sz w:val="20"/>
          <w:szCs w:val="20"/>
        </w:rPr>
        <w:t>inter alia</w:t>
      </w:r>
      <w:r w:rsidRPr="61A25811" w:rsidR="00560198">
        <w:rPr>
          <w:rFonts w:cs="Arial"/>
          <w:sz w:val="20"/>
          <w:szCs w:val="20"/>
        </w:rPr>
        <w:t xml:space="preserve">, the Company guarantees in favour of </w:t>
      </w:r>
      <w:r w:rsidRPr="61A25811" w:rsidR="113B6BD3">
        <w:rPr>
          <w:rFonts w:cs="Arial"/>
          <w:sz w:val="20"/>
          <w:szCs w:val="20"/>
        </w:rPr>
        <w:t>[COMPANY NAME]</w:t>
      </w:r>
      <w:r w:rsidRPr="61A25811" w:rsidR="0062184C">
        <w:rPr>
          <w:rFonts w:cs="Arial"/>
          <w:sz w:val="20"/>
          <w:szCs w:val="20"/>
        </w:rPr>
        <w:t xml:space="preserve"> (RF) </w:t>
      </w:r>
      <w:r w:rsidRPr="61A25811" w:rsidR="00DF571D">
        <w:rPr>
          <w:rFonts w:cs="Arial"/>
          <w:sz w:val="20"/>
          <w:szCs w:val="20"/>
        </w:rPr>
        <w:t xml:space="preserve">Proprietary Limited </w:t>
      </w:r>
      <w:r w:rsidRPr="61A25811" w:rsidR="00A919B7">
        <w:rPr>
          <w:rFonts w:cs="Arial"/>
          <w:sz w:val="20"/>
          <w:szCs w:val="20"/>
        </w:rPr>
        <w:t>(“</w:t>
      </w:r>
      <w:r w:rsidRPr="61A25811" w:rsidR="113B6BD3">
        <w:rPr>
          <w:rFonts w:cs="Arial"/>
          <w:b w:val="1"/>
          <w:bCs w:val="1"/>
          <w:sz w:val="20"/>
          <w:szCs w:val="20"/>
        </w:rPr>
        <w:t>[COMPANY NAME]</w:t>
      </w:r>
      <w:r w:rsidRPr="61A25811" w:rsidR="00A919B7">
        <w:rPr>
          <w:rFonts w:cs="Arial"/>
          <w:sz w:val="20"/>
          <w:szCs w:val="20"/>
        </w:rPr>
        <w:t>”)</w:t>
      </w:r>
      <w:r w:rsidRPr="61A25811" w:rsidR="00560198">
        <w:rPr>
          <w:rFonts w:cs="Arial"/>
          <w:sz w:val="20"/>
          <w:szCs w:val="20"/>
        </w:rPr>
        <w:t xml:space="preserve">, as a principal obligation, </w:t>
      </w:r>
      <w:r w:rsidRPr="61A25811" w:rsidR="00560198">
        <w:rPr>
          <w:rFonts w:cs="Arial"/>
          <w:sz w:val="20"/>
          <w:szCs w:val="20"/>
        </w:rPr>
        <w:t>all of</w:t>
      </w:r>
      <w:r w:rsidRPr="61A25811" w:rsidR="00560198">
        <w:rPr>
          <w:rFonts w:cs="Arial"/>
          <w:sz w:val="20"/>
          <w:szCs w:val="20"/>
        </w:rPr>
        <w:t xml:space="preserve"> the obligations of </w:t>
      </w:r>
      <w:r w:rsidRPr="61A25811" w:rsidR="00A919B7">
        <w:rPr>
          <w:rFonts w:cs="Arial"/>
          <w:sz w:val="20"/>
          <w:szCs w:val="20"/>
          <w:highlight w:val="yellow"/>
        </w:rPr>
        <w:t>[insert beneficiary Name]</w:t>
      </w:r>
      <w:r w:rsidRPr="61A25811" w:rsidR="00560198">
        <w:rPr>
          <w:rFonts w:cs="Arial"/>
          <w:sz w:val="20"/>
          <w:szCs w:val="20"/>
        </w:rPr>
        <w:t xml:space="preserve"> Proprietary Limited (</w:t>
      </w:r>
      <w:r w:rsidRPr="61A25811" w:rsidR="007A2EB2">
        <w:rPr>
          <w:rFonts w:cs="Arial"/>
          <w:sz w:val="20"/>
          <w:szCs w:val="20"/>
        </w:rPr>
        <w:t>“</w:t>
      </w:r>
      <w:r w:rsidRPr="61A25811" w:rsidR="00560198">
        <w:rPr>
          <w:rFonts w:cs="Arial"/>
          <w:b w:val="1"/>
          <w:bCs w:val="1"/>
          <w:sz w:val="20"/>
          <w:szCs w:val="20"/>
        </w:rPr>
        <w:t>Borrower</w:t>
      </w:r>
      <w:r w:rsidRPr="61A25811" w:rsidR="007A2EB2">
        <w:rPr>
          <w:rFonts w:cs="Arial"/>
          <w:sz w:val="20"/>
          <w:szCs w:val="20"/>
        </w:rPr>
        <w:t>”</w:t>
      </w:r>
      <w:r w:rsidRPr="61A25811" w:rsidR="00560198">
        <w:rPr>
          <w:rFonts w:cs="Arial"/>
          <w:sz w:val="20"/>
          <w:szCs w:val="20"/>
        </w:rPr>
        <w:t>) under the</w:t>
      </w:r>
      <w:r w:rsidRPr="61A25811" w:rsidR="009C41F7">
        <w:rPr>
          <w:rFonts w:cs="Arial"/>
          <w:sz w:val="20"/>
          <w:szCs w:val="20"/>
        </w:rPr>
        <w:t xml:space="preserve"> </w:t>
      </w:r>
      <w:r w:rsidRPr="61A25811" w:rsidR="00560198">
        <w:rPr>
          <w:rFonts w:cs="Arial"/>
          <w:sz w:val="20"/>
          <w:szCs w:val="20"/>
        </w:rPr>
        <w:t>F</w:t>
      </w:r>
      <w:r w:rsidRPr="61A25811" w:rsidR="007A2EB2">
        <w:rPr>
          <w:rFonts w:cs="Arial"/>
          <w:sz w:val="20"/>
          <w:szCs w:val="20"/>
        </w:rPr>
        <w:t xml:space="preserve">unding </w:t>
      </w:r>
      <w:r w:rsidRPr="61A25811" w:rsidR="00560198">
        <w:rPr>
          <w:rFonts w:cs="Arial"/>
          <w:sz w:val="20"/>
          <w:szCs w:val="20"/>
        </w:rPr>
        <w:t xml:space="preserve">Documents (as defined therein) (the </w:t>
      </w:r>
      <w:r w:rsidRPr="61A25811" w:rsidR="00162C0A">
        <w:rPr>
          <w:rFonts w:cs="Arial"/>
          <w:sz w:val="20"/>
          <w:szCs w:val="20"/>
        </w:rPr>
        <w:t>“</w:t>
      </w:r>
      <w:r w:rsidRPr="61A25811" w:rsidR="00560198">
        <w:rPr>
          <w:rFonts w:cs="Arial"/>
          <w:b w:val="1"/>
          <w:bCs w:val="1"/>
          <w:sz w:val="20"/>
          <w:szCs w:val="20"/>
        </w:rPr>
        <w:t>Guarantee</w:t>
      </w:r>
      <w:r w:rsidRPr="61A25811" w:rsidR="00560198">
        <w:rPr>
          <w:rFonts w:cs="Arial"/>
          <w:sz w:val="20"/>
          <w:szCs w:val="20"/>
        </w:rPr>
        <w:t>); and</w:t>
      </w:r>
    </w:p>
    <w:p w:rsidRPr="00B8623A" w:rsidR="00560198" w:rsidP="00C76CC5" w:rsidRDefault="00560198" w14:paraId="1FF1AFDE" w14:textId="77777777">
      <w:pPr>
        <w:pStyle w:val="ListParagraph"/>
        <w:numPr>
          <w:ilvl w:val="2"/>
          <w:numId w:val="57"/>
        </w:numPr>
        <w:tabs>
          <w:tab w:val="left" w:pos="0"/>
        </w:tabs>
        <w:suppressAutoHyphens w:val="0"/>
        <w:overflowPunct w:val="0"/>
        <w:autoSpaceDE w:val="0"/>
        <w:autoSpaceDN w:val="0"/>
        <w:adjustRightInd w:val="0"/>
        <w:spacing w:after="240"/>
        <w:ind w:left="709" w:hanging="709"/>
        <w:contextualSpacing w:val="0"/>
        <w:jc w:val="both"/>
        <w:textAlignment w:val="baseline"/>
        <w:rPr>
          <w:rFonts w:cs="Arial"/>
          <w:sz w:val="20"/>
          <w:szCs w:val="20"/>
        </w:rPr>
      </w:pPr>
      <w:bookmarkStart w:name="_Hlk111468726" w:id="1899"/>
      <w:bookmarkStart w:name="_Hlk111469094" w:id="1900"/>
      <w:r w:rsidRPr="00B8623A">
        <w:rPr>
          <w:rFonts w:cs="Arial"/>
          <w:sz w:val="20"/>
          <w:szCs w:val="20"/>
        </w:rPr>
        <w:t>all other agreements and/or documents related and/or ancillary thereto,</w:t>
      </w:r>
    </w:p>
    <w:bookmarkEnd w:id="1899"/>
    <w:p w:rsidRPr="00B8623A" w:rsidR="00560198" w:rsidP="003E74C0" w:rsidRDefault="00560198" w14:paraId="15F49A6A" w14:textId="369FEE03">
      <w:pPr>
        <w:tabs>
          <w:tab w:val="left" w:pos="567"/>
        </w:tabs>
        <w:overflowPunct w:val="0"/>
        <w:autoSpaceDE w:val="0"/>
        <w:autoSpaceDN w:val="0"/>
        <w:adjustRightInd w:val="0"/>
        <w:spacing w:after="240"/>
        <w:ind w:left="567"/>
        <w:jc w:val="both"/>
        <w:textAlignment w:val="baseline"/>
        <w:rPr>
          <w:rFonts w:cs="Arial"/>
          <w:sz w:val="20"/>
          <w:szCs w:val="20"/>
        </w:rPr>
      </w:pPr>
      <w:r w:rsidRPr="00B8623A">
        <w:rPr>
          <w:rFonts w:cs="Arial"/>
          <w:sz w:val="20"/>
          <w:szCs w:val="20"/>
        </w:rPr>
        <w:t xml:space="preserve">(collectively referred to as the </w:t>
      </w:r>
      <w:r w:rsidR="004665C0">
        <w:rPr>
          <w:rFonts w:cs="Arial"/>
          <w:sz w:val="20"/>
          <w:szCs w:val="20"/>
        </w:rPr>
        <w:t>“</w:t>
      </w:r>
      <w:r w:rsidRPr="00B8623A">
        <w:rPr>
          <w:rFonts w:cs="Arial"/>
          <w:b/>
          <w:bCs/>
          <w:sz w:val="20"/>
          <w:szCs w:val="20"/>
        </w:rPr>
        <w:t>Relevant Documents</w:t>
      </w:r>
      <w:r w:rsidRPr="004665C0" w:rsidR="004665C0">
        <w:rPr>
          <w:rFonts w:cs="Arial"/>
          <w:sz w:val="20"/>
          <w:szCs w:val="20"/>
        </w:rPr>
        <w:t>”</w:t>
      </w:r>
      <w:r w:rsidRPr="00B8623A">
        <w:rPr>
          <w:rFonts w:cs="Arial"/>
          <w:sz w:val="20"/>
          <w:szCs w:val="20"/>
        </w:rPr>
        <w:t xml:space="preserve"> and each a </w:t>
      </w:r>
      <w:r w:rsidR="004665C0">
        <w:rPr>
          <w:rFonts w:cs="Arial"/>
          <w:sz w:val="20"/>
          <w:szCs w:val="20"/>
        </w:rPr>
        <w:t>“</w:t>
      </w:r>
      <w:r w:rsidRPr="00B8623A">
        <w:rPr>
          <w:rFonts w:cs="Arial"/>
          <w:b/>
          <w:bCs/>
          <w:sz w:val="20"/>
          <w:szCs w:val="20"/>
        </w:rPr>
        <w:t>Relevant Document</w:t>
      </w:r>
      <w:r w:rsidR="004665C0">
        <w:rPr>
          <w:rFonts w:cs="Arial"/>
          <w:sz w:val="20"/>
          <w:szCs w:val="20"/>
        </w:rPr>
        <w:t>”</w:t>
      </w:r>
      <w:r w:rsidRPr="00B8623A">
        <w:rPr>
          <w:rFonts w:cs="Arial"/>
          <w:sz w:val="20"/>
          <w:szCs w:val="20"/>
        </w:rPr>
        <w:t xml:space="preserve"> and the transactions contemplated therein referred to as the </w:t>
      </w:r>
      <w:r w:rsidR="004665C0">
        <w:rPr>
          <w:rFonts w:cs="Arial"/>
          <w:sz w:val="20"/>
          <w:szCs w:val="20"/>
        </w:rPr>
        <w:t>“</w:t>
      </w:r>
      <w:r w:rsidRPr="00B8623A">
        <w:rPr>
          <w:rFonts w:cs="Arial"/>
          <w:b/>
          <w:bCs/>
          <w:sz w:val="20"/>
          <w:szCs w:val="20"/>
        </w:rPr>
        <w:t>Transaction</w:t>
      </w:r>
      <w:r w:rsidRPr="00B8623A">
        <w:rPr>
          <w:rFonts w:cs="Arial"/>
          <w:sz w:val="20"/>
          <w:szCs w:val="20"/>
        </w:rPr>
        <w:t>”).</w:t>
      </w:r>
    </w:p>
    <w:bookmarkEnd w:id="1898"/>
    <w:bookmarkEnd w:id="1900"/>
    <w:p w:rsidRPr="00B8623A" w:rsidR="00560198" w:rsidP="00C76CC5" w:rsidRDefault="00560198" w14:paraId="63D481EA" w14:textId="77777777">
      <w:pPr>
        <w:pStyle w:val="ListParagraph"/>
        <w:numPr>
          <w:ilvl w:val="1"/>
          <w:numId w:val="57"/>
        </w:numPr>
        <w:tabs>
          <w:tab w:val="left" w:pos="142"/>
        </w:tabs>
        <w:suppressAutoHyphens w:val="0"/>
        <w:overflowPunct w:val="0"/>
        <w:autoSpaceDE w:val="0"/>
        <w:autoSpaceDN w:val="0"/>
        <w:adjustRightInd w:val="0"/>
        <w:spacing w:after="240"/>
        <w:ind w:hanging="502"/>
        <w:contextualSpacing w:val="0"/>
        <w:jc w:val="both"/>
        <w:textAlignment w:val="baseline"/>
        <w:rPr>
          <w:rFonts w:cs="Arial"/>
          <w:sz w:val="20"/>
          <w:szCs w:val="20"/>
        </w:rPr>
      </w:pPr>
      <w:r w:rsidRPr="00B8623A" w:rsidDel="00677451">
        <w:rPr>
          <w:rFonts w:eastAsia="Arial" w:cs="Arial"/>
          <w:sz w:val="20"/>
          <w:szCs w:val="20"/>
        </w:rPr>
        <w:t>Capitalised terms and expressions used in these resolutions and not otherwise defined shall, unless the context indicates otherwise, bear the same meaning as ascribed</w:t>
      </w:r>
      <w:r w:rsidRPr="00B8623A" w:rsidDel="00677451">
        <w:rPr>
          <w:rFonts w:cs="Arial"/>
          <w:sz w:val="20"/>
          <w:szCs w:val="20"/>
        </w:rPr>
        <w:t xml:space="preserve"> th</w:t>
      </w:r>
      <w:r w:rsidRPr="00B8623A" w:rsidDel="00677451">
        <w:rPr>
          <w:rFonts w:eastAsia="Arial" w:cs="Arial"/>
          <w:sz w:val="20"/>
          <w:szCs w:val="20"/>
        </w:rPr>
        <w:t xml:space="preserve">ereto in the </w:t>
      </w:r>
      <w:bookmarkStart w:name="_Hlk86819073" w:id="1901"/>
      <w:r w:rsidRPr="00B8623A">
        <w:rPr>
          <w:rFonts w:eastAsia="Arial" w:cs="Arial"/>
          <w:sz w:val="20"/>
          <w:szCs w:val="20"/>
        </w:rPr>
        <w:t>Relevant Documents (as applicable)</w:t>
      </w:r>
      <w:bookmarkEnd w:id="1901"/>
      <w:r w:rsidRPr="00B8623A" w:rsidDel="00677451">
        <w:rPr>
          <w:rFonts w:eastAsia="Arial" w:cs="Arial"/>
          <w:sz w:val="20"/>
          <w:szCs w:val="20"/>
        </w:rPr>
        <w:t>.</w:t>
      </w:r>
    </w:p>
    <w:p w:rsidRPr="00B8623A" w:rsidR="00560198" w:rsidDel="00677451" w:rsidP="00C76CC5" w:rsidRDefault="00560198" w14:paraId="6A88CAB1" w14:textId="77777777">
      <w:pPr>
        <w:pStyle w:val="ListParagraph"/>
        <w:numPr>
          <w:ilvl w:val="1"/>
          <w:numId w:val="57"/>
        </w:numPr>
        <w:tabs>
          <w:tab w:val="left" w:pos="142"/>
        </w:tabs>
        <w:suppressAutoHyphens w:val="0"/>
        <w:overflowPunct w:val="0"/>
        <w:autoSpaceDE w:val="0"/>
        <w:autoSpaceDN w:val="0"/>
        <w:adjustRightInd w:val="0"/>
        <w:spacing w:after="240"/>
        <w:ind w:hanging="502"/>
        <w:contextualSpacing w:val="0"/>
        <w:jc w:val="both"/>
        <w:textAlignment w:val="baseline"/>
        <w:rPr>
          <w:rFonts w:cs="Arial"/>
          <w:sz w:val="20"/>
          <w:szCs w:val="20"/>
        </w:rPr>
      </w:pPr>
      <w:r w:rsidRPr="00B8623A">
        <w:rPr>
          <w:rFonts w:cs="Arial"/>
          <w:sz w:val="20"/>
          <w:szCs w:val="20"/>
        </w:rPr>
        <w:t xml:space="preserve">Each director has received a substantially </w:t>
      </w:r>
      <w:proofErr w:type="gramStart"/>
      <w:r w:rsidRPr="00B8623A">
        <w:rPr>
          <w:rFonts w:cs="Arial"/>
          <w:sz w:val="20"/>
          <w:szCs w:val="20"/>
        </w:rPr>
        <w:t>agreed-form</w:t>
      </w:r>
      <w:proofErr w:type="gramEnd"/>
      <w:r w:rsidRPr="00B8623A">
        <w:rPr>
          <w:rFonts w:cs="Arial"/>
          <w:sz w:val="20"/>
          <w:szCs w:val="20"/>
        </w:rPr>
        <w:t xml:space="preserve"> copy or the latest copy of the Relevant Documents for his/her consideration.</w:t>
      </w:r>
    </w:p>
    <w:p w:rsidRPr="00B8623A" w:rsidR="00560198" w:rsidP="00C76CC5" w:rsidRDefault="00560198" w14:paraId="1CD4DC98" w14:textId="24B69883">
      <w:pPr>
        <w:pStyle w:val="ListParagraph"/>
        <w:numPr>
          <w:ilvl w:val="1"/>
          <w:numId w:val="57"/>
        </w:numPr>
        <w:tabs>
          <w:tab w:val="left" w:pos="142"/>
        </w:tabs>
        <w:suppressAutoHyphens w:val="0"/>
        <w:overflowPunct w:val="0"/>
        <w:autoSpaceDE w:val="0"/>
        <w:autoSpaceDN w:val="0"/>
        <w:adjustRightInd w:val="0"/>
        <w:spacing w:after="240"/>
        <w:ind w:hanging="502"/>
        <w:contextualSpacing w:val="0"/>
        <w:jc w:val="both"/>
        <w:textAlignment w:val="baseline"/>
        <w:rPr>
          <w:rFonts w:cs="Arial"/>
          <w:sz w:val="20"/>
          <w:szCs w:val="20"/>
        </w:rPr>
      </w:pPr>
      <w:r w:rsidRPr="00B8623A">
        <w:rPr>
          <w:rFonts w:cs="Arial"/>
          <w:sz w:val="20"/>
          <w:szCs w:val="20"/>
        </w:rPr>
        <w:t xml:space="preserve">The Company now wishes to, amongst other things, enter into all such documents and perform all such actions as may be required in relation to the Relevant Documents (the </w:t>
      </w:r>
      <w:r w:rsidRPr="00B8623A" w:rsidR="00697D59">
        <w:rPr>
          <w:rFonts w:cs="Arial"/>
          <w:sz w:val="20"/>
          <w:szCs w:val="20"/>
        </w:rPr>
        <w:t>“</w:t>
      </w:r>
      <w:r w:rsidRPr="00B8623A">
        <w:rPr>
          <w:rFonts w:cs="Arial"/>
          <w:b/>
          <w:bCs/>
          <w:sz w:val="20"/>
          <w:szCs w:val="20"/>
        </w:rPr>
        <w:t>Transaction</w:t>
      </w:r>
      <w:r w:rsidRPr="00B8623A" w:rsidR="00697D59">
        <w:rPr>
          <w:rFonts w:cs="Arial"/>
          <w:sz w:val="20"/>
          <w:szCs w:val="20"/>
        </w:rPr>
        <w:t>”</w:t>
      </w:r>
      <w:r w:rsidRPr="00B8623A">
        <w:rPr>
          <w:rFonts w:cs="Arial"/>
          <w:sz w:val="20"/>
          <w:szCs w:val="20"/>
        </w:rPr>
        <w:t>), including, but not limited to, incurring liabilities as a principal obligor by providing “</w:t>
      </w:r>
      <w:r w:rsidRPr="00B8623A">
        <w:rPr>
          <w:rFonts w:cs="Arial"/>
          <w:i/>
          <w:sz w:val="20"/>
          <w:szCs w:val="20"/>
        </w:rPr>
        <w:t>financial assistance</w:t>
      </w:r>
      <w:r w:rsidRPr="00B8623A">
        <w:rPr>
          <w:rFonts w:cs="Arial"/>
          <w:sz w:val="20"/>
          <w:szCs w:val="20"/>
        </w:rPr>
        <w:t xml:space="preserve">” (as defined in section 45 of the Companies Act) to any related or inter-related party and/or to any person, as the case may be (the </w:t>
      </w:r>
      <w:r w:rsidRPr="00B8623A" w:rsidR="00697D59">
        <w:rPr>
          <w:rFonts w:cs="Arial"/>
          <w:sz w:val="20"/>
          <w:szCs w:val="20"/>
        </w:rPr>
        <w:t>“</w:t>
      </w:r>
      <w:r w:rsidRPr="00B8623A">
        <w:rPr>
          <w:rFonts w:cs="Arial"/>
          <w:b/>
          <w:sz w:val="20"/>
          <w:szCs w:val="20"/>
        </w:rPr>
        <w:t>Financial Assistance</w:t>
      </w:r>
      <w:r w:rsidRPr="00B8623A" w:rsidR="00697D59">
        <w:rPr>
          <w:rFonts w:cs="Arial"/>
          <w:bCs/>
          <w:sz w:val="20"/>
          <w:szCs w:val="20"/>
        </w:rPr>
        <w:t>”</w:t>
      </w:r>
      <w:r w:rsidRPr="00B8623A">
        <w:rPr>
          <w:rFonts w:cs="Arial"/>
          <w:bCs/>
          <w:sz w:val="20"/>
          <w:szCs w:val="20"/>
        </w:rPr>
        <w:t>),</w:t>
      </w:r>
      <w:r w:rsidRPr="00B8623A">
        <w:rPr>
          <w:rFonts w:cs="Arial"/>
          <w:sz w:val="20"/>
          <w:szCs w:val="20"/>
        </w:rPr>
        <w:t xml:space="preserve"> and making a “</w:t>
      </w:r>
      <w:r w:rsidRPr="00B8623A">
        <w:rPr>
          <w:rFonts w:cs="Arial"/>
          <w:i/>
          <w:sz w:val="20"/>
          <w:szCs w:val="20"/>
        </w:rPr>
        <w:t>distribution</w:t>
      </w:r>
      <w:r w:rsidRPr="00B8623A">
        <w:rPr>
          <w:rFonts w:cs="Arial"/>
          <w:sz w:val="20"/>
          <w:szCs w:val="20"/>
        </w:rPr>
        <w:t xml:space="preserve">” (as defined in the Companies Act) (a </w:t>
      </w:r>
      <w:r w:rsidRPr="00B8623A" w:rsidR="00697D59">
        <w:rPr>
          <w:rFonts w:cs="Arial"/>
          <w:sz w:val="20"/>
          <w:szCs w:val="20"/>
        </w:rPr>
        <w:t>“</w:t>
      </w:r>
      <w:r w:rsidRPr="00B8623A">
        <w:rPr>
          <w:rFonts w:cs="Arial"/>
          <w:b/>
          <w:sz w:val="20"/>
          <w:szCs w:val="20"/>
        </w:rPr>
        <w:t>Distribution</w:t>
      </w:r>
      <w:r w:rsidRPr="00B8623A" w:rsidR="00697D59">
        <w:rPr>
          <w:rFonts w:cs="Arial"/>
          <w:bCs/>
          <w:sz w:val="20"/>
          <w:szCs w:val="20"/>
        </w:rPr>
        <w:t>”</w:t>
      </w:r>
      <w:r w:rsidRPr="00B8623A">
        <w:rPr>
          <w:rFonts w:cs="Arial"/>
          <w:sz w:val="20"/>
          <w:szCs w:val="20"/>
        </w:rPr>
        <w:t>) for the purpose of and in connection with the Transaction and as contemplated in the Relevant Documents.</w:t>
      </w:r>
    </w:p>
    <w:p w:rsidRPr="00B8623A" w:rsidR="00560198" w:rsidP="00C76CC5" w:rsidRDefault="00560198" w14:paraId="2D1F6319" w14:textId="77777777">
      <w:pPr>
        <w:pStyle w:val="ListParagraph"/>
        <w:numPr>
          <w:ilvl w:val="1"/>
          <w:numId w:val="57"/>
        </w:numPr>
        <w:tabs>
          <w:tab w:val="left" w:pos="142"/>
        </w:tabs>
        <w:suppressAutoHyphens w:val="0"/>
        <w:overflowPunct w:val="0"/>
        <w:autoSpaceDE w:val="0"/>
        <w:autoSpaceDN w:val="0"/>
        <w:adjustRightInd w:val="0"/>
        <w:spacing w:after="240"/>
        <w:ind w:hanging="502"/>
        <w:contextualSpacing w:val="0"/>
        <w:jc w:val="both"/>
        <w:textAlignment w:val="baseline"/>
        <w:rPr>
          <w:rFonts w:cs="Arial"/>
          <w:sz w:val="20"/>
          <w:szCs w:val="20"/>
        </w:rPr>
      </w:pPr>
      <w:r w:rsidRPr="00B8623A">
        <w:rPr>
          <w:rFonts w:cs="Arial"/>
          <w:sz w:val="20"/>
          <w:szCs w:val="20"/>
        </w:rPr>
        <w:t xml:space="preserve">It is recorded that the provision of the Financial Assistance by the Company, </w:t>
      </w:r>
      <w:r w:rsidRPr="00B8623A">
        <w:rPr>
          <w:rFonts w:cs="Arial"/>
          <w:i/>
          <w:iCs/>
          <w:sz w:val="20"/>
          <w:szCs w:val="20"/>
        </w:rPr>
        <w:t>inter alia</w:t>
      </w:r>
      <w:r w:rsidRPr="00B8623A">
        <w:rPr>
          <w:rFonts w:cs="Arial"/>
          <w:sz w:val="20"/>
          <w:szCs w:val="20"/>
        </w:rPr>
        <w:t xml:space="preserve">, has been approved by a special resolution of the shareholders of the Company in accordance with sections 44 and/or 45 of the </w:t>
      </w:r>
      <w:bookmarkStart w:name="_Hlk76549120" w:id="1902"/>
      <w:r w:rsidRPr="00B8623A">
        <w:rPr>
          <w:rFonts w:cs="Arial"/>
          <w:sz w:val="20"/>
          <w:szCs w:val="20"/>
        </w:rPr>
        <w:t xml:space="preserve">Companies </w:t>
      </w:r>
      <w:bookmarkEnd w:id="1902"/>
      <w:r w:rsidRPr="00B8623A">
        <w:rPr>
          <w:rFonts w:cs="Arial"/>
          <w:sz w:val="20"/>
          <w:szCs w:val="20"/>
        </w:rPr>
        <w:t>Act.</w:t>
      </w:r>
    </w:p>
    <w:p w:rsidRPr="00B8623A" w:rsidR="00560198" w:rsidP="00C76CC5" w:rsidRDefault="00560198" w14:paraId="2829928C" w14:textId="77777777">
      <w:pPr>
        <w:pStyle w:val="ListParagraph"/>
        <w:numPr>
          <w:ilvl w:val="1"/>
          <w:numId w:val="57"/>
        </w:numPr>
        <w:tabs>
          <w:tab w:val="left" w:pos="142"/>
        </w:tabs>
        <w:suppressAutoHyphens w:val="0"/>
        <w:overflowPunct w:val="0"/>
        <w:autoSpaceDE w:val="0"/>
        <w:autoSpaceDN w:val="0"/>
        <w:adjustRightInd w:val="0"/>
        <w:spacing w:after="240"/>
        <w:ind w:hanging="502"/>
        <w:contextualSpacing w:val="0"/>
        <w:jc w:val="both"/>
        <w:textAlignment w:val="baseline"/>
        <w:rPr>
          <w:rFonts w:cs="Arial"/>
          <w:sz w:val="20"/>
          <w:szCs w:val="20"/>
        </w:rPr>
      </w:pPr>
      <w:r w:rsidRPr="00B8623A">
        <w:rPr>
          <w:rFonts w:cs="Arial"/>
          <w:sz w:val="20"/>
          <w:szCs w:val="20"/>
        </w:rPr>
        <w:t>Each director of the Company has confirmed that:</w:t>
      </w:r>
    </w:p>
    <w:p w:rsidRPr="00B8623A" w:rsidR="00560198" w:rsidP="00C76CC5" w:rsidRDefault="00560198" w14:paraId="5DE7BDE1" w14:textId="0AD21914">
      <w:pPr>
        <w:pStyle w:val="ListParagraph"/>
        <w:numPr>
          <w:ilvl w:val="2"/>
          <w:numId w:val="57"/>
        </w:numPr>
        <w:tabs>
          <w:tab w:val="left" w:pos="0"/>
        </w:tabs>
        <w:suppressAutoHyphens w:val="0"/>
        <w:overflowPunct w:val="0"/>
        <w:autoSpaceDE w:val="0"/>
        <w:autoSpaceDN w:val="0"/>
        <w:adjustRightInd w:val="0"/>
        <w:spacing w:after="240"/>
        <w:ind w:left="709" w:hanging="709"/>
        <w:contextualSpacing w:val="0"/>
        <w:jc w:val="both"/>
        <w:textAlignment w:val="baseline"/>
        <w:rPr>
          <w:rFonts w:cs="Arial"/>
          <w:sz w:val="20"/>
          <w:szCs w:val="20"/>
        </w:rPr>
      </w:pPr>
      <w:r w:rsidRPr="00B8623A">
        <w:rPr>
          <w:rFonts w:cs="Arial"/>
          <w:sz w:val="20"/>
          <w:szCs w:val="20"/>
        </w:rPr>
        <w:t>he/she does not have any personal financial interests, as contemplated under section 75 of the Companies Act in the transactions contemplated by and under the Relevant Documents;</w:t>
      </w:r>
    </w:p>
    <w:p w:rsidRPr="00B8623A" w:rsidR="00560198" w:rsidP="00C76CC5" w:rsidRDefault="00560198" w14:paraId="1E6C4359" w14:textId="0677CB16">
      <w:pPr>
        <w:pStyle w:val="ListParagraph"/>
        <w:numPr>
          <w:ilvl w:val="2"/>
          <w:numId w:val="57"/>
        </w:numPr>
        <w:tabs>
          <w:tab w:val="left" w:pos="0"/>
        </w:tabs>
        <w:suppressAutoHyphens w:val="0"/>
        <w:overflowPunct w:val="0"/>
        <w:autoSpaceDE w:val="0"/>
        <w:autoSpaceDN w:val="0"/>
        <w:adjustRightInd w:val="0"/>
        <w:spacing w:after="240"/>
        <w:ind w:left="709" w:hanging="709"/>
        <w:contextualSpacing w:val="0"/>
        <w:jc w:val="both"/>
        <w:textAlignment w:val="baseline"/>
        <w:rPr>
          <w:rFonts w:cs="Arial"/>
          <w:sz w:val="20"/>
          <w:szCs w:val="20"/>
        </w:rPr>
      </w:pPr>
      <w:r w:rsidRPr="00B8623A">
        <w:rPr>
          <w:rFonts w:cs="Arial"/>
          <w:sz w:val="20"/>
          <w:szCs w:val="20"/>
        </w:rPr>
        <w:t xml:space="preserve">he/she is not aware that any person who is a </w:t>
      </w:r>
      <w:r w:rsidR="004665C0">
        <w:rPr>
          <w:rFonts w:cs="Arial"/>
          <w:sz w:val="20"/>
          <w:szCs w:val="20"/>
        </w:rPr>
        <w:t>“</w:t>
      </w:r>
      <w:r w:rsidRPr="00B8623A">
        <w:rPr>
          <w:rFonts w:cs="Arial"/>
          <w:i/>
          <w:sz w:val="20"/>
          <w:szCs w:val="20"/>
        </w:rPr>
        <w:t>related person</w:t>
      </w:r>
      <w:r w:rsidR="004665C0">
        <w:rPr>
          <w:rFonts w:cs="Arial"/>
          <w:i/>
          <w:sz w:val="20"/>
          <w:szCs w:val="20"/>
        </w:rPr>
        <w:t>”</w:t>
      </w:r>
      <w:r w:rsidRPr="00B8623A">
        <w:rPr>
          <w:rFonts w:cs="Arial"/>
          <w:sz w:val="20"/>
          <w:szCs w:val="20"/>
        </w:rPr>
        <w:t xml:space="preserve"> in relation to such director (as such term is construed under section 75(1)(b) read with section 1 of the Companies Act) has such personal financial interests; </w:t>
      </w:r>
    </w:p>
    <w:p w:rsidRPr="00B8623A" w:rsidR="00560198" w:rsidP="00C76CC5" w:rsidRDefault="00560198" w14:paraId="1EA83449" w14:textId="77777777">
      <w:pPr>
        <w:pStyle w:val="ListParagraph"/>
        <w:numPr>
          <w:ilvl w:val="2"/>
          <w:numId w:val="57"/>
        </w:numPr>
        <w:tabs>
          <w:tab w:val="left" w:pos="0"/>
        </w:tabs>
        <w:suppressAutoHyphens w:val="0"/>
        <w:overflowPunct w:val="0"/>
        <w:autoSpaceDE w:val="0"/>
        <w:autoSpaceDN w:val="0"/>
        <w:adjustRightInd w:val="0"/>
        <w:spacing w:after="240"/>
        <w:ind w:left="709" w:hanging="709"/>
        <w:contextualSpacing w:val="0"/>
        <w:jc w:val="both"/>
        <w:textAlignment w:val="baseline"/>
        <w:rPr>
          <w:rFonts w:cs="Arial"/>
          <w:sz w:val="20"/>
          <w:szCs w:val="20"/>
        </w:rPr>
      </w:pPr>
      <w:r w:rsidRPr="00B8623A">
        <w:rPr>
          <w:rFonts w:cs="Arial"/>
          <w:sz w:val="20"/>
          <w:szCs w:val="20"/>
        </w:rPr>
        <w:t xml:space="preserve">confirms, for the purpose of making and confirming the disclosures contemplated above and for the purpose of exercising any vote in respect of the resolutions contemplated herein, that he/she has received due and proper notice of the matters to be decided in terms hereof, as contemplated in section 74(1) of the Companies Act; and </w:t>
      </w:r>
    </w:p>
    <w:p w:rsidRPr="00B8623A" w:rsidR="00560198" w:rsidP="00C76CC5" w:rsidRDefault="00560198" w14:paraId="35EAA837" w14:textId="55D715C6">
      <w:pPr>
        <w:pStyle w:val="ListParagraph"/>
        <w:numPr>
          <w:ilvl w:val="2"/>
          <w:numId w:val="57"/>
        </w:numPr>
        <w:tabs>
          <w:tab w:val="left" w:pos="0"/>
        </w:tabs>
        <w:suppressAutoHyphens w:val="0"/>
        <w:overflowPunct w:val="0"/>
        <w:autoSpaceDE w:val="0"/>
        <w:autoSpaceDN w:val="0"/>
        <w:adjustRightInd w:val="0"/>
        <w:spacing w:after="240"/>
        <w:ind w:left="709" w:hanging="709"/>
        <w:contextualSpacing w:val="0"/>
        <w:jc w:val="both"/>
        <w:textAlignment w:val="baseline"/>
        <w:rPr>
          <w:rFonts w:cs="Arial"/>
          <w:sz w:val="20"/>
          <w:szCs w:val="20"/>
        </w:rPr>
      </w:pPr>
      <w:r w:rsidRPr="00B8623A">
        <w:rPr>
          <w:rFonts w:cs="Arial"/>
          <w:sz w:val="20"/>
          <w:szCs w:val="20"/>
        </w:rPr>
        <w:t>provides his/her written consent in respect of the resolutions contained herein, such that the resolutions set out in this document are passed by the directors of the Company in accordance with section 74 of the Companies Act.</w:t>
      </w:r>
    </w:p>
    <w:bookmarkEnd w:id="1897"/>
    <w:p w:rsidRPr="00922426" w:rsidR="008F669F" w:rsidP="00C76CC5" w:rsidRDefault="00560198" w14:paraId="03B7FF65" w14:textId="77777777">
      <w:pPr>
        <w:pStyle w:val="ListParagraph"/>
        <w:keepNext/>
        <w:numPr>
          <w:ilvl w:val="6"/>
          <w:numId w:val="56"/>
        </w:numPr>
        <w:suppressAutoHyphens w:val="0"/>
        <w:spacing w:after="240"/>
        <w:ind w:left="426" w:hanging="426"/>
        <w:contextualSpacing w:val="0"/>
        <w:jc w:val="both"/>
        <w:rPr>
          <w:rFonts w:cs="Arial"/>
          <w:b/>
          <w:sz w:val="20"/>
          <w:szCs w:val="20"/>
        </w:rPr>
      </w:pPr>
      <w:r w:rsidRPr="00922426">
        <w:rPr>
          <w:rFonts w:cs="Arial"/>
          <w:b/>
          <w:sz w:val="20"/>
          <w:szCs w:val="20"/>
        </w:rPr>
        <w:t>ACCORDINGLY</w:t>
      </w:r>
      <w:r w:rsidRPr="00922426" w:rsidR="007A39D0">
        <w:rPr>
          <w:rFonts w:cs="Arial"/>
          <w:b/>
          <w:sz w:val="20"/>
          <w:szCs w:val="20"/>
        </w:rPr>
        <w:t>,</w:t>
      </w:r>
      <w:r w:rsidRPr="00922426">
        <w:rPr>
          <w:rFonts w:cs="Arial"/>
          <w:b/>
          <w:sz w:val="20"/>
          <w:szCs w:val="20"/>
        </w:rPr>
        <w:t xml:space="preserve"> IT IS RESOLVED</w:t>
      </w:r>
      <w:r w:rsidRPr="00922426" w:rsidR="007A39D0">
        <w:rPr>
          <w:rFonts w:cs="Arial"/>
          <w:b/>
          <w:sz w:val="20"/>
          <w:szCs w:val="20"/>
        </w:rPr>
        <w:t xml:space="preserve"> AS FOLLOWS</w:t>
      </w:r>
      <w:r w:rsidRPr="00922426">
        <w:rPr>
          <w:rFonts w:cs="Arial"/>
          <w:b/>
          <w:sz w:val="20"/>
          <w:szCs w:val="20"/>
        </w:rPr>
        <w:t>:</w:t>
      </w:r>
    </w:p>
    <w:p w:rsidRPr="00922426" w:rsidR="00560198" w:rsidP="00C76CC5" w:rsidRDefault="00560198" w14:paraId="7DE77412" w14:textId="7CD1F07F">
      <w:pPr>
        <w:pStyle w:val="ListParagraph"/>
        <w:keepNext/>
        <w:numPr>
          <w:ilvl w:val="1"/>
          <w:numId w:val="58"/>
        </w:numPr>
        <w:suppressAutoHyphens w:val="0"/>
        <w:spacing w:after="240"/>
        <w:ind w:left="567" w:hanging="567"/>
        <w:contextualSpacing w:val="0"/>
        <w:jc w:val="both"/>
        <w:rPr>
          <w:rFonts w:cs="Arial"/>
          <w:b/>
          <w:bCs/>
          <w:sz w:val="20"/>
          <w:szCs w:val="20"/>
        </w:rPr>
      </w:pPr>
      <w:r w:rsidRPr="00922426">
        <w:rPr>
          <w:rFonts w:cs="Arial"/>
          <w:b/>
          <w:bCs/>
          <w:sz w:val="20"/>
          <w:szCs w:val="20"/>
        </w:rPr>
        <w:t xml:space="preserve">RESOLUTION NUMBER 1 </w:t>
      </w:r>
    </w:p>
    <w:p w:rsidRPr="00922426" w:rsidR="00560198" w:rsidP="008846E9" w:rsidRDefault="00560198" w14:paraId="335CD2C5" w14:textId="69BD433A">
      <w:pPr>
        <w:pStyle w:val="BGHeading1AltQ"/>
        <w:keepNext/>
        <w:numPr>
          <w:ilvl w:val="0"/>
          <w:numId w:val="0"/>
        </w:numPr>
        <w:spacing w:after="240" w:line="240" w:lineRule="auto"/>
        <w:ind w:left="567"/>
        <w:rPr>
          <w:rFonts w:ascii="Arial" w:hAnsi="Arial"/>
          <w:szCs w:val="20"/>
        </w:rPr>
      </w:pPr>
      <w:r w:rsidRPr="00922426">
        <w:rPr>
          <w:rFonts w:ascii="Arial" w:hAnsi="Arial"/>
          <w:b/>
          <w:szCs w:val="20"/>
        </w:rPr>
        <w:t>THAT</w:t>
      </w:r>
      <w:r w:rsidRPr="00922426">
        <w:rPr>
          <w:rFonts w:ascii="Arial" w:hAnsi="Arial"/>
          <w:szCs w:val="20"/>
        </w:rPr>
        <w:t xml:space="preserve"> the board of directors of the Company (the </w:t>
      </w:r>
      <w:r w:rsidRPr="00922426" w:rsidR="00E87BC5">
        <w:rPr>
          <w:rFonts w:ascii="Arial" w:hAnsi="Arial"/>
          <w:szCs w:val="20"/>
        </w:rPr>
        <w:t>“</w:t>
      </w:r>
      <w:r w:rsidRPr="00922426">
        <w:rPr>
          <w:rFonts w:ascii="Arial" w:hAnsi="Arial"/>
          <w:b/>
          <w:bCs w:val="0"/>
          <w:szCs w:val="20"/>
        </w:rPr>
        <w:t>Board</w:t>
      </w:r>
      <w:r w:rsidRPr="00922426" w:rsidR="00E87BC5">
        <w:rPr>
          <w:rFonts w:ascii="Arial" w:hAnsi="Arial"/>
          <w:szCs w:val="20"/>
        </w:rPr>
        <w:t>”</w:t>
      </w:r>
      <w:r w:rsidRPr="00922426">
        <w:rPr>
          <w:rFonts w:ascii="Arial" w:hAnsi="Arial"/>
          <w:szCs w:val="20"/>
        </w:rPr>
        <w:t xml:space="preserve">) approves the terms of, and the transactions contemplated by, the Relevant Documents to which the Company is a party and the Company be and is hereby authorised to </w:t>
      </w:r>
      <w:proofErr w:type="gramStart"/>
      <w:r w:rsidRPr="00922426">
        <w:rPr>
          <w:rFonts w:ascii="Arial" w:hAnsi="Arial"/>
          <w:szCs w:val="20"/>
        </w:rPr>
        <w:t>enter into</w:t>
      </w:r>
      <w:proofErr w:type="gramEnd"/>
      <w:r w:rsidRPr="00922426">
        <w:rPr>
          <w:rFonts w:ascii="Arial" w:hAnsi="Arial"/>
          <w:szCs w:val="20"/>
        </w:rPr>
        <w:t xml:space="preserve"> and perform its obligations under:</w:t>
      </w:r>
    </w:p>
    <w:p w:rsidRPr="00922426" w:rsidR="00560198" w:rsidP="00C76CC5" w:rsidRDefault="00560198" w14:paraId="0B0EAFB4" w14:textId="77777777">
      <w:pPr>
        <w:pStyle w:val="ListParagraph"/>
        <w:numPr>
          <w:ilvl w:val="2"/>
          <w:numId w:val="58"/>
        </w:numPr>
        <w:suppressAutoHyphens w:val="0"/>
        <w:spacing w:after="240"/>
        <w:ind w:left="851" w:hanging="851"/>
        <w:contextualSpacing w:val="0"/>
        <w:jc w:val="both"/>
        <w:rPr>
          <w:rFonts w:cs="Arial"/>
          <w:sz w:val="20"/>
          <w:szCs w:val="20"/>
        </w:rPr>
      </w:pPr>
      <w:r w:rsidRPr="00922426">
        <w:rPr>
          <w:rFonts w:cs="Arial"/>
          <w:sz w:val="20"/>
          <w:szCs w:val="20"/>
        </w:rPr>
        <w:t>the Relevant Documents to which it is a party;</w:t>
      </w:r>
    </w:p>
    <w:p w:rsidRPr="00922426" w:rsidR="00560198" w:rsidP="00C76CC5" w:rsidRDefault="00560198" w14:paraId="731C1658" w14:textId="018A4ECD">
      <w:pPr>
        <w:pStyle w:val="ListParagraph"/>
        <w:numPr>
          <w:ilvl w:val="2"/>
          <w:numId w:val="58"/>
        </w:numPr>
        <w:suppressAutoHyphens w:val="0"/>
        <w:spacing w:after="240"/>
        <w:ind w:left="851" w:hanging="851"/>
        <w:contextualSpacing w:val="0"/>
        <w:jc w:val="both"/>
        <w:rPr>
          <w:rFonts w:cs="Arial"/>
          <w:iCs/>
          <w:sz w:val="20"/>
          <w:szCs w:val="20"/>
        </w:rPr>
      </w:pPr>
      <w:r w:rsidRPr="00922426">
        <w:rPr>
          <w:rFonts w:cs="Arial"/>
          <w:sz w:val="20"/>
          <w:szCs w:val="20"/>
        </w:rPr>
        <w:t>any other agreements, documents or instruments related to the Relevant Documents and to which the Company is a party together with any other agreements, deeds or documents which may be incidental or related to the transactions or agreements referred to above; an</w:t>
      </w:r>
      <w:r w:rsidRPr="00922426" w:rsidR="00E112B1">
        <w:rPr>
          <w:rFonts w:cs="Arial"/>
          <w:sz w:val="20"/>
          <w:szCs w:val="20"/>
        </w:rPr>
        <w:t xml:space="preserve">d </w:t>
      </w:r>
      <w:r w:rsidRPr="00922426">
        <w:rPr>
          <w:rFonts w:cs="Arial"/>
          <w:sz w:val="20"/>
          <w:szCs w:val="20"/>
        </w:rPr>
        <w:t>any amendments</w:t>
      </w:r>
      <w:bookmarkStart w:name="_Hlk107409278" w:id="1903"/>
      <w:r w:rsidRPr="00922426">
        <w:rPr>
          <w:rFonts w:cs="Arial"/>
          <w:sz w:val="20"/>
          <w:szCs w:val="20"/>
        </w:rPr>
        <w:t xml:space="preserve">, restatements or novations </w:t>
      </w:r>
      <w:bookmarkEnd w:id="1903"/>
      <w:r w:rsidRPr="00922426">
        <w:rPr>
          <w:rFonts w:cs="Arial"/>
          <w:sz w:val="20"/>
          <w:szCs w:val="20"/>
        </w:rPr>
        <w:t>to the documents listed above,</w:t>
      </w:r>
    </w:p>
    <w:p w:rsidRPr="00922426" w:rsidR="00560198" w:rsidP="003E74C0" w:rsidRDefault="00560198" w14:paraId="17921BAB" w14:textId="282EC522">
      <w:pPr>
        <w:pStyle w:val="BGHeading1AltQ"/>
        <w:numPr>
          <w:ilvl w:val="0"/>
          <w:numId w:val="0"/>
        </w:numPr>
        <w:spacing w:after="240" w:line="240" w:lineRule="auto"/>
        <w:ind w:left="567"/>
        <w:rPr>
          <w:rFonts w:ascii="Arial" w:hAnsi="Arial"/>
          <w:iCs/>
          <w:szCs w:val="20"/>
        </w:rPr>
      </w:pPr>
      <w:r w:rsidRPr="00922426">
        <w:rPr>
          <w:rFonts w:ascii="Arial" w:hAnsi="Arial"/>
          <w:bCs w:val="0"/>
          <w:iCs/>
          <w:szCs w:val="20"/>
        </w:rPr>
        <w:t xml:space="preserve">(the </w:t>
      </w:r>
      <w:r w:rsidRPr="00922426" w:rsidR="00FE7FD4">
        <w:rPr>
          <w:rFonts w:ascii="Arial" w:hAnsi="Arial"/>
          <w:bCs w:val="0"/>
          <w:iCs/>
          <w:szCs w:val="20"/>
        </w:rPr>
        <w:t>“</w:t>
      </w:r>
      <w:r w:rsidRPr="00922426">
        <w:rPr>
          <w:rFonts w:ascii="Arial" w:hAnsi="Arial"/>
          <w:b/>
          <w:bCs w:val="0"/>
          <w:iCs/>
          <w:szCs w:val="20"/>
        </w:rPr>
        <w:t>Approved Documents</w:t>
      </w:r>
      <w:r w:rsidRPr="00922426" w:rsidR="00FE7FD4">
        <w:rPr>
          <w:rFonts w:ascii="Arial" w:hAnsi="Arial"/>
          <w:iCs/>
          <w:szCs w:val="20"/>
        </w:rPr>
        <w:t>”</w:t>
      </w:r>
      <w:r w:rsidRPr="00922426">
        <w:rPr>
          <w:rFonts w:ascii="Arial" w:hAnsi="Arial"/>
          <w:bCs w:val="0"/>
          <w:iCs/>
          <w:szCs w:val="20"/>
        </w:rPr>
        <w:t>).</w:t>
      </w:r>
    </w:p>
    <w:p w:rsidRPr="00922426" w:rsidR="00560198" w:rsidP="00C76CC5" w:rsidRDefault="00560198" w14:paraId="5B3C1F99" w14:textId="77777777">
      <w:pPr>
        <w:pStyle w:val="ListParagraph"/>
        <w:numPr>
          <w:ilvl w:val="1"/>
          <w:numId w:val="58"/>
        </w:numPr>
        <w:suppressAutoHyphens w:val="0"/>
        <w:spacing w:after="240"/>
        <w:ind w:left="567" w:hanging="567"/>
        <w:contextualSpacing w:val="0"/>
        <w:jc w:val="both"/>
        <w:rPr>
          <w:rFonts w:cs="Arial"/>
          <w:b/>
          <w:bCs/>
          <w:sz w:val="20"/>
          <w:szCs w:val="20"/>
        </w:rPr>
      </w:pPr>
      <w:bookmarkStart w:name="_Ref369523318" w:id="1904"/>
      <w:r w:rsidRPr="00922426">
        <w:rPr>
          <w:rFonts w:cs="Arial"/>
          <w:b/>
          <w:bCs/>
          <w:sz w:val="20"/>
          <w:szCs w:val="20"/>
        </w:rPr>
        <w:t xml:space="preserve">RESOLUTION NUMBER </w:t>
      </w:r>
      <w:bookmarkEnd w:id="1904"/>
      <w:r w:rsidRPr="00922426">
        <w:rPr>
          <w:rFonts w:cs="Arial"/>
          <w:b/>
          <w:bCs/>
          <w:sz w:val="20"/>
          <w:szCs w:val="20"/>
        </w:rPr>
        <w:t xml:space="preserve">2 </w:t>
      </w:r>
    </w:p>
    <w:p w:rsidRPr="00B8623A" w:rsidR="00560198" w:rsidP="003E74C0" w:rsidRDefault="00560198" w14:paraId="2C951E6E" w14:textId="77777777">
      <w:pPr>
        <w:pStyle w:val="BGHeading1AltQ"/>
        <w:numPr>
          <w:ilvl w:val="0"/>
          <w:numId w:val="0"/>
        </w:numPr>
        <w:spacing w:after="240" w:line="240" w:lineRule="auto"/>
        <w:ind w:left="567"/>
        <w:rPr>
          <w:rFonts w:ascii="Arial" w:hAnsi="Arial"/>
          <w:szCs w:val="20"/>
        </w:rPr>
      </w:pPr>
      <w:r w:rsidRPr="00B8623A">
        <w:rPr>
          <w:rFonts w:ascii="Arial" w:hAnsi="Arial"/>
          <w:b/>
          <w:szCs w:val="20"/>
        </w:rPr>
        <w:t xml:space="preserve">THAT </w:t>
      </w:r>
      <w:r w:rsidRPr="00B8623A">
        <w:rPr>
          <w:rFonts w:ascii="Arial" w:hAnsi="Arial"/>
          <w:szCs w:val="20"/>
        </w:rPr>
        <w:t>the Board has considered the provisions of the Financial Assistance; has considered all reasonably foreseeable financial circumstances of the Company, which are based on accounting records and financial statements satisfying the requirements of the Companies Act; has considered a fair valuation of the Company's assets and liabilities, including any reasonably foreseeable contingent assets and liabilities of the Company; has not considered any other valuation of the Company's assets and liabilities; and has considered the memorandum of incorporation to ascertain whether the memorandum of incorporation contains any terms, conditions and/or restrictions in respect of the granting of any financial assistance; and the Board is satisfied that:</w:t>
      </w:r>
    </w:p>
    <w:p w:rsidRPr="00B8623A" w:rsidR="00560198" w:rsidP="00C76CC5" w:rsidRDefault="00560198" w14:paraId="6FBD2060" w14:textId="372E15E1">
      <w:pPr>
        <w:pStyle w:val="ListParagraph"/>
        <w:numPr>
          <w:ilvl w:val="2"/>
          <w:numId w:val="58"/>
        </w:numPr>
        <w:suppressAutoHyphens w:val="0"/>
        <w:spacing w:after="240"/>
        <w:ind w:left="851" w:hanging="851"/>
        <w:contextualSpacing w:val="0"/>
        <w:jc w:val="both"/>
        <w:rPr>
          <w:rFonts w:cs="Arial"/>
          <w:sz w:val="20"/>
          <w:szCs w:val="20"/>
        </w:rPr>
      </w:pPr>
      <w:r w:rsidRPr="00B8623A">
        <w:rPr>
          <w:rFonts w:cs="Arial"/>
          <w:sz w:val="20"/>
          <w:szCs w:val="20"/>
        </w:rPr>
        <w:t>immediately after providing the Financial Assistance, the Company will satisfy the solvency and liquidity test (as contemplated in section 4 of the Companies Act) (the</w:t>
      </w:r>
      <w:r w:rsidR="009C1F25">
        <w:rPr>
          <w:rFonts w:cs="Arial"/>
          <w:sz w:val="20"/>
          <w:szCs w:val="20"/>
        </w:rPr>
        <w:t> “</w:t>
      </w:r>
      <w:r w:rsidRPr="00B8623A">
        <w:rPr>
          <w:rFonts w:cs="Arial"/>
          <w:b/>
          <w:sz w:val="20"/>
          <w:szCs w:val="20"/>
        </w:rPr>
        <w:t>Solvency and Liquidity Test</w:t>
      </w:r>
      <w:r w:rsidRPr="009C1F25" w:rsidR="009C1F25">
        <w:rPr>
          <w:rFonts w:cs="Arial"/>
          <w:bCs/>
          <w:sz w:val="20"/>
          <w:szCs w:val="20"/>
        </w:rPr>
        <w:t>”)</w:t>
      </w:r>
      <w:r w:rsidRPr="009C1F25">
        <w:rPr>
          <w:rFonts w:cs="Arial"/>
          <w:bCs/>
          <w:sz w:val="20"/>
          <w:szCs w:val="20"/>
        </w:rPr>
        <w:t>;</w:t>
      </w:r>
    </w:p>
    <w:p w:rsidRPr="00B8623A" w:rsidR="00560198" w:rsidP="00C76CC5" w:rsidRDefault="00560198" w14:paraId="458FE87A" w14:textId="7C838D8C">
      <w:pPr>
        <w:pStyle w:val="ListParagraph"/>
        <w:numPr>
          <w:ilvl w:val="2"/>
          <w:numId w:val="58"/>
        </w:numPr>
        <w:suppressAutoHyphens w:val="0"/>
        <w:spacing w:after="240"/>
        <w:ind w:left="851" w:hanging="851"/>
        <w:contextualSpacing w:val="0"/>
        <w:jc w:val="both"/>
        <w:rPr>
          <w:rFonts w:cs="Arial"/>
          <w:sz w:val="20"/>
          <w:szCs w:val="20"/>
        </w:rPr>
      </w:pPr>
      <w:r w:rsidRPr="00B8623A">
        <w:rPr>
          <w:rFonts w:cs="Arial"/>
          <w:sz w:val="20"/>
          <w:szCs w:val="20"/>
        </w:rPr>
        <w:t xml:space="preserve">the terms under which the Financial Assistance is proposed are fair and reasonable to the </w:t>
      </w:r>
      <w:proofErr w:type="gramStart"/>
      <w:r w:rsidRPr="00B8623A">
        <w:rPr>
          <w:rFonts w:cs="Arial"/>
          <w:sz w:val="20"/>
          <w:szCs w:val="20"/>
        </w:rPr>
        <w:t xml:space="preserve">Company; </w:t>
      </w:r>
      <w:r w:rsidR="00922426">
        <w:rPr>
          <w:rFonts w:cs="Arial"/>
          <w:sz w:val="20"/>
          <w:szCs w:val="20"/>
        </w:rPr>
        <w:t xml:space="preserve"> </w:t>
      </w:r>
      <w:r w:rsidRPr="00B8623A">
        <w:rPr>
          <w:rFonts w:cs="Arial"/>
          <w:sz w:val="20"/>
          <w:szCs w:val="20"/>
        </w:rPr>
        <w:t>and</w:t>
      </w:r>
      <w:proofErr w:type="gramEnd"/>
    </w:p>
    <w:p w:rsidRPr="00B8623A" w:rsidR="00560198" w:rsidP="00C76CC5" w:rsidRDefault="00560198" w14:paraId="3CD675D9" w14:textId="77777777">
      <w:pPr>
        <w:pStyle w:val="ListParagraph"/>
        <w:numPr>
          <w:ilvl w:val="2"/>
          <w:numId w:val="58"/>
        </w:numPr>
        <w:suppressAutoHyphens w:val="0"/>
        <w:spacing w:after="240"/>
        <w:ind w:left="851" w:hanging="851"/>
        <w:contextualSpacing w:val="0"/>
        <w:jc w:val="both"/>
        <w:rPr>
          <w:rFonts w:cs="Arial"/>
          <w:sz w:val="20"/>
          <w:szCs w:val="20"/>
        </w:rPr>
      </w:pPr>
      <w:r w:rsidRPr="00B8623A">
        <w:rPr>
          <w:rFonts w:cs="Arial"/>
          <w:sz w:val="20"/>
          <w:szCs w:val="20"/>
        </w:rPr>
        <w:t>all terms, conditions and restrictions in the memorandum of incorporation in respect of the granting of any financial assistance have been satisfied.</w:t>
      </w:r>
    </w:p>
    <w:p w:rsidRPr="00922426" w:rsidR="00560198" w:rsidP="00C76CC5" w:rsidRDefault="00560198" w14:paraId="0A73E465" w14:textId="77777777">
      <w:pPr>
        <w:pStyle w:val="ListParagraph"/>
        <w:numPr>
          <w:ilvl w:val="1"/>
          <w:numId w:val="58"/>
        </w:numPr>
        <w:suppressAutoHyphens w:val="0"/>
        <w:spacing w:after="240"/>
        <w:ind w:left="567" w:hanging="567"/>
        <w:contextualSpacing w:val="0"/>
        <w:jc w:val="both"/>
        <w:rPr>
          <w:rFonts w:cs="Arial"/>
          <w:b/>
          <w:bCs/>
          <w:sz w:val="20"/>
          <w:szCs w:val="20"/>
        </w:rPr>
      </w:pPr>
      <w:r w:rsidRPr="00922426">
        <w:rPr>
          <w:rFonts w:cs="Arial"/>
          <w:b/>
          <w:bCs/>
          <w:sz w:val="20"/>
          <w:szCs w:val="20"/>
        </w:rPr>
        <w:t>RESOLUTION NUMBER 3</w:t>
      </w:r>
    </w:p>
    <w:p w:rsidRPr="00B8623A" w:rsidR="00560198" w:rsidP="003E74C0" w:rsidRDefault="00560198" w14:paraId="1B0DB303" w14:textId="77777777">
      <w:pPr>
        <w:pStyle w:val="BGHeading1AltQ"/>
        <w:numPr>
          <w:ilvl w:val="0"/>
          <w:numId w:val="0"/>
        </w:numPr>
        <w:spacing w:after="240" w:line="240" w:lineRule="auto"/>
        <w:ind w:left="567"/>
        <w:rPr>
          <w:rFonts w:ascii="Arial" w:hAnsi="Arial"/>
          <w:szCs w:val="20"/>
        </w:rPr>
      </w:pPr>
      <w:r w:rsidRPr="00B8623A">
        <w:rPr>
          <w:rFonts w:ascii="Arial" w:hAnsi="Arial"/>
          <w:b/>
          <w:szCs w:val="20"/>
        </w:rPr>
        <w:t>THAT</w:t>
      </w:r>
      <w:r w:rsidRPr="00B8623A">
        <w:rPr>
          <w:rFonts w:ascii="Arial" w:hAnsi="Arial"/>
          <w:szCs w:val="20"/>
        </w:rPr>
        <w:t xml:space="preserve"> the Board hereby authorises the Company to provide the Financial Assistance for the purpose of and in connection with the Transaction and as contemplated in the Approved Documents and in respect of certain financing arrangements in respect thereof.</w:t>
      </w:r>
    </w:p>
    <w:p w:rsidRPr="00922426" w:rsidR="00560198" w:rsidP="00C76CC5" w:rsidRDefault="00560198" w14:paraId="77993608" w14:textId="77777777">
      <w:pPr>
        <w:pStyle w:val="ListParagraph"/>
        <w:numPr>
          <w:ilvl w:val="1"/>
          <w:numId w:val="58"/>
        </w:numPr>
        <w:suppressAutoHyphens w:val="0"/>
        <w:spacing w:after="240"/>
        <w:ind w:left="567" w:hanging="567"/>
        <w:contextualSpacing w:val="0"/>
        <w:jc w:val="both"/>
        <w:rPr>
          <w:rFonts w:cs="Arial"/>
          <w:b/>
          <w:bCs/>
          <w:sz w:val="20"/>
          <w:szCs w:val="20"/>
        </w:rPr>
      </w:pPr>
      <w:r w:rsidRPr="00922426">
        <w:rPr>
          <w:rFonts w:cs="Arial"/>
          <w:b/>
          <w:bCs/>
          <w:sz w:val="20"/>
          <w:szCs w:val="20"/>
        </w:rPr>
        <w:t>RESOLUTION NUMBER 4</w:t>
      </w:r>
    </w:p>
    <w:p w:rsidRPr="00B8623A" w:rsidR="00560198" w:rsidP="003E74C0" w:rsidRDefault="00560198" w14:paraId="4BBAB6BC" w14:textId="77777777">
      <w:pPr>
        <w:pStyle w:val="BGHeading1AltQ"/>
        <w:numPr>
          <w:ilvl w:val="0"/>
          <w:numId w:val="0"/>
        </w:numPr>
        <w:spacing w:after="240" w:line="240" w:lineRule="auto"/>
        <w:ind w:left="567"/>
        <w:rPr>
          <w:rFonts w:ascii="Arial" w:hAnsi="Arial"/>
          <w:szCs w:val="20"/>
        </w:rPr>
      </w:pPr>
      <w:r w:rsidRPr="00B8623A">
        <w:rPr>
          <w:rFonts w:ascii="Arial" w:hAnsi="Arial"/>
          <w:b/>
          <w:szCs w:val="20"/>
        </w:rPr>
        <w:t>THAT</w:t>
      </w:r>
      <w:r w:rsidRPr="00B8623A">
        <w:rPr>
          <w:rFonts w:ascii="Arial" w:hAnsi="Arial"/>
          <w:szCs w:val="20"/>
        </w:rPr>
        <w:t xml:space="preserve"> in accordance with the provisions of section 46 of the Companies Act:</w:t>
      </w:r>
    </w:p>
    <w:p w:rsidRPr="00B8623A" w:rsidR="00560198" w:rsidP="00C76CC5" w:rsidRDefault="00560198" w14:paraId="55011E71" w14:textId="77777777">
      <w:pPr>
        <w:pStyle w:val="ListParagraph"/>
        <w:numPr>
          <w:ilvl w:val="2"/>
          <w:numId w:val="58"/>
        </w:numPr>
        <w:suppressAutoHyphens w:val="0"/>
        <w:spacing w:after="240"/>
        <w:ind w:left="851" w:hanging="851"/>
        <w:contextualSpacing w:val="0"/>
        <w:jc w:val="both"/>
        <w:rPr>
          <w:rFonts w:cs="Arial"/>
          <w:sz w:val="20"/>
          <w:szCs w:val="20"/>
        </w:rPr>
      </w:pPr>
      <w:r w:rsidRPr="00B8623A">
        <w:rPr>
          <w:rFonts w:cs="Arial"/>
          <w:sz w:val="20"/>
          <w:szCs w:val="20"/>
        </w:rPr>
        <w:t>the Board acknowledges that it has applied the Solvency and Liquidity Test and reasonably concluded that the Company will satisfy the Solvency and Liquidity Test immediately after making any Distribution for the purpose of and in connection with the Transaction and as contemplated in the Approved Documents and in respect of certain financing arrangements in respect thereof; and</w:t>
      </w:r>
    </w:p>
    <w:p w:rsidRPr="00B8623A" w:rsidR="00560198" w:rsidP="00C76CC5" w:rsidRDefault="00560198" w14:paraId="26F9AE38" w14:textId="77777777">
      <w:pPr>
        <w:pStyle w:val="ListParagraph"/>
        <w:numPr>
          <w:ilvl w:val="2"/>
          <w:numId w:val="58"/>
        </w:numPr>
        <w:suppressAutoHyphens w:val="0"/>
        <w:spacing w:after="240"/>
        <w:ind w:left="851" w:hanging="851"/>
        <w:contextualSpacing w:val="0"/>
        <w:jc w:val="both"/>
        <w:rPr>
          <w:rFonts w:cs="Arial"/>
          <w:sz w:val="20"/>
          <w:szCs w:val="20"/>
        </w:rPr>
      </w:pPr>
      <w:r w:rsidRPr="00B8623A">
        <w:rPr>
          <w:rFonts w:cs="Arial"/>
          <w:sz w:val="20"/>
          <w:szCs w:val="20"/>
        </w:rPr>
        <w:t>the Company be and is hereby authorised to make any Distribution for the purpose of and in connection with the Transaction and as contemplated in the Approved Documents and in respect of certain financing arrangements in respect thereof.</w:t>
      </w:r>
    </w:p>
    <w:p w:rsidRPr="003E74C0" w:rsidR="00560198" w:rsidP="000024CE" w:rsidRDefault="00560198" w14:paraId="539D53AA" w14:textId="77777777">
      <w:pPr>
        <w:pStyle w:val="ListParagraph"/>
        <w:keepNext/>
        <w:numPr>
          <w:ilvl w:val="1"/>
          <w:numId w:val="58"/>
        </w:numPr>
        <w:suppressAutoHyphens w:val="0"/>
        <w:spacing w:after="240"/>
        <w:ind w:left="567" w:hanging="567"/>
        <w:contextualSpacing w:val="0"/>
        <w:jc w:val="both"/>
        <w:rPr>
          <w:rFonts w:cs="Arial"/>
          <w:b/>
          <w:caps/>
          <w:sz w:val="20"/>
          <w:szCs w:val="20"/>
        </w:rPr>
      </w:pPr>
      <w:r w:rsidRPr="003E74C0">
        <w:rPr>
          <w:rFonts w:cs="Arial"/>
          <w:b/>
          <w:caps/>
          <w:sz w:val="20"/>
          <w:szCs w:val="20"/>
        </w:rPr>
        <w:t>RESOLUTION NUMBER 5</w:t>
      </w:r>
    </w:p>
    <w:p w:rsidRPr="00B8623A" w:rsidR="00560198" w:rsidP="000024CE" w:rsidRDefault="00560198" w14:paraId="559F78DF" w14:textId="7F0FB6BC">
      <w:pPr>
        <w:pStyle w:val="BGHeading1AltQ"/>
        <w:keepNext/>
        <w:numPr>
          <w:ilvl w:val="0"/>
          <w:numId w:val="0"/>
        </w:numPr>
        <w:spacing w:after="240" w:line="240" w:lineRule="auto"/>
        <w:ind w:left="567"/>
        <w:rPr>
          <w:rFonts w:ascii="Arial" w:hAnsi="Arial"/>
          <w:szCs w:val="20"/>
        </w:rPr>
      </w:pPr>
      <w:r w:rsidRPr="00B8623A">
        <w:rPr>
          <w:rFonts w:ascii="Arial" w:hAnsi="Arial"/>
          <w:b/>
          <w:szCs w:val="20"/>
        </w:rPr>
        <w:t>THAT</w:t>
      </w:r>
      <w:r w:rsidRPr="00B8623A">
        <w:rPr>
          <w:rFonts w:ascii="Arial" w:hAnsi="Arial"/>
          <w:szCs w:val="20"/>
        </w:rPr>
        <w:t xml:space="preserve"> any director</w:t>
      </w:r>
      <w:r w:rsidRPr="00B8623A">
        <w:rPr>
          <w:rFonts w:ascii="Arial" w:hAnsi="Arial"/>
          <w:b/>
          <w:szCs w:val="20"/>
        </w:rPr>
        <w:t xml:space="preserve"> </w:t>
      </w:r>
      <w:r w:rsidRPr="00B8623A">
        <w:rPr>
          <w:rFonts w:ascii="Arial" w:hAnsi="Arial"/>
          <w:szCs w:val="20"/>
        </w:rPr>
        <w:t xml:space="preserve">of the Company (the </w:t>
      </w:r>
      <w:r w:rsidRPr="00B8623A" w:rsidR="008867D3">
        <w:rPr>
          <w:rFonts w:ascii="Arial" w:hAnsi="Arial"/>
          <w:szCs w:val="20"/>
        </w:rPr>
        <w:t>“</w:t>
      </w:r>
      <w:r w:rsidRPr="00B8623A">
        <w:rPr>
          <w:rFonts w:ascii="Arial" w:hAnsi="Arial"/>
          <w:b/>
          <w:szCs w:val="20"/>
        </w:rPr>
        <w:t>Authorised</w:t>
      </w:r>
      <w:r w:rsidR="009C1F25">
        <w:rPr>
          <w:rFonts w:ascii="Arial" w:hAnsi="Arial"/>
          <w:b/>
          <w:szCs w:val="20"/>
        </w:rPr>
        <w:t> </w:t>
      </w:r>
      <w:r w:rsidRPr="00B8623A">
        <w:rPr>
          <w:rFonts w:ascii="Arial" w:hAnsi="Arial"/>
          <w:b/>
          <w:szCs w:val="20"/>
        </w:rPr>
        <w:t>Signator</w:t>
      </w:r>
      <w:r w:rsidRPr="00B8623A" w:rsidR="008867D3">
        <w:rPr>
          <w:rFonts w:ascii="Arial" w:hAnsi="Arial"/>
          <w:b/>
          <w:szCs w:val="20"/>
        </w:rPr>
        <w:t>y</w:t>
      </w:r>
      <w:r w:rsidRPr="00B8623A" w:rsidR="008867D3">
        <w:rPr>
          <w:rFonts w:ascii="Arial" w:hAnsi="Arial"/>
          <w:bCs w:val="0"/>
          <w:szCs w:val="20"/>
        </w:rPr>
        <w:t>”</w:t>
      </w:r>
      <w:r w:rsidRPr="00B8623A">
        <w:rPr>
          <w:rFonts w:ascii="Arial" w:hAnsi="Arial"/>
          <w:szCs w:val="20"/>
        </w:rPr>
        <w:t xml:space="preserve">), be and </w:t>
      </w:r>
      <w:r w:rsidR="004F643C">
        <w:rPr>
          <w:rFonts w:ascii="Arial" w:hAnsi="Arial"/>
          <w:szCs w:val="20"/>
        </w:rPr>
        <w:t>is</w:t>
      </w:r>
      <w:r w:rsidRPr="00B8623A">
        <w:rPr>
          <w:rFonts w:ascii="Arial" w:hAnsi="Arial"/>
          <w:szCs w:val="20"/>
        </w:rPr>
        <w:t xml:space="preserve"> hereby authorised to:</w:t>
      </w:r>
    </w:p>
    <w:p w:rsidRPr="00B8623A" w:rsidR="00560198" w:rsidP="000024CE" w:rsidRDefault="00560198" w14:paraId="61ECF43A" w14:textId="77777777">
      <w:pPr>
        <w:pStyle w:val="ListParagraph"/>
        <w:keepNext/>
        <w:numPr>
          <w:ilvl w:val="2"/>
          <w:numId w:val="58"/>
        </w:numPr>
        <w:suppressAutoHyphens w:val="0"/>
        <w:spacing w:after="240"/>
        <w:ind w:left="851" w:hanging="851"/>
        <w:contextualSpacing w:val="0"/>
        <w:jc w:val="both"/>
        <w:rPr>
          <w:rFonts w:cs="Arial"/>
          <w:sz w:val="20"/>
          <w:szCs w:val="20"/>
        </w:rPr>
      </w:pPr>
      <w:r w:rsidRPr="00B8623A">
        <w:rPr>
          <w:rFonts w:cs="Arial"/>
          <w:sz w:val="20"/>
          <w:szCs w:val="20"/>
        </w:rPr>
        <w:t xml:space="preserve">settle the terms of and sign the Approved Documents; </w:t>
      </w:r>
    </w:p>
    <w:p w:rsidRPr="00B8623A" w:rsidR="00560198" w:rsidP="00C76CC5" w:rsidRDefault="00560198" w14:paraId="5A624084" w14:textId="77777777">
      <w:pPr>
        <w:pStyle w:val="ListParagraph"/>
        <w:numPr>
          <w:ilvl w:val="2"/>
          <w:numId w:val="58"/>
        </w:numPr>
        <w:suppressAutoHyphens w:val="0"/>
        <w:spacing w:after="240"/>
        <w:ind w:left="851" w:hanging="851"/>
        <w:contextualSpacing w:val="0"/>
        <w:jc w:val="both"/>
        <w:rPr>
          <w:rFonts w:cs="Arial"/>
          <w:sz w:val="20"/>
          <w:szCs w:val="20"/>
        </w:rPr>
      </w:pPr>
      <w:r w:rsidRPr="00B8623A">
        <w:rPr>
          <w:rFonts w:cs="Arial"/>
          <w:sz w:val="20"/>
          <w:szCs w:val="20"/>
        </w:rPr>
        <w:t>settle any other documents or powers of attorney which may be necessary for the implementation of the Approved Documents;</w:t>
      </w:r>
    </w:p>
    <w:p w:rsidRPr="00B8623A" w:rsidR="00560198" w:rsidP="00C76CC5" w:rsidRDefault="00560198" w14:paraId="0651F3EE" w14:textId="77777777">
      <w:pPr>
        <w:pStyle w:val="ListParagraph"/>
        <w:numPr>
          <w:ilvl w:val="2"/>
          <w:numId w:val="58"/>
        </w:numPr>
        <w:suppressAutoHyphens w:val="0"/>
        <w:spacing w:after="240"/>
        <w:ind w:left="851" w:hanging="851"/>
        <w:contextualSpacing w:val="0"/>
        <w:jc w:val="both"/>
        <w:rPr>
          <w:rFonts w:cs="Arial"/>
          <w:sz w:val="20"/>
          <w:szCs w:val="20"/>
        </w:rPr>
      </w:pPr>
      <w:r w:rsidRPr="00B8623A">
        <w:rPr>
          <w:rFonts w:cs="Arial"/>
          <w:sz w:val="20"/>
          <w:szCs w:val="20"/>
        </w:rPr>
        <w:t xml:space="preserve">settle the terms of and sign and/or despatch any other documents and notices to be signed and/or despatched by/or on behalf of the Company under or in connection with the Approved Documents; </w:t>
      </w:r>
    </w:p>
    <w:p w:rsidRPr="00B8623A" w:rsidR="00560198" w:rsidP="00C76CC5" w:rsidRDefault="00560198" w14:paraId="11079B20" w14:textId="77777777">
      <w:pPr>
        <w:pStyle w:val="ListParagraph"/>
        <w:numPr>
          <w:ilvl w:val="2"/>
          <w:numId w:val="58"/>
        </w:numPr>
        <w:suppressAutoHyphens w:val="0"/>
        <w:spacing w:after="240"/>
        <w:ind w:left="851" w:hanging="851"/>
        <w:contextualSpacing w:val="0"/>
        <w:jc w:val="both"/>
        <w:rPr>
          <w:rFonts w:cs="Arial"/>
          <w:sz w:val="20"/>
          <w:szCs w:val="20"/>
        </w:rPr>
      </w:pPr>
      <w:proofErr w:type="gramStart"/>
      <w:r w:rsidRPr="00B8623A">
        <w:rPr>
          <w:rFonts w:cs="Arial"/>
          <w:sz w:val="20"/>
          <w:szCs w:val="20"/>
        </w:rPr>
        <w:t>generally</w:t>
      </w:r>
      <w:proofErr w:type="gramEnd"/>
      <w:r w:rsidRPr="00B8623A">
        <w:rPr>
          <w:rFonts w:cs="Arial"/>
          <w:sz w:val="20"/>
          <w:szCs w:val="20"/>
        </w:rPr>
        <w:t xml:space="preserve"> do everything reasonably required or necessary for the implementation of the Approved Documents; and</w:t>
      </w:r>
    </w:p>
    <w:p w:rsidRPr="00B8623A" w:rsidR="00560198" w:rsidP="00C76CC5" w:rsidRDefault="00560198" w14:paraId="6BD6CDCC" w14:textId="77777777">
      <w:pPr>
        <w:pStyle w:val="ListParagraph"/>
        <w:numPr>
          <w:ilvl w:val="2"/>
          <w:numId w:val="58"/>
        </w:numPr>
        <w:suppressAutoHyphens w:val="0"/>
        <w:spacing w:after="240"/>
        <w:ind w:left="851" w:hanging="851"/>
        <w:contextualSpacing w:val="0"/>
        <w:jc w:val="both"/>
        <w:rPr>
          <w:rFonts w:cs="Arial"/>
          <w:sz w:val="20"/>
          <w:szCs w:val="20"/>
        </w:rPr>
      </w:pPr>
      <w:r w:rsidRPr="00B8623A">
        <w:rPr>
          <w:rFonts w:cs="Arial"/>
          <w:sz w:val="20"/>
          <w:szCs w:val="20"/>
        </w:rPr>
        <w:t xml:space="preserve">settle the terms of and sign </w:t>
      </w:r>
      <w:proofErr w:type="gramStart"/>
      <w:r w:rsidRPr="00B8623A">
        <w:rPr>
          <w:rFonts w:cs="Arial"/>
          <w:sz w:val="20"/>
          <w:szCs w:val="20"/>
        </w:rPr>
        <w:t>any and all</w:t>
      </w:r>
      <w:proofErr w:type="gramEnd"/>
      <w:r w:rsidRPr="00B8623A">
        <w:rPr>
          <w:rFonts w:cs="Arial"/>
          <w:sz w:val="20"/>
          <w:szCs w:val="20"/>
        </w:rPr>
        <w:t xml:space="preserve"> documents or agreements necessary for the implementation of the transaction contemplated in the Approved Documents.</w:t>
      </w:r>
    </w:p>
    <w:p w:rsidRPr="00B8623A" w:rsidR="00560198" w:rsidP="00C76CC5" w:rsidRDefault="00560198" w14:paraId="2AA20DA3" w14:textId="77777777">
      <w:pPr>
        <w:pStyle w:val="ListParagraph"/>
        <w:numPr>
          <w:ilvl w:val="1"/>
          <w:numId w:val="58"/>
        </w:numPr>
        <w:suppressAutoHyphens w:val="0"/>
        <w:spacing w:after="240"/>
        <w:ind w:left="567" w:hanging="567"/>
        <w:contextualSpacing w:val="0"/>
        <w:jc w:val="both"/>
        <w:rPr>
          <w:rFonts w:cs="Arial"/>
          <w:sz w:val="20"/>
          <w:szCs w:val="20"/>
        </w:rPr>
      </w:pPr>
      <w:r w:rsidRPr="003E74C0">
        <w:rPr>
          <w:rFonts w:cs="Arial"/>
          <w:b/>
          <w:bCs/>
          <w:sz w:val="20"/>
          <w:szCs w:val="20"/>
        </w:rPr>
        <w:t>RESOLUTION NUMBER 6</w:t>
      </w:r>
    </w:p>
    <w:p w:rsidRPr="00B8623A" w:rsidR="00560198" w:rsidP="003E74C0" w:rsidRDefault="00560198" w14:paraId="25F1E9E1" w14:textId="7D148658">
      <w:pPr>
        <w:pStyle w:val="BGHeading1AltQ"/>
        <w:numPr>
          <w:ilvl w:val="0"/>
          <w:numId w:val="0"/>
        </w:numPr>
        <w:spacing w:after="240" w:line="240" w:lineRule="auto"/>
        <w:ind w:left="567"/>
        <w:rPr>
          <w:rFonts w:ascii="Arial" w:hAnsi="Arial"/>
          <w:szCs w:val="20"/>
        </w:rPr>
      </w:pPr>
      <w:r w:rsidRPr="00B8623A">
        <w:rPr>
          <w:rFonts w:ascii="Arial" w:hAnsi="Arial"/>
          <w:b/>
          <w:szCs w:val="20"/>
        </w:rPr>
        <w:t>THAT</w:t>
      </w:r>
      <w:r w:rsidRPr="00B8623A">
        <w:rPr>
          <w:rFonts w:ascii="Arial" w:hAnsi="Arial"/>
          <w:szCs w:val="20"/>
        </w:rPr>
        <w:t xml:space="preserve"> any agreements, deeds or documents signed by the Authorised Signator</w:t>
      </w:r>
      <w:r w:rsidR="00323F37">
        <w:rPr>
          <w:rFonts w:ascii="Arial" w:hAnsi="Arial"/>
          <w:szCs w:val="20"/>
        </w:rPr>
        <w:t>y</w:t>
      </w:r>
      <w:r w:rsidRPr="00B8623A">
        <w:rPr>
          <w:rFonts w:ascii="Arial" w:hAnsi="Arial"/>
          <w:szCs w:val="20"/>
        </w:rPr>
        <w:t xml:space="preserve"> acting under the authority of this and the preceding resolutions shall conclusively be deemed to be the agreements, deeds and documents authorised by this and the preceding resolutions.</w:t>
      </w:r>
    </w:p>
    <w:p w:rsidRPr="003E74C0" w:rsidR="00560198" w:rsidP="00C76CC5" w:rsidRDefault="00560198" w14:paraId="4CA6110A" w14:textId="77777777">
      <w:pPr>
        <w:pStyle w:val="ListParagraph"/>
        <w:numPr>
          <w:ilvl w:val="1"/>
          <w:numId w:val="58"/>
        </w:numPr>
        <w:suppressAutoHyphens w:val="0"/>
        <w:spacing w:after="240"/>
        <w:ind w:left="567" w:hanging="567"/>
        <w:contextualSpacing w:val="0"/>
        <w:jc w:val="both"/>
        <w:rPr>
          <w:rFonts w:cs="Arial"/>
          <w:b/>
          <w:bCs/>
          <w:sz w:val="20"/>
          <w:szCs w:val="20"/>
        </w:rPr>
      </w:pPr>
      <w:r w:rsidRPr="003E74C0">
        <w:rPr>
          <w:rFonts w:cs="Arial"/>
          <w:b/>
          <w:bCs/>
          <w:sz w:val="20"/>
          <w:szCs w:val="20"/>
        </w:rPr>
        <w:t>RESOLUTION NUMBER 7</w:t>
      </w:r>
    </w:p>
    <w:p w:rsidRPr="00B8623A" w:rsidR="00560198" w:rsidP="003E74C0" w:rsidRDefault="00560198" w14:paraId="19E87E3B" w14:textId="77777777">
      <w:pPr>
        <w:pStyle w:val="BGHeading1AltQ"/>
        <w:numPr>
          <w:ilvl w:val="0"/>
          <w:numId w:val="0"/>
        </w:numPr>
        <w:spacing w:after="240" w:line="240" w:lineRule="auto"/>
        <w:ind w:left="567"/>
        <w:rPr>
          <w:rFonts w:ascii="Arial" w:hAnsi="Arial"/>
          <w:szCs w:val="20"/>
          <w:lang w:val="en-US"/>
        </w:rPr>
      </w:pPr>
      <w:r w:rsidRPr="00B8623A">
        <w:rPr>
          <w:rFonts w:ascii="Arial" w:hAnsi="Arial"/>
          <w:b/>
          <w:bCs w:val="0"/>
          <w:szCs w:val="20"/>
        </w:rPr>
        <w:t xml:space="preserve">THAT </w:t>
      </w:r>
      <w:r w:rsidRPr="00B8623A">
        <w:rPr>
          <w:rFonts w:ascii="Arial" w:hAnsi="Arial"/>
          <w:szCs w:val="20"/>
        </w:rPr>
        <w:t>to the extent that any Authorised Signatory has already signed any of the Approved Documents and/or any other documents which may be necessary for the implementation of the transactions contemplated under any of the Approved Documents on behalf of the Company his/her/their actions in this regard be and are hereby ratified.</w:t>
      </w:r>
    </w:p>
    <w:p w:rsidRPr="00B8623A" w:rsidR="00560198" w:rsidP="00560198" w:rsidRDefault="00560198" w14:paraId="073F6FDC" w14:textId="0885F314">
      <w:pPr>
        <w:pStyle w:val="BGNormal"/>
        <w:spacing w:after="240"/>
        <w:rPr>
          <w:rFonts w:ascii="Arial" w:hAnsi="Arial" w:cs="Arial"/>
          <w:i/>
          <w:szCs w:val="20"/>
          <w:lang w:val="en-US"/>
        </w:rPr>
      </w:pPr>
    </w:p>
    <w:p w:rsidRPr="00B8623A" w:rsidR="00560198" w:rsidP="00560198" w:rsidRDefault="00560198" w14:paraId="27B2F6E8" w14:textId="25C83372">
      <w:pPr>
        <w:keepNext/>
        <w:keepLines/>
        <w:spacing w:line="360" w:lineRule="auto"/>
        <w:jc w:val="both"/>
        <w:rPr>
          <w:rFonts w:cs="Arial"/>
          <w:b/>
          <w:sz w:val="20"/>
          <w:szCs w:val="20"/>
          <w:lang w:val="sv-SE"/>
        </w:rPr>
      </w:pPr>
      <w:bookmarkStart w:name="_Hlk80378238" w:id="1905"/>
      <w:bookmarkStart w:name="_Hlk86819202" w:id="1906"/>
      <w:r w:rsidRPr="00B8623A">
        <w:rPr>
          <w:rFonts w:cs="Arial"/>
          <w:sz w:val="20"/>
          <w:szCs w:val="20"/>
          <w:lang w:val="sv-SE"/>
        </w:rPr>
        <w:t>_____________________________</w:t>
      </w:r>
      <w:r w:rsidRPr="00B8623A">
        <w:rPr>
          <w:rFonts w:cs="Arial"/>
          <w:sz w:val="20"/>
          <w:szCs w:val="20"/>
          <w:lang w:val="sv-SE"/>
        </w:rPr>
        <w:tab/>
      </w:r>
      <w:r w:rsidRPr="00B8623A">
        <w:rPr>
          <w:rFonts w:cs="Arial"/>
          <w:sz w:val="20"/>
          <w:szCs w:val="20"/>
          <w:lang w:val="sv-SE"/>
        </w:rPr>
        <w:tab/>
      </w:r>
      <w:r w:rsidRPr="00B8623A">
        <w:rPr>
          <w:rFonts w:cs="Arial"/>
          <w:sz w:val="20"/>
          <w:szCs w:val="20"/>
          <w:lang w:val="sv-SE"/>
        </w:rPr>
        <w:tab/>
      </w:r>
      <w:r w:rsidRPr="00B8623A">
        <w:rPr>
          <w:rFonts w:cs="Arial"/>
          <w:sz w:val="20"/>
          <w:szCs w:val="20"/>
          <w:lang w:val="sv-SE"/>
        </w:rPr>
        <w:tab/>
      </w:r>
      <w:r w:rsidRPr="00B8623A">
        <w:rPr>
          <w:rFonts w:cs="Arial"/>
          <w:sz w:val="20"/>
          <w:szCs w:val="20"/>
          <w:lang w:val="sv-SE"/>
        </w:rPr>
        <w:t>_____________________________</w:t>
      </w:r>
    </w:p>
    <w:p w:rsidRPr="00B8623A" w:rsidR="00560198" w:rsidP="007A59EE" w:rsidRDefault="00B8623A" w14:paraId="17B6EDA9" w14:textId="29E6EF15">
      <w:pPr>
        <w:keepNext/>
        <w:keepLines/>
        <w:jc w:val="both"/>
        <w:rPr>
          <w:rFonts w:cs="Arial"/>
          <w:b/>
          <w:sz w:val="20"/>
          <w:szCs w:val="20"/>
          <w:lang w:val="sv-SE"/>
        </w:rPr>
      </w:pPr>
      <w:r w:rsidRPr="00B8623A">
        <w:rPr>
          <w:rFonts w:cs="Arial"/>
          <w:bCs/>
          <w:sz w:val="20"/>
          <w:szCs w:val="20"/>
          <w:lang w:val="sv-SE"/>
        </w:rPr>
        <w:t>Name:</w:t>
      </w:r>
      <w:r w:rsidRPr="00B8623A">
        <w:rPr>
          <w:rFonts w:cs="Arial"/>
          <w:b/>
          <w:sz w:val="20"/>
          <w:szCs w:val="20"/>
          <w:lang w:val="sv-SE"/>
        </w:rPr>
        <w:t xml:space="preserve"> </w:t>
      </w:r>
      <w:r w:rsidRPr="00B8623A" w:rsidR="00560198">
        <w:rPr>
          <w:rFonts w:cs="Arial"/>
          <w:b/>
          <w:sz w:val="20"/>
          <w:szCs w:val="20"/>
          <w:lang w:val="sv-SE"/>
        </w:rPr>
        <w:tab/>
      </w:r>
      <w:r w:rsidRPr="00B8623A" w:rsidR="00560198">
        <w:rPr>
          <w:rFonts w:cs="Arial"/>
          <w:b/>
          <w:sz w:val="20"/>
          <w:szCs w:val="20"/>
          <w:lang w:val="sv-SE"/>
        </w:rPr>
        <w:tab/>
      </w:r>
      <w:r w:rsidRPr="00B8623A" w:rsidR="00560198">
        <w:rPr>
          <w:rFonts w:cs="Arial"/>
          <w:b/>
          <w:sz w:val="20"/>
          <w:szCs w:val="20"/>
          <w:lang w:val="sv-SE"/>
        </w:rPr>
        <w:tab/>
      </w:r>
      <w:r w:rsidRPr="00B8623A" w:rsidR="00560198">
        <w:rPr>
          <w:rFonts w:cs="Arial"/>
          <w:b/>
          <w:sz w:val="20"/>
          <w:szCs w:val="20"/>
          <w:lang w:val="sv-SE"/>
        </w:rPr>
        <w:tab/>
      </w:r>
      <w:r w:rsidRPr="00B8623A" w:rsidR="00560198">
        <w:rPr>
          <w:rFonts w:cs="Arial"/>
          <w:b/>
          <w:sz w:val="20"/>
          <w:szCs w:val="20"/>
          <w:lang w:val="sv-SE"/>
        </w:rPr>
        <w:tab/>
      </w:r>
      <w:r w:rsidRPr="00B8623A">
        <w:rPr>
          <w:rFonts w:cs="Arial"/>
          <w:b/>
          <w:sz w:val="20"/>
          <w:szCs w:val="20"/>
          <w:lang w:val="sv-SE"/>
        </w:rPr>
        <w:tab/>
      </w:r>
      <w:r w:rsidRPr="00B8623A">
        <w:rPr>
          <w:rFonts w:cs="Arial"/>
          <w:b/>
          <w:sz w:val="20"/>
          <w:szCs w:val="20"/>
          <w:lang w:val="sv-SE"/>
        </w:rPr>
        <w:tab/>
      </w:r>
      <w:r w:rsidRPr="00B8623A">
        <w:rPr>
          <w:rFonts w:cs="Arial"/>
          <w:b/>
          <w:sz w:val="20"/>
          <w:szCs w:val="20"/>
          <w:lang w:val="sv-SE"/>
        </w:rPr>
        <w:tab/>
      </w:r>
      <w:r w:rsidRPr="00B8623A" w:rsidR="008867D3">
        <w:rPr>
          <w:rFonts w:cs="Arial"/>
          <w:bCs/>
          <w:sz w:val="20"/>
          <w:szCs w:val="20"/>
          <w:lang w:val="sv-SE"/>
        </w:rPr>
        <w:t>Name:</w:t>
      </w:r>
      <w:r w:rsidRPr="00B8623A" w:rsidR="00560198">
        <w:rPr>
          <w:rFonts w:cs="Arial"/>
          <w:b/>
          <w:sz w:val="20"/>
          <w:szCs w:val="20"/>
          <w:lang w:val="sv-SE"/>
        </w:rPr>
        <w:t xml:space="preserve"> </w:t>
      </w:r>
    </w:p>
    <w:p w:rsidRPr="00B8623A" w:rsidR="00560198" w:rsidP="007A59EE" w:rsidRDefault="00560198" w14:paraId="5FC83BE4" w14:textId="77777777">
      <w:pPr>
        <w:keepNext/>
        <w:keepLines/>
        <w:jc w:val="both"/>
        <w:rPr>
          <w:rFonts w:cs="Arial"/>
          <w:bCs/>
          <w:sz w:val="20"/>
          <w:szCs w:val="20"/>
        </w:rPr>
      </w:pPr>
      <w:r w:rsidRPr="00B8623A">
        <w:rPr>
          <w:rFonts w:cs="Arial"/>
          <w:bCs/>
          <w:sz w:val="20"/>
          <w:szCs w:val="20"/>
        </w:rPr>
        <w:t>Date:</w:t>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Date:</w:t>
      </w:r>
    </w:p>
    <w:p w:rsidRPr="00B8623A" w:rsidR="00560198" w:rsidP="007A59EE" w:rsidRDefault="00B8623A" w14:paraId="1FAE8F51" w14:textId="2F62ACDC">
      <w:pPr>
        <w:keepNext/>
        <w:keepLines/>
        <w:jc w:val="both"/>
        <w:rPr>
          <w:rFonts w:cs="Arial"/>
          <w:bCs/>
          <w:sz w:val="20"/>
          <w:szCs w:val="20"/>
        </w:rPr>
      </w:pPr>
      <w:r w:rsidRPr="00B8623A">
        <w:rPr>
          <w:rFonts w:cs="Arial"/>
          <w:bCs/>
          <w:sz w:val="20"/>
          <w:szCs w:val="20"/>
        </w:rPr>
        <w:t>Place</w:t>
      </w:r>
      <w:r w:rsidRPr="00B8623A" w:rsidR="00560198">
        <w:rPr>
          <w:rFonts w:cs="Arial"/>
          <w:bCs/>
          <w:sz w:val="20"/>
          <w:szCs w:val="20"/>
        </w:rPr>
        <w:t xml:space="preserve">: </w:t>
      </w:r>
      <w:r w:rsidRPr="00B8623A" w:rsidR="00560198">
        <w:rPr>
          <w:rFonts w:cs="Arial"/>
          <w:bCs/>
          <w:sz w:val="20"/>
          <w:szCs w:val="20"/>
        </w:rPr>
        <w:tab/>
      </w:r>
      <w:r w:rsidRPr="00B8623A" w:rsidR="00560198">
        <w:rPr>
          <w:rFonts w:cs="Arial"/>
          <w:bCs/>
          <w:sz w:val="20"/>
          <w:szCs w:val="20"/>
        </w:rPr>
        <w:tab/>
      </w:r>
      <w:r w:rsidRPr="00B8623A" w:rsidR="00560198">
        <w:rPr>
          <w:rFonts w:cs="Arial"/>
          <w:bCs/>
          <w:sz w:val="20"/>
          <w:szCs w:val="20"/>
        </w:rPr>
        <w:tab/>
      </w:r>
      <w:r w:rsidRPr="00B8623A" w:rsidR="00560198">
        <w:rPr>
          <w:rFonts w:cs="Arial"/>
          <w:bCs/>
          <w:sz w:val="20"/>
          <w:szCs w:val="20"/>
        </w:rPr>
        <w:tab/>
      </w:r>
      <w:r w:rsidRPr="00B8623A" w:rsidR="00560198">
        <w:rPr>
          <w:rFonts w:cs="Arial"/>
          <w:bCs/>
          <w:sz w:val="20"/>
          <w:szCs w:val="20"/>
        </w:rPr>
        <w:tab/>
      </w:r>
      <w:r w:rsidRPr="00B8623A" w:rsidR="00560198">
        <w:rPr>
          <w:rFonts w:cs="Arial"/>
          <w:bCs/>
          <w:sz w:val="20"/>
          <w:szCs w:val="20"/>
        </w:rPr>
        <w:tab/>
      </w:r>
      <w:r w:rsidRPr="00B8623A" w:rsidR="00560198">
        <w:rPr>
          <w:rFonts w:cs="Arial"/>
          <w:bCs/>
          <w:sz w:val="20"/>
          <w:szCs w:val="20"/>
        </w:rPr>
        <w:tab/>
      </w:r>
      <w:r w:rsidRPr="00B8623A" w:rsidR="00560198">
        <w:rPr>
          <w:rFonts w:cs="Arial"/>
          <w:bCs/>
          <w:sz w:val="20"/>
          <w:szCs w:val="20"/>
        </w:rPr>
        <w:tab/>
      </w:r>
      <w:r w:rsidRPr="00B8623A">
        <w:rPr>
          <w:rFonts w:cs="Arial"/>
          <w:bCs/>
          <w:sz w:val="20"/>
          <w:szCs w:val="20"/>
        </w:rPr>
        <w:t>Place</w:t>
      </w:r>
      <w:r w:rsidRPr="00B8623A" w:rsidR="00560198">
        <w:rPr>
          <w:rFonts w:cs="Arial"/>
          <w:bCs/>
          <w:sz w:val="20"/>
          <w:szCs w:val="20"/>
        </w:rPr>
        <w:t xml:space="preserve">: </w:t>
      </w:r>
    </w:p>
    <w:p w:rsidRPr="00B8623A" w:rsidR="00560198" w:rsidP="00560198" w:rsidRDefault="00560198" w14:paraId="06BCE913" w14:textId="77777777">
      <w:pPr>
        <w:keepNext/>
        <w:keepLines/>
        <w:spacing w:line="360" w:lineRule="auto"/>
        <w:jc w:val="both"/>
        <w:rPr>
          <w:rFonts w:cs="Arial"/>
          <w:b/>
          <w:sz w:val="20"/>
          <w:szCs w:val="20"/>
        </w:rPr>
      </w:pPr>
    </w:p>
    <w:p w:rsidRPr="00B8623A" w:rsidR="00560198" w:rsidP="00560198" w:rsidRDefault="00560198" w14:paraId="18463ECB" w14:textId="77777777">
      <w:pPr>
        <w:keepNext/>
        <w:keepLines/>
        <w:spacing w:line="360" w:lineRule="auto"/>
        <w:jc w:val="both"/>
        <w:rPr>
          <w:rFonts w:cs="Arial"/>
          <w:b/>
          <w:sz w:val="20"/>
          <w:szCs w:val="20"/>
        </w:rPr>
      </w:pPr>
    </w:p>
    <w:p w:rsidRPr="00B8623A" w:rsidR="00560198" w:rsidP="00560198" w:rsidRDefault="00560198" w14:paraId="0F00F977" w14:textId="0C6A61F3">
      <w:pPr>
        <w:keepNext/>
        <w:keepLines/>
        <w:spacing w:line="360" w:lineRule="auto"/>
        <w:jc w:val="both"/>
        <w:rPr>
          <w:rFonts w:cs="Arial"/>
          <w:b/>
          <w:sz w:val="20"/>
          <w:szCs w:val="20"/>
        </w:rPr>
      </w:pPr>
      <w:r w:rsidRPr="00B8623A">
        <w:rPr>
          <w:rFonts w:cs="Arial"/>
          <w:sz w:val="20"/>
          <w:szCs w:val="20"/>
        </w:rPr>
        <w:t>_____________________________</w:t>
      </w:r>
      <w:r w:rsidRPr="00B8623A">
        <w:rPr>
          <w:rFonts w:cs="Arial"/>
          <w:sz w:val="20"/>
          <w:szCs w:val="20"/>
        </w:rPr>
        <w:tab/>
      </w:r>
      <w:r w:rsidRPr="00B8623A">
        <w:rPr>
          <w:rFonts w:cs="Arial"/>
          <w:sz w:val="20"/>
          <w:szCs w:val="20"/>
        </w:rPr>
        <w:tab/>
      </w:r>
      <w:r w:rsidRPr="00B8623A">
        <w:rPr>
          <w:rFonts w:cs="Arial"/>
          <w:sz w:val="20"/>
          <w:szCs w:val="20"/>
        </w:rPr>
        <w:tab/>
      </w:r>
      <w:r w:rsidRPr="00B8623A">
        <w:rPr>
          <w:rFonts w:cs="Arial"/>
          <w:sz w:val="20"/>
          <w:szCs w:val="20"/>
        </w:rPr>
        <w:tab/>
      </w:r>
      <w:r w:rsidRPr="00B8623A" w:rsidR="00B8623A">
        <w:rPr>
          <w:rFonts w:cs="Arial"/>
          <w:sz w:val="20"/>
          <w:szCs w:val="20"/>
        </w:rPr>
        <w:t>_____________________________</w:t>
      </w:r>
    </w:p>
    <w:p w:rsidRPr="00B8623A" w:rsidR="00B8623A" w:rsidP="007A59EE" w:rsidRDefault="00B8623A" w14:paraId="235C37F0" w14:textId="733E950C">
      <w:pPr>
        <w:keepNext/>
        <w:keepLines/>
        <w:jc w:val="both"/>
        <w:rPr>
          <w:rFonts w:cs="Arial"/>
          <w:b/>
          <w:sz w:val="20"/>
          <w:szCs w:val="20"/>
        </w:rPr>
      </w:pPr>
      <w:r w:rsidRPr="00B8623A">
        <w:rPr>
          <w:rFonts w:cs="Arial"/>
          <w:bCs/>
          <w:sz w:val="20"/>
          <w:szCs w:val="20"/>
        </w:rPr>
        <w:t>Name:</w:t>
      </w:r>
      <w:r w:rsidRPr="00B8623A">
        <w:rPr>
          <w:rFonts w:cs="Arial"/>
          <w:b/>
          <w:sz w:val="20"/>
          <w:szCs w:val="20"/>
        </w:rPr>
        <w:tab/>
      </w:r>
      <w:r w:rsidRPr="00B8623A">
        <w:rPr>
          <w:rFonts w:cs="Arial"/>
          <w:b/>
          <w:sz w:val="20"/>
          <w:szCs w:val="20"/>
        </w:rPr>
        <w:tab/>
      </w:r>
      <w:r w:rsidRPr="00B8623A">
        <w:rPr>
          <w:rFonts w:cs="Arial"/>
          <w:b/>
          <w:sz w:val="20"/>
          <w:szCs w:val="20"/>
        </w:rPr>
        <w:tab/>
      </w:r>
      <w:r w:rsidRPr="00B8623A">
        <w:rPr>
          <w:rFonts w:cs="Arial"/>
          <w:b/>
          <w:sz w:val="20"/>
          <w:szCs w:val="20"/>
        </w:rPr>
        <w:tab/>
      </w:r>
      <w:r w:rsidRPr="00B8623A">
        <w:rPr>
          <w:rFonts w:cs="Arial"/>
          <w:b/>
          <w:sz w:val="20"/>
          <w:szCs w:val="20"/>
        </w:rPr>
        <w:tab/>
      </w:r>
      <w:r w:rsidRPr="00B8623A">
        <w:rPr>
          <w:rFonts w:cs="Arial"/>
          <w:b/>
          <w:sz w:val="20"/>
          <w:szCs w:val="20"/>
        </w:rPr>
        <w:tab/>
      </w:r>
      <w:r w:rsidRPr="00B8623A">
        <w:rPr>
          <w:rFonts w:cs="Arial"/>
          <w:b/>
          <w:sz w:val="20"/>
          <w:szCs w:val="20"/>
        </w:rPr>
        <w:tab/>
      </w:r>
      <w:r w:rsidRPr="00B8623A">
        <w:rPr>
          <w:rFonts w:cs="Arial"/>
          <w:b/>
          <w:sz w:val="20"/>
          <w:szCs w:val="20"/>
        </w:rPr>
        <w:tab/>
      </w:r>
      <w:r w:rsidRPr="00B8623A">
        <w:rPr>
          <w:rFonts w:cs="Arial"/>
          <w:bCs/>
          <w:sz w:val="20"/>
          <w:szCs w:val="20"/>
        </w:rPr>
        <w:t>Name:</w:t>
      </w:r>
      <w:r w:rsidRPr="00B8623A">
        <w:rPr>
          <w:rFonts w:cs="Arial"/>
          <w:b/>
          <w:sz w:val="20"/>
          <w:szCs w:val="20"/>
        </w:rPr>
        <w:t xml:space="preserve"> </w:t>
      </w:r>
    </w:p>
    <w:p w:rsidRPr="00B8623A" w:rsidR="00560198" w:rsidP="007A59EE" w:rsidRDefault="00560198" w14:paraId="46973CF0" w14:textId="77777777">
      <w:pPr>
        <w:keepNext/>
        <w:keepLines/>
        <w:jc w:val="both"/>
        <w:rPr>
          <w:rFonts w:cs="Arial"/>
          <w:bCs/>
          <w:sz w:val="20"/>
          <w:szCs w:val="20"/>
        </w:rPr>
      </w:pPr>
      <w:r w:rsidRPr="00B8623A">
        <w:rPr>
          <w:rFonts w:cs="Arial"/>
          <w:bCs/>
          <w:sz w:val="20"/>
          <w:szCs w:val="20"/>
        </w:rPr>
        <w:t>Date:</w:t>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Date:</w:t>
      </w:r>
    </w:p>
    <w:bookmarkEnd w:id="1905"/>
    <w:bookmarkEnd w:id="1906"/>
    <w:p w:rsidR="00913883" w:rsidP="007A59EE" w:rsidRDefault="006F4357" w14:paraId="7EFF0E51" w14:textId="020CD180">
      <w:pPr>
        <w:rPr>
          <w:rFonts w:cs="Arial"/>
          <w:bCs/>
          <w:sz w:val="20"/>
          <w:szCs w:val="20"/>
        </w:rPr>
      </w:pPr>
      <w:r w:rsidRPr="00B8623A">
        <w:rPr>
          <w:rFonts w:cs="Arial"/>
          <w:bCs/>
          <w:sz w:val="20"/>
          <w:szCs w:val="20"/>
        </w:rPr>
        <w:t xml:space="preserve">Place: </w:t>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ab/>
      </w:r>
      <w:r w:rsidRPr="00B8623A">
        <w:rPr>
          <w:rFonts w:cs="Arial"/>
          <w:bCs/>
          <w:sz w:val="20"/>
          <w:szCs w:val="20"/>
        </w:rPr>
        <w:t>Place</w:t>
      </w:r>
      <w:r w:rsidR="00B94BFA">
        <w:rPr>
          <w:rFonts w:cs="Arial"/>
          <w:bCs/>
          <w:sz w:val="20"/>
          <w:szCs w:val="20"/>
        </w:rPr>
        <w:t>:</w:t>
      </w:r>
    </w:p>
    <w:p w:rsidR="006F5EF1" w:rsidP="007A59EE" w:rsidRDefault="006F5EF1" w14:paraId="38D25EAF" w14:textId="77777777">
      <w:pPr>
        <w:rPr>
          <w:sz w:val="20"/>
          <w:szCs w:val="20"/>
        </w:rPr>
        <w:sectPr w:rsidR="006F5EF1" w:rsidSect="00E30EAC">
          <w:headerReference w:type="even" r:id="rId20"/>
          <w:headerReference w:type="default" r:id="rId21"/>
          <w:footerReference w:type="even" r:id="rId22"/>
          <w:footerReference w:type="default" r:id="rId23"/>
          <w:headerReference w:type="first" r:id="rId24"/>
          <w:footerReference w:type="first" r:id="rId25"/>
          <w:endnotePr>
            <w:numFmt w:val="decimal"/>
          </w:endnotePr>
          <w:pgSz w:w="11907" w:h="16840" w:orient="portrait" w:code="9"/>
          <w:pgMar w:top="1248" w:right="1134" w:bottom="1134" w:left="1418" w:header="680" w:footer="0" w:gutter="0"/>
          <w:pgNumType w:start="1"/>
          <w:cols w:space="708"/>
          <w:titlePg/>
          <w:docGrid w:linePitch="360"/>
        </w:sectPr>
      </w:pPr>
    </w:p>
    <w:p w:rsidRPr="00497B9C" w:rsidR="009E687E" w:rsidP="009E687E" w:rsidRDefault="009E687E" w14:paraId="21AB6882" w14:textId="27260084">
      <w:pPr>
        <w:pBdr>
          <w:bottom w:val="single" w:color="auto" w:sz="12" w:space="1"/>
        </w:pBdr>
        <w:suppressAutoHyphens w:val="0"/>
        <w:spacing w:after="240"/>
        <w:jc w:val="both"/>
        <w:rPr>
          <w:b/>
          <w:sz w:val="20"/>
          <w:szCs w:val="20"/>
          <w:lang w:val="en-US"/>
        </w:rPr>
      </w:pPr>
      <w:r w:rsidRPr="00497B9C">
        <w:rPr>
          <w:b/>
          <w:sz w:val="20"/>
          <w:szCs w:val="20"/>
          <w:lang w:val="en-GB"/>
        </w:rPr>
        <w:t xml:space="preserve">WRITTEN RESOLUTIONS OF THE </w:t>
      </w:r>
      <w:r w:rsidR="009814F9">
        <w:rPr>
          <w:b/>
          <w:sz w:val="20"/>
          <w:szCs w:val="20"/>
          <w:lang w:val="en-GB"/>
        </w:rPr>
        <w:t>SHAREHOLDERS</w:t>
      </w:r>
      <w:r w:rsidRPr="00497B9C">
        <w:rPr>
          <w:b/>
          <w:sz w:val="20"/>
          <w:szCs w:val="20"/>
          <w:lang w:val="en-GB"/>
        </w:rPr>
        <w:t xml:space="preserve"> </w:t>
      </w:r>
      <w:r w:rsidRPr="00497B9C">
        <w:rPr>
          <w:b/>
          <w:sz w:val="20"/>
          <w:szCs w:val="20"/>
        </w:rPr>
        <w:t xml:space="preserve">OF </w:t>
      </w:r>
      <w:r w:rsidRPr="00497B9C">
        <w:rPr>
          <w:rFonts w:cs="Arial"/>
          <w:b/>
          <w:bCs/>
          <w:sz w:val="20"/>
          <w:szCs w:val="20"/>
        </w:rPr>
        <w:t>[</w:t>
      </w:r>
      <w:r w:rsidRPr="00497B9C">
        <w:rPr>
          <w:rFonts w:cs="Arial"/>
          <w:b/>
          <w:bCs/>
          <w:sz w:val="20"/>
          <w:szCs w:val="20"/>
          <w:highlight w:val="yellow"/>
        </w:rPr>
        <w:t>INSERT GUARANTOR NAME</w:t>
      </w:r>
      <w:r w:rsidRPr="00497B9C">
        <w:rPr>
          <w:rFonts w:cs="Arial"/>
          <w:b/>
          <w:bCs/>
          <w:sz w:val="20"/>
          <w:szCs w:val="20"/>
        </w:rPr>
        <w:t>]</w:t>
      </w:r>
      <w:r w:rsidRPr="00497B9C">
        <w:rPr>
          <w:b/>
          <w:bCs/>
          <w:sz w:val="20"/>
          <w:szCs w:val="20"/>
        </w:rPr>
        <w:t xml:space="preserve"> PROPRIETARY LIMITED</w:t>
      </w:r>
      <w:r w:rsidRPr="00497B9C">
        <w:rPr>
          <w:b/>
          <w:bCs/>
          <w:sz w:val="20"/>
          <w:szCs w:val="20"/>
          <w:lang w:val="en-GB"/>
        </w:rPr>
        <w:t xml:space="preserve"> </w:t>
      </w:r>
      <w:r w:rsidRPr="00497B9C">
        <w:rPr>
          <w:b/>
          <w:sz w:val="20"/>
          <w:szCs w:val="20"/>
          <w:lang w:val="en-GB"/>
        </w:rPr>
        <w:t>(REGISTRATION NO. </w:t>
      </w:r>
      <w:r w:rsidRPr="00497B9C">
        <w:rPr>
          <w:rFonts w:cs="Arial"/>
          <w:b/>
          <w:bCs/>
          <w:sz w:val="20"/>
          <w:szCs w:val="20"/>
        </w:rPr>
        <w:t>[</w:t>
      </w:r>
      <w:r w:rsidRPr="00497B9C">
        <w:rPr>
          <w:rFonts w:cs="Arial"/>
          <w:b/>
          <w:bCs/>
          <w:sz w:val="20"/>
          <w:szCs w:val="20"/>
          <w:highlight w:val="yellow"/>
        </w:rPr>
        <w:t>INSERT GUARONTOR REG.NO</w:t>
      </w:r>
      <w:r w:rsidRPr="00497B9C">
        <w:rPr>
          <w:rFonts w:cs="Arial"/>
          <w:b/>
          <w:bCs/>
          <w:sz w:val="20"/>
          <w:szCs w:val="20"/>
        </w:rPr>
        <w:t>]</w:t>
      </w:r>
      <w:r w:rsidRPr="00497B9C">
        <w:rPr>
          <w:b/>
          <w:sz w:val="20"/>
          <w:szCs w:val="20"/>
          <w:lang w:val="en-GB"/>
        </w:rPr>
        <w:t xml:space="preserve">) </w:t>
      </w:r>
      <w:r w:rsidRPr="00497B9C">
        <w:rPr>
          <w:b/>
          <w:sz w:val="20"/>
          <w:szCs w:val="20"/>
          <w:lang w:val="en-US"/>
        </w:rPr>
        <w:t xml:space="preserve">(THE “COMPANY”) </w:t>
      </w:r>
      <w:r w:rsidRPr="00497B9C">
        <w:rPr>
          <w:b/>
          <w:sz w:val="20"/>
          <w:szCs w:val="20"/>
        </w:rPr>
        <w:t>ADOPTED IN TERMS OF SECTION 74 OF THE COMPANIES ACT, 2008 ("Companies Act")</w:t>
      </w:r>
    </w:p>
    <w:p w:rsidRPr="00EA1988" w:rsidR="00EA1988" w:rsidP="000C0A07" w:rsidRDefault="00EA1988" w14:paraId="47A45018" w14:textId="47D5DF68">
      <w:pPr>
        <w:spacing w:after="240"/>
        <w:jc w:val="both"/>
        <w:rPr>
          <w:rFonts w:cs="Arial"/>
          <w:sz w:val="20"/>
          <w:szCs w:val="20"/>
        </w:rPr>
      </w:pPr>
      <w:r w:rsidRPr="00EA1988">
        <w:rPr>
          <w:rFonts w:cs="Arial"/>
          <w:sz w:val="20"/>
          <w:szCs w:val="20"/>
        </w:rPr>
        <w:t xml:space="preserve">The following resolutions are being submitted for consideration in terms of section 60 of the Companies Act to all the shareholders of the Company entitled to exercise voting rights in relation to the resolutions (the </w:t>
      </w:r>
      <w:r w:rsidR="00992C50">
        <w:rPr>
          <w:rFonts w:cs="Arial"/>
          <w:sz w:val="20"/>
          <w:szCs w:val="20"/>
        </w:rPr>
        <w:t>“</w:t>
      </w:r>
      <w:r w:rsidRPr="00EA1988">
        <w:rPr>
          <w:rFonts w:cs="Arial"/>
          <w:b/>
          <w:bCs/>
          <w:sz w:val="20"/>
          <w:szCs w:val="20"/>
        </w:rPr>
        <w:t>Shareholders</w:t>
      </w:r>
      <w:r w:rsidRPr="00992C50" w:rsidR="00992C50">
        <w:rPr>
          <w:rFonts w:cs="Arial"/>
          <w:sz w:val="20"/>
          <w:szCs w:val="20"/>
        </w:rPr>
        <w:t>”</w:t>
      </w:r>
      <w:r w:rsidRPr="00EA1988">
        <w:rPr>
          <w:rFonts w:cs="Arial"/>
          <w:sz w:val="20"/>
          <w:szCs w:val="20"/>
        </w:rPr>
        <w:t>).</w:t>
      </w:r>
    </w:p>
    <w:p w:rsidRPr="00EA1988" w:rsidR="00EA1988" w:rsidP="000C0A07" w:rsidRDefault="00EA1988" w14:paraId="05A17C91" w14:textId="77777777">
      <w:pPr>
        <w:spacing w:after="240"/>
        <w:jc w:val="both"/>
        <w:rPr>
          <w:rFonts w:cs="Arial"/>
          <w:sz w:val="20"/>
          <w:szCs w:val="20"/>
        </w:rPr>
      </w:pPr>
      <w:r w:rsidRPr="00EA1988">
        <w:rPr>
          <w:rFonts w:cs="Arial"/>
          <w:sz w:val="20"/>
          <w:szCs w:val="20"/>
        </w:rPr>
        <w:t>The Shareholders may vote for or against the resolutions, or abstain from voting, by completing and signing the form below. In terms of section 60(2) of the Companies Act, each resolution will have been adopted if it is supported by persons entitled to exercise sufficient voting rights for it to have been adopted as a unanimous resolution, a special resolution or an ordinary resolution, as the case may be</w:t>
      </w:r>
      <w:r w:rsidRPr="00EA1988">
        <w:rPr>
          <w:rFonts w:cs="Arial"/>
          <w:b/>
          <w:bCs/>
          <w:sz w:val="20"/>
          <w:szCs w:val="20"/>
        </w:rPr>
        <w:t>,</w:t>
      </w:r>
      <w:r w:rsidRPr="00EA1988">
        <w:rPr>
          <w:rFonts w:cs="Arial"/>
          <w:sz w:val="20"/>
          <w:szCs w:val="20"/>
        </w:rPr>
        <w:t xml:space="preserve"> at a properly constituted shareholders meeting and, if adopted, has the same effect as if it had been approved by voting at a meeting.</w:t>
      </w:r>
    </w:p>
    <w:p w:rsidR="00E228A8" w:rsidP="00C76CC5" w:rsidRDefault="00EA1988" w14:paraId="537BB277" w14:textId="77777777">
      <w:pPr>
        <w:pStyle w:val="ListParagraph"/>
        <w:widowControl w:val="0"/>
        <w:numPr>
          <w:ilvl w:val="0"/>
          <w:numId w:val="61"/>
        </w:numPr>
        <w:spacing w:after="240"/>
        <w:ind w:left="284" w:hanging="284"/>
        <w:contextualSpacing w:val="0"/>
        <w:jc w:val="both"/>
        <w:rPr>
          <w:rFonts w:cs="Arial"/>
          <w:b/>
          <w:sz w:val="20"/>
          <w:szCs w:val="20"/>
        </w:rPr>
      </w:pPr>
      <w:r w:rsidRPr="00E228A8">
        <w:rPr>
          <w:rFonts w:cs="Arial"/>
          <w:b/>
          <w:sz w:val="20"/>
          <w:szCs w:val="20"/>
        </w:rPr>
        <w:t>WHEREAS:</w:t>
      </w:r>
    </w:p>
    <w:p w:rsidRPr="00E228A8" w:rsidR="00EA1988" w:rsidP="00C76CC5" w:rsidRDefault="00EA1988" w14:paraId="3CB78AE6" w14:textId="27FE34E5">
      <w:pPr>
        <w:pStyle w:val="ListParagraph"/>
        <w:widowControl w:val="0"/>
        <w:numPr>
          <w:ilvl w:val="1"/>
          <w:numId w:val="62"/>
        </w:numPr>
        <w:spacing w:after="240"/>
        <w:ind w:left="426" w:hanging="426"/>
        <w:contextualSpacing w:val="0"/>
        <w:jc w:val="both"/>
        <w:rPr>
          <w:rFonts w:cs="Arial"/>
          <w:b/>
          <w:sz w:val="20"/>
          <w:szCs w:val="20"/>
        </w:rPr>
      </w:pPr>
      <w:r w:rsidRPr="00E228A8">
        <w:rPr>
          <w:rFonts w:cs="Arial"/>
          <w:sz w:val="20"/>
          <w:szCs w:val="20"/>
        </w:rPr>
        <w:t xml:space="preserve">The Company </w:t>
      </w:r>
      <w:bookmarkStart w:name="_Hlk67465573" w:id="1907"/>
      <w:r w:rsidRPr="00E228A8">
        <w:rPr>
          <w:rFonts w:cs="Arial"/>
          <w:sz w:val="20"/>
          <w:szCs w:val="20"/>
        </w:rPr>
        <w:t xml:space="preserve">intends to </w:t>
      </w:r>
      <w:bookmarkEnd w:id="1907"/>
      <w:proofErr w:type="gramStart"/>
      <w:r w:rsidRPr="00E228A8">
        <w:rPr>
          <w:rFonts w:cs="Arial"/>
          <w:sz w:val="20"/>
          <w:szCs w:val="20"/>
        </w:rPr>
        <w:t>enter into</w:t>
      </w:r>
      <w:proofErr w:type="gramEnd"/>
      <w:r w:rsidRPr="00E228A8">
        <w:rPr>
          <w:rFonts w:cs="Arial"/>
          <w:sz w:val="20"/>
          <w:szCs w:val="20"/>
        </w:rPr>
        <w:t>:</w:t>
      </w:r>
    </w:p>
    <w:p w:rsidRPr="00EA1988" w:rsidR="00EA1988" w:rsidP="00C76CC5" w:rsidRDefault="00EA1988" w14:paraId="6858702B" w14:textId="5AB031C5">
      <w:pPr>
        <w:numPr>
          <w:ilvl w:val="1"/>
          <w:numId w:val="60"/>
        </w:numPr>
        <w:tabs>
          <w:tab w:val="left" w:pos="567"/>
        </w:tabs>
        <w:suppressAutoHyphens w:val="0"/>
        <w:overflowPunct w:val="0"/>
        <w:autoSpaceDE w:val="0"/>
        <w:autoSpaceDN w:val="0"/>
        <w:adjustRightInd w:val="0"/>
        <w:spacing w:after="240"/>
        <w:ind w:left="851" w:hanging="425"/>
        <w:jc w:val="both"/>
        <w:textAlignment w:val="baseline"/>
        <w:rPr>
          <w:rFonts w:cs="Arial"/>
          <w:sz w:val="20"/>
          <w:szCs w:val="20"/>
        </w:rPr>
      </w:pPr>
      <w:r w:rsidRPr="61A25811" w:rsidR="00EA1988">
        <w:rPr>
          <w:rFonts w:cs="Arial"/>
          <w:sz w:val="20"/>
          <w:szCs w:val="20"/>
        </w:rPr>
        <w:t>a written agreement entitled “</w:t>
      </w:r>
      <w:r w:rsidRPr="61A25811" w:rsidR="00EA1988">
        <w:rPr>
          <w:rFonts w:cs="Arial"/>
          <w:i w:val="1"/>
          <w:iCs w:val="1"/>
          <w:sz w:val="20"/>
          <w:szCs w:val="20"/>
        </w:rPr>
        <w:t>Limited</w:t>
      </w:r>
      <w:r w:rsidRPr="61A25811" w:rsidR="00EA1988">
        <w:rPr>
          <w:rFonts w:cs="Arial"/>
          <w:sz w:val="20"/>
          <w:szCs w:val="20"/>
        </w:rPr>
        <w:t xml:space="preserve"> </w:t>
      </w:r>
      <w:r w:rsidRPr="61A25811" w:rsidR="00EA1988">
        <w:rPr>
          <w:rFonts w:cs="Arial"/>
          <w:i w:val="1"/>
          <w:iCs w:val="1"/>
          <w:sz w:val="20"/>
          <w:szCs w:val="20"/>
        </w:rPr>
        <w:t>Guarantee</w:t>
      </w:r>
      <w:r w:rsidRPr="61A25811" w:rsidR="00EA1988">
        <w:rPr>
          <w:rFonts w:cs="Arial"/>
          <w:sz w:val="20"/>
          <w:szCs w:val="20"/>
        </w:rPr>
        <w:t xml:space="preserve">” with </w:t>
      </w:r>
      <w:r w:rsidRPr="61A25811" w:rsidR="27553062">
        <w:rPr>
          <w:rFonts w:cs="Arial"/>
          <w:sz w:val="20"/>
          <w:szCs w:val="20"/>
        </w:rPr>
        <w:t>[COMPANY NAME]</w:t>
      </w:r>
      <w:r w:rsidRPr="61A25811" w:rsidR="00EA1988">
        <w:rPr>
          <w:rFonts w:cs="Arial"/>
          <w:sz w:val="20"/>
          <w:szCs w:val="20"/>
        </w:rPr>
        <w:t xml:space="preserve"> pursuant to which, </w:t>
      </w:r>
      <w:r w:rsidRPr="61A25811" w:rsidR="00EA1988">
        <w:rPr>
          <w:rFonts w:cs="Arial"/>
          <w:i w:val="1"/>
          <w:iCs w:val="1"/>
          <w:sz w:val="20"/>
          <w:szCs w:val="20"/>
        </w:rPr>
        <w:t>inter alia</w:t>
      </w:r>
      <w:r w:rsidRPr="61A25811" w:rsidR="00EA1988">
        <w:rPr>
          <w:rFonts w:cs="Arial"/>
          <w:sz w:val="20"/>
          <w:szCs w:val="20"/>
        </w:rPr>
        <w:t xml:space="preserve">, the Company guarantees in favour of </w:t>
      </w:r>
      <w:r w:rsidRPr="61A25811" w:rsidR="113B6BD3">
        <w:rPr>
          <w:rFonts w:cs="Arial"/>
          <w:sz w:val="20"/>
          <w:szCs w:val="20"/>
        </w:rPr>
        <w:t>[COMPANY NAME]</w:t>
      </w:r>
      <w:r w:rsidRPr="61A25811" w:rsidR="00CE0808">
        <w:rPr>
          <w:rFonts w:cs="Arial"/>
          <w:sz w:val="20"/>
          <w:szCs w:val="20"/>
        </w:rPr>
        <w:t xml:space="preserve"> (RF) </w:t>
      </w:r>
      <w:r w:rsidRPr="61A25811" w:rsidR="00DF571D">
        <w:rPr>
          <w:rFonts w:cs="Arial"/>
          <w:sz w:val="20"/>
          <w:szCs w:val="20"/>
        </w:rPr>
        <w:t xml:space="preserve">Proprietary Limited </w:t>
      </w:r>
      <w:r w:rsidRPr="61A25811" w:rsidR="00CE0808">
        <w:rPr>
          <w:rFonts w:cs="Arial"/>
          <w:sz w:val="20"/>
          <w:szCs w:val="20"/>
        </w:rPr>
        <w:t>(“</w:t>
      </w:r>
      <w:r w:rsidRPr="61A25811" w:rsidR="113B6BD3">
        <w:rPr>
          <w:rFonts w:cs="Arial"/>
          <w:b w:val="1"/>
          <w:bCs w:val="1"/>
          <w:sz w:val="20"/>
          <w:szCs w:val="20"/>
        </w:rPr>
        <w:t>[COMPANY NAME]</w:t>
      </w:r>
      <w:r w:rsidRPr="61A25811" w:rsidR="00CE0808">
        <w:rPr>
          <w:rFonts w:cs="Arial"/>
          <w:sz w:val="20"/>
          <w:szCs w:val="20"/>
        </w:rPr>
        <w:t>”)</w:t>
      </w:r>
      <w:r w:rsidRPr="61A25811" w:rsidR="00EA1988">
        <w:rPr>
          <w:rFonts w:cs="Arial"/>
          <w:sz w:val="20"/>
          <w:szCs w:val="20"/>
        </w:rPr>
        <w:t xml:space="preserve">, as a principal obligation, </w:t>
      </w:r>
      <w:r w:rsidRPr="61A25811" w:rsidR="00EA1988">
        <w:rPr>
          <w:rFonts w:cs="Arial"/>
          <w:sz w:val="20"/>
          <w:szCs w:val="20"/>
        </w:rPr>
        <w:t>all of</w:t>
      </w:r>
      <w:r w:rsidRPr="61A25811" w:rsidR="00EA1988">
        <w:rPr>
          <w:rFonts w:cs="Arial"/>
          <w:sz w:val="20"/>
          <w:szCs w:val="20"/>
        </w:rPr>
        <w:t xml:space="preserve"> the obligations of </w:t>
      </w:r>
      <w:r w:rsidRPr="61A25811" w:rsidR="00CE0808">
        <w:rPr>
          <w:rFonts w:cs="Arial"/>
          <w:sz w:val="20"/>
          <w:szCs w:val="20"/>
          <w:highlight w:val="yellow"/>
        </w:rPr>
        <w:t>[Insert Beneficiary name]</w:t>
      </w:r>
      <w:r w:rsidRPr="61A25811" w:rsidR="00EA1988">
        <w:rPr>
          <w:rFonts w:cs="Arial"/>
          <w:sz w:val="20"/>
          <w:szCs w:val="20"/>
        </w:rPr>
        <w:t xml:space="preserve"> Proprietary Limited (</w:t>
      </w:r>
      <w:r w:rsidRPr="61A25811" w:rsidR="00062C32">
        <w:rPr>
          <w:rFonts w:cs="Arial"/>
          <w:sz w:val="20"/>
          <w:szCs w:val="20"/>
        </w:rPr>
        <w:t>“</w:t>
      </w:r>
      <w:r w:rsidRPr="61A25811" w:rsidR="00062C32">
        <w:rPr>
          <w:rFonts w:cs="Arial"/>
          <w:b w:val="1"/>
          <w:bCs w:val="1"/>
          <w:sz w:val="20"/>
          <w:szCs w:val="20"/>
        </w:rPr>
        <w:t>Borrower</w:t>
      </w:r>
      <w:r w:rsidRPr="61A25811" w:rsidR="00062C32">
        <w:rPr>
          <w:rFonts w:cs="Arial"/>
          <w:sz w:val="20"/>
          <w:szCs w:val="20"/>
        </w:rPr>
        <w:t>”</w:t>
      </w:r>
      <w:r w:rsidRPr="61A25811" w:rsidR="00EA1988">
        <w:rPr>
          <w:rFonts w:cs="Arial"/>
          <w:sz w:val="20"/>
          <w:szCs w:val="20"/>
        </w:rPr>
        <w:t>) under the F</w:t>
      </w:r>
      <w:r w:rsidRPr="61A25811" w:rsidR="00062C32">
        <w:rPr>
          <w:rFonts w:cs="Arial"/>
          <w:sz w:val="20"/>
          <w:szCs w:val="20"/>
        </w:rPr>
        <w:t>unding</w:t>
      </w:r>
      <w:r w:rsidRPr="61A25811" w:rsidR="00EA1988">
        <w:rPr>
          <w:rFonts w:cs="Arial"/>
          <w:sz w:val="20"/>
          <w:szCs w:val="20"/>
        </w:rPr>
        <w:t xml:space="preserve"> Documents (as defined therein) (the </w:t>
      </w:r>
      <w:r w:rsidRPr="61A25811" w:rsidR="00013B43">
        <w:rPr>
          <w:rFonts w:cs="Arial"/>
          <w:sz w:val="20"/>
          <w:szCs w:val="20"/>
        </w:rPr>
        <w:t>“</w:t>
      </w:r>
      <w:r w:rsidRPr="61A25811" w:rsidR="00EA1988">
        <w:rPr>
          <w:rFonts w:cs="Arial"/>
          <w:b w:val="1"/>
          <w:bCs w:val="1"/>
          <w:sz w:val="20"/>
          <w:szCs w:val="20"/>
        </w:rPr>
        <w:t>Guarantee</w:t>
      </w:r>
      <w:r w:rsidRPr="61A25811" w:rsidR="00013B43">
        <w:rPr>
          <w:rFonts w:cs="Arial"/>
          <w:sz w:val="20"/>
          <w:szCs w:val="20"/>
        </w:rPr>
        <w:t>”</w:t>
      </w:r>
      <w:r w:rsidRPr="61A25811" w:rsidR="00EA1988">
        <w:rPr>
          <w:rFonts w:cs="Arial"/>
          <w:sz w:val="20"/>
          <w:szCs w:val="20"/>
        </w:rPr>
        <w:t>);</w:t>
      </w:r>
    </w:p>
    <w:p w:rsidRPr="00EA1988" w:rsidR="00EA1988" w:rsidP="00C76CC5" w:rsidRDefault="00EA1988" w14:paraId="23D420ED" w14:textId="230C522A">
      <w:pPr>
        <w:numPr>
          <w:ilvl w:val="1"/>
          <w:numId w:val="60"/>
        </w:numPr>
        <w:tabs>
          <w:tab w:val="left" w:pos="567"/>
        </w:tabs>
        <w:suppressAutoHyphens w:val="0"/>
        <w:overflowPunct w:val="0"/>
        <w:autoSpaceDE w:val="0"/>
        <w:autoSpaceDN w:val="0"/>
        <w:adjustRightInd w:val="0"/>
        <w:spacing w:after="240"/>
        <w:ind w:left="851" w:hanging="425"/>
        <w:jc w:val="both"/>
        <w:textAlignment w:val="baseline"/>
        <w:rPr>
          <w:rFonts w:cs="Arial"/>
          <w:sz w:val="20"/>
          <w:szCs w:val="20"/>
        </w:rPr>
      </w:pPr>
      <w:r w:rsidRPr="61A25811" w:rsidR="00EA1988">
        <w:rPr>
          <w:rFonts w:cs="Arial"/>
          <w:sz w:val="20"/>
          <w:szCs w:val="20"/>
        </w:rPr>
        <w:t xml:space="preserve">a written agreement entitled </w:t>
      </w:r>
      <w:r w:rsidRPr="61A25811" w:rsidR="00992C50">
        <w:rPr>
          <w:rFonts w:cs="Arial"/>
          <w:sz w:val="20"/>
          <w:szCs w:val="20"/>
        </w:rPr>
        <w:t>“</w:t>
      </w:r>
      <w:r w:rsidRPr="61A25811" w:rsidR="00666C70">
        <w:rPr>
          <w:rFonts w:cs="Arial"/>
          <w:i w:val="1"/>
          <w:iCs w:val="1"/>
          <w:sz w:val="20"/>
          <w:szCs w:val="20"/>
        </w:rPr>
        <w:t>Pledge and Cession</w:t>
      </w:r>
      <w:r w:rsidRPr="61A25811" w:rsidR="00992C50">
        <w:rPr>
          <w:rFonts w:cs="Arial"/>
          <w:i w:val="1"/>
          <w:iCs w:val="1"/>
          <w:sz w:val="20"/>
          <w:szCs w:val="20"/>
        </w:rPr>
        <w:t>”</w:t>
      </w:r>
      <w:r w:rsidRPr="61A25811" w:rsidR="00EA1988">
        <w:rPr>
          <w:rFonts w:cs="Arial"/>
          <w:sz w:val="20"/>
          <w:szCs w:val="20"/>
        </w:rPr>
        <w:t xml:space="preserve"> with, amongst others, </w:t>
      </w:r>
      <w:r w:rsidRPr="61A25811" w:rsidR="113B6BD3">
        <w:rPr>
          <w:rFonts w:cs="Arial"/>
          <w:sz w:val="20"/>
          <w:szCs w:val="20"/>
        </w:rPr>
        <w:t>[COMPANY NAME]</w:t>
      </w:r>
      <w:r w:rsidRPr="61A25811" w:rsidR="00EA1988">
        <w:rPr>
          <w:rFonts w:cs="Arial"/>
          <w:sz w:val="20"/>
          <w:szCs w:val="20"/>
        </w:rPr>
        <w:t xml:space="preserve"> pursuant to which, </w:t>
      </w:r>
      <w:r w:rsidRPr="61A25811" w:rsidR="00EA1988">
        <w:rPr>
          <w:rFonts w:cs="Arial"/>
          <w:i w:val="1"/>
          <w:iCs w:val="1"/>
          <w:sz w:val="20"/>
          <w:szCs w:val="20"/>
        </w:rPr>
        <w:t>inter alia</w:t>
      </w:r>
      <w:r w:rsidRPr="61A25811" w:rsidR="00EA1988">
        <w:rPr>
          <w:rFonts w:cs="Arial"/>
          <w:sz w:val="20"/>
          <w:szCs w:val="20"/>
        </w:rPr>
        <w:t xml:space="preserve">, the Company </w:t>
      </w:r>
      <w:r w:rsidRPr="61A25811" w:rsidR="00F665C2">
        <w:rPr>
          <w:rFonts w:cs="Arial"/>
          <w:sz w:val="20"/>
          <w:szCs w:val="20"/>
        </w:rPr>
        <w:t xml:space="preserve">pledges its shares in the Borrower and </w:t>
      </w:r>
      <w:r w:rsidRPr="61A25811" w:rsidR="00EA1988">
        <w:rPr>
          <w:rFonts w:cs="Arial"/>
          <w:sz w:val="20"/>
          <w:szCs w:val="20"/>
        </w:rPr>
        <w:t xml:space="preserve">cedes, </w:t>
      </w:r>
      <w:r w:rsidRPr="61A25811" w:rsidR="00EA1988">
        <w:rPr>
          <w:rFonts w:cs="Arial"/>
          <w:i w:val="1"/>
          <w:iCs w:val="1"/>
          <w:sz w:val="20"/>
          <w:szCs w:val="20"/>
        </w:rPr>
        <w:t xml:space="preserve">in </w:t>
      </w:r>
      <w:r w:rsidRPr="61A25811" w:rsidR="00EA1988">
        <w:rPr>
          <w:rFonts w:cs="Arial"/>
          <w:i w:val="1"/>
          <w:iCs w:val="1"/>
          <w:sz w:val="20"/>
          <w:szCs w:val="20"/>
        </w:rPr>
        <w:t>securitatem</w:t>
      </w:r>
      <w:r w:rsidRPr="61A25811" w:rsidR="00EA1988">
        <w:rPr>
          <w:rFonts w:cs="Arial"/>
          <w:i w:val="1"/>
          <w:iCs w:val="1"/>
          <w:sz w:val="20"/>
          <w:szCs w:val="20"/>
        </w:rPr>
        <w:t xml:space="preserve"> </w:t>
      </w:r>
      <w:r w:rsidRPr="61A25811" w:rsidR="00EA1988">
        <w:rPr>
          <w:rFonts w:cs="Arial"/>
          <w:i w:val="1"/>
          <w:iCs w:val="1"/>
          <w:sz w:val="20"/>
          <w:szCs w:val="20"/>
        </w:rPr>
        <w:t>debiti</w:t>
      </w:r>
      <w:r w:rsidRPr="61A25811" w:rsidR="00EA1988">
        <w:rPr>
          <w:rFonts w:cs="Arial"/>
          <w:sz w:val="20"/>
          <w:szCs w:val="20"/>
        </w:rPr>
        <w:t xml:space="preserve">, </w:t>
      </w:r>
      <w:r w:rsidRPr="61A25811" w:rsidR="00662DE0">
        <w:rPr>
          <w:rFonts w:cs="Arial"/>
          <w:sz w:val="20"/>
          <w:szCs w:val="20"/>
        </w:rPr>
        <w:t>its</w:t>
      </w:r>
      <w:r w:rsidRPr="61A25811" w:rsidR="00EA1988">
        <w:rPr>
          <w:rFonts w:cs="Arial"/>
          <w:sz w:val="20"/>
          <w:szCs w:val="20"/>
        </w:rPr>
        <w:t xml:space="preserve"> </w:t>
      </w:r>
      <w:r w:rsidRPr="61A25811" w:rsidR="00662DE0">
        <w:rPr>
          <w:rFonts w:cs="Arial"/>
          <w:sz w:val="20"/>
          <w:szCs w:val="20"/>
        </w:rPr>
        <w:t>claims</w:t>
      </w:r>
      <w:r w:rsidRPr="61A25811" w:rsidR="00EA1988">
        <w:rPr>
          <w:rFonts w:cs="Arial"/>
          <w:sz w:val="20"/>
          <w:szCs w:val="20"/>
        </w:rPr>
        <w:t xml:space="preserve"> </w:t>
      </w:r>
      <w:r w:rsidRPr="61A25811" w:rsidR="00662DE0">
        <w:rPr>
          <w:rFonts w:cs="Arial"/>
          <w:sz w:val="20"/>
          <w:szCs w:val="20"/>
        </w:rPr>
        <w:t xml:space="preserve">in the Borrower </w:t>
      </w:r>
      <w:r w:rsidRPr="61A25811" w:rsidR="00EA1988">
        <w:rPr>
          <w:rFonts w:cs="Arial"/>
          <w:sz w:val="20"/>
          <w:szCs w:val="20"/>
        </w:rPr>
        <w:t xml:space="preserve">in favour of </w:t>
      </w:r>
      <w:r w:rsidRPr="61A25811" w:rsidR="113B6BD3">
        <w:rPr>
          <w:rFonts w:cs="Arial"/>
          <w:sz w:val="20"/>
          <w:szCs w:val="20"/>
        </w:rPr>
        <w:t>[COMPANY NAME]</w:t>
      </w:r>
      <w:r w:rsidRPr="61A25811" w:rsidR="00EA1988">
        <w:rPr>
          <w:rFonts w:cs="Arial"/>
          <w:sz w:val="20"/>
          <w:szCs w:val="20"/>
        </w:rPr>
        <w:t xml:space="preserve"> on the terms and subject to the conditions contained therein (the</w:t>
      </w:r>
      <w:r w:rsidRPr="61A25811" w:rsidR="000C0A07">
        <w:rPr>
          <w:rFonts w:cs="Arial"/>
          <w:sz w:val="20"/>
          <w:szCs w:val="20"/>
        </w:rPr>
        <w:t> “</w:t>
      </w:r>
      <w:r w:rsidRPr="61A25811" w:rsidR="000C0A07">
        <w:rPr>
          <w:rFonts w:cs="Arial"/>
          <w:b w:val="1"/>
          <w:bCs w:val="1"/>
          <w:sz w:val="20"/>
          <w:szCs w:val="20"/>
        </w:rPr>
        <w:t>Pledge</w:t>
      </w:r>
      <w:r w:rsidRPr="61A25811" w:rsidR="000C0A07">
        <w:rPr>
          <w:rFonts w:cs="Arial"/>
          <w:sz w:val="20"/>
          <w:szCs w:val="20"/>
        </w:rPr>
        <w:t>”</w:t>
      </w:r>
      <w:r w:rsidRPr="61A25811" w:rsidR="00EA1988">
        <w:rPr>
          <w:rFonts w:cs="Arial"/>
          <w:sz w:val="20"/>
          <w:szCs w:val="20"/>
        </w:rPr>
        <w:t>)</w:t>
      </w:r>
      <w:r w:rsidRPr="61A25811" w:rsidR="00EA1988">
        <w:rPr>
          <w:rFonts w:cs="Arial"/>
          <w:sz w:val="20"/>
          <w:szCs w:val="20"/>
        </w:rPr>
        <w:t xml:space="preserve">; </w:t>
      </w:r>
      <w:r w:rsidRPr="61A25811" w:rsidR="00EE6368">
        <w:rPr>
          <w:rFonts w:cs="Arial"/>
          <w:sz w:val="20"/>
          <w:szCs w:val="20"/>
        </w:rPr>
        <w:t xml:space="preserve"> and</w:t>
      </w:r>
    </w:p>
    <w:p w:rsidRPr="00EA1988" w:rsidR="00EA1988" w:rsidP="00C76CC5" w:rsidRDefault="00EA1988" w14:paraId="447BEBDB" w14:textId="77777777">
      <w:pPr>
        <w:numPr>
          <w:ilvl w:val="1"/>
          <w:numId w:val="60"/>
        </w:numPr>
        <w:tabs>
          <w:tab w:val="left" w:pos="567"/>
        </w:tabs>
        <w:suppressAutoHyphens w:val="0"/>
        <w:overflowPunct w:val="0"/>
        <w:autoSpaceDE w:val="0"/>
        <w:autoSpaceDN w:val="0"/>
        <w:adjustRightInd w:val="0"/>
        <w:spacing w:after="240"/>
        <w:ind w:left="851" w:hanging="425"/>
        <w:jc w:val="both"/>
        <w:textAlignment w:val="baseline"/>
        <w:rPr>
          <w:rFonts w:cs="Arial"/>
          <w:sz w:val="20"/>
          <w:szCs w:val="20"/>
        </w:rPr>
      </w:pPr>
      <w:r w:rsidRPr="00EA1988">
        <w:rPr>
          <w:rFonts w:cs="Arial"/>
          <w:sz w:val="20"/>
          <w:szCs w:val="20"/>
        </w:rPr>
        <w:t>all other agreements and/or documents related and/or ancillary thereto,</w:t>
      </w:r>
    </w:p>
    <w:p w:rsidRPr="00EA1988" w:rsidR="00EA1988" w:rsidP="000C0A07" w:rsidRDefault="00EA1988" w14:paraId="6113FA49" w14:textId="0E202765">
      <w:pPr>
        <w:tabs>
          <w:tab w:val="left" w:pos="426"/>
        </w:tabs>
        <w:overflowPunct w:val="0"/>
        <w:autoSpaceDE w:val="0"/>
        <w:autoSpaceDN w:val="0"/>
        <w:adjustRightInd w:val="0"/>
        <w:spacing w:after="240"/>
        <w:ind w:left="426"/>
        <w:jc w:val="both"/>
        <w:textAlignment w:val="baseline"/>
        <w:rPr>
          <w:rFonts w:cs="Arial"/>
          <w:sz w:val="20"/>
          <w:szCs w:val="20"/>
        </w:rPr>
      </w:pPr>
      <w:r w:rsidRPr="00EA1988">
        <w:rPr>
          <w:rFonts w:cs="Arial"/>
          <w:sz w:val="20"/>
          <w:szCs w:val="20"/>
        </w:rPr>
        <w:t xml:space="preserve">(collectively referred to as the </w:t>
      </w:r>
      <w:r w:rsidR="00013B43">
        <w:rPr>
          <w:rFonts w:cs="Arial"/>
          <w:sz w:val="20"/>
          <w:szCs w:val="20"/>
        </w:rPr>
        <w:t>“</w:t>
      </w:r>
      <w:r w:rsidRPr="00EA1988">
        <w:rPr>
          <w:rFonts w:cs="Arial"/>
          <w:b/>
          <w:bCs/>
          <w:sz w:val="20"/>
          <w:szCs w:val="20"/>
        </w:rPr>
        <w:t>Relevant Documents</w:t>
      </w:r>
      <w:r w:rsidRPr="00013B43" w:rsidR="00013B43">
        <w:rPr>
          <w:rFonts w:cs="Arial"/>
          <w:sz w:val="20"/>
          <w:szCs w:val="20"/>
        </w:rPr>
        <w:t>”</w:t>
      </w:r>
      <w:r w:rsidRPr="00EA1988">
        <w:rPr>
          <w:rFonts w:cs="Arial"/>
          <w:sz w:val="20"/>
          <w:szCs w:val="20"/>
        </w:rPr>
        <w:t xml:space="preserve"> and each a </w:t>
      </w:r>
      <w:r w:rsidR="00013B43">
        <w:rPr>
          <w:rFonts w:cs="Arial"/>
          <w:sz w:val="20"/>
          <w:szCs w:val="20"/>
        </w:rPr>
        <w:t>“</w:t>
      </w:r>
      <w:r w:rsidRPr="00EA1988">
        <w:rPr>
          <w:rFonts w:cs="Arial"/>
          <w:b/>
          <w:bCs/>
          <w:sz w:val="20"/>
          <w:szCs w:val="20"/>
        </w:rPr>
        <w:t>Relevant Document</w:t>
      </w:r>
      <w:r w:rsidR="00013B43">
        <w:rPr>
          <w:rFonts w:cs="Arial"/>
          <w:sz w:val="20"/>
          <w:szCs w:val="20"/>
        </w:rPr>
        <w:t>”</w:t>
      </w:r>
      <w:r w:rsidRPr="00EA1988">
        <w:rPr>
          <w:rFonts w:cs="Arial"/>
          <w:sz w:val="20"/>
          <w:szCs w:val="20"/>
        </w:rPr>
        <w:t xml:space="preserve"> and the transactions contemplated therein referred to as the </w:t>
      </w:r>
      <w:r w:rsidR="00013B43">
        <w:rPr>
          <w:rFonts w:cs="Arial"/>
          <w:sz w:val="20"/>
          <w:szCs w:val="20"/>
        </w:rPr>
        <w:t>“</w:t>
      </w:r>
      <w:r w:rsidRPr="00EA1988">
        <w:rPr>
          <w:rFonts w:cs="Arial"/>
          <w:b/>
          <w:bCs/>
          <w:sz w:val="20"/>
          <w:szCs w:val="20"/>
        </w:rPr>
        <w:t>Transaction</w:t>
      </w:r>
      <w:r w:rsidRPr="00EA1988">
        <w:rPr>
          <w:rFonts w:cs="Arial"/>
          <w:sz w:val="20"/>
          <w:szCs w:val="20"/>
        </w:rPr>
        <w:t>”).</w:t>
      </w:r>
    </w:p>
    <w:p w:rsidRPr="00EA1988" w:rsidR="00EA1988" w:rsidP="00C76CC5" w:rsidRDefault="00EA1988" w14:paraId="5675B888" w14:textId="77777777">
      <w:pPr>
        <w:pStyle w:val="ListParagraph"/>
        <w:widowControl w:val="0"/>
        <w:numPr>
          <w:ilvl w:val="1"/>
          <w:numId w:val="62"/>
        </w:numPr>
        <w:spacing w:after="240"/>
        <w:ind w:left="426" w:hanging="426"/>
        <w:contextualSpacing w:val="0"/>
        <w:jc w:val="both"/>
        <w:rPr>
          <w:rFonts w:cs="Arial"/>
          <w:sz w:val="20"/>
          <w:szCs w:val="20"/>
        </w:rPr>
      </w:pPr>
      <w:r w:rsidRPr="00EA1988" w:rsidDel="00677451">
        <w:rPr>
          <w:rFonts w:cs="Arial"/>
          <w:bCs/>
          <w:sz w:val="20"/>
          <w:szCs w:val="20"/>
        </w:rPr>
        <w:t xml:space="preserve">Capitalised terms and expressions used in these resolutions and not otherwise defined shall, unless the context indicates otherwise, bear the same meaning as ascribed thereto in the </w:t>
      </w:r>
      <w:r w:rsidRPr="00EA1988">
        <w:rPr>
          <w:rFonts w:eastAsia="Arial" w:cs="Arial"/>
          <w:sz w:val="20"/>
          <w:szCs w:val="20"/>
        </w:rPr>
        <w:t>Relevant Documents</w:t>
      </w:r>
      <w:r w:rsidRPr="00EA1988">
        <w:rPr>
          <w:rFonts w:cs="Arial"/>
          <w:sz w:val="20"/>
          <w:szCs w:val="20"/>
        </w:rPr>
        <w:t>.</w:t>
      </w:r>
      <w:bookmarkStart w:name="_Hlk67465801" w:id="1908"/>
    </w:p>
    <w:p w:rsidRPr="00EA1988" w:rsidR="00EA1988" w:rsidP="00C76CC5" w:rsidRDefault="00EA1988" w14:paraId="7D351677" w14:textId="4DC27D25">
      <w:pPr>
        <w:pStyle w:val="ListParagraph"/>
        <w:widowControl w:val="0"/>
        <w:numPr>
          <w:ilvl w:val="1"/>
          <w:numId w:val="62"/>
        </w:numPr>
        <w:spacing w:after="240"/>
        <w:ind w:left="426" w:hanging="426"/>
        <w:contextualSpacing w:val="0"/>
        <w:jc w:val="both"/>
        <w:rPr>
          <w:rFonts w:cs="Arial"/>
          <w:sz w:val="20"/>
          <w:szCs w:val="20"/>
        </w:rPr>
      </w:pPr>
      <w:bookmarkStart w:name="_Hlk67465831" w:id="1909"/>
      <w:bookmarkEnd w:id="1908"/>
      <w:r w:rsidRPr="00EA1988">
        <w:rPr>
          <w:rFonts w:cs="Arial"/>
          <w:sz w:val="20"/>
          <w:szCs w:val="20"/>
        </w:rPr>
        <w:t xml:space="preserve">The Company also intends, amongst other things, to enter into all such documents and perform all such actions as may be required in relation to fulfilling its obligations as outlined in the </w:t>
      </w:r>
      <w:r w:rsidRPr="00EA1988">
        <w:rPr>
          <w:rFonts w:eastAsia="Arial" w:cs="Arial"/>
          <w:sz w:val="20"/>
          <w:szCs w:val="20"/>
        </w:rPr>
        <w:t>Relevant Documents</w:t>
      </w:r>
      <w:r w:rsidRPr="00EA1988">
        <w:rPr>
          <w:rFonts w:cs="Arial"/>
          <w:sz w:val="20"/>
          <w:szCs w:val="20"/>
        </w:rPr>
        <w:t xml:space="preserve"> including, but not limited to, incurring liabilities as a principal obligor by providing “</w:t>
      </w:r>
      <w:r w:rsidRPr="00EA1988">
        <w:rPr>
          <w:rFonts w:cs="Arial"/>
          <w:i/>
          <w:sz w:val="20"/>
          <w:szCs w:val="20"/>
        </w:rPr>
        <w:t>financial assistance</w:t>
      </w:r>
      <w:r w:rsidRPr="00EA1988">
        <w:rPr>
          <w:rFonts w:cs="Arial"/>
          <w:sz w:val="20"/>
          <w:szCs w:val="20"/>
        </w:rPr>
        <w:t xml:space="preserve">” (as defined in section 45 of the Companies Act) to any related or inter-related party and/or to any person, as the case may be (the </w:t>
      </w:r>
      <w:r w:rsidR="00013B43">
        <w:rPr>
          <w:rFonts w:cs="Arial"/>
          <w:sz w:val="20"/>
          <w:szCs w:val="20"/>
        </w:rPr>
        <w:t>“</w:t>
      </w:r>
      <w:r w:rsidRPr="00EA1988" w:rsidR="00567352">
        <w:rPr>
          <w:rFonts w:cs="Arial"/>
          <w:b/>
          <w:sz w:val="20"/>
          <w:szCs w:val="20"/>
        </w:rPr>
        <w:t>Financial Assistance</w:t>
      </w:r>
      <w:r w:rsidRPr="00013B43" w:rsidR="00013B43">
        <w:rPr>
          <w:rFonts w:cs="Arial"/>
          <w:bCs/>
          <w:sz w:val="20"/>
          <w:szCs w:val="20"/>
        </w:rPr>
        <w:t>”</w:t>
      </w:r>
      <w:r w:rsidRPr="00EA1988">
        <w:rPr>
          <w:rFonts w:cs="Arial"/>
          <w:sz w:val="20"/>
          <w:szCs w:val="20"/>
        </w:rPr>
        <w:t>), and making a “</w:t>
      </w:r>
      <w:r w:rsidRPr="00EA1988">
        <w:rPr>
          <w:rFonts w:cs="Arial"/>
          <w:i/>
          <w:sz w:val="20"/>
          <w:szCs w:val="20"/>
        </w:rPr>
        <w:t>distribution</w:t>
      </w:r>
      <w:r w:rsidRPr="00EA1988">
        <w:rPr>
          <w:rFonts w:cs="Arial"/>
          <w:sz w:val="20"/>
          <w:szCs w:val="20"/>
        </w:rPr>
        <w:t>” (as defined in the Companies Act) for the purpose of and in connection with the Loan and as contemplated in the Relevant Documents.</w:t>
      </w:r>
    </w:p>
    <w:p w:rsidRPr="00EA1988" w:rsidR="00EA1988" w:rsidP="00C76CC5" w:rsidRDefault="00EA1988" w14:paraId="78ABC3FF" w14:textId="77777777">
      <w:pPr>
        <w:pStyle w:val="ListParagraph"/>
        <w:widowControl w:val="0"/>
        <w:numPr>
          <w:ilvl w:val="1"/>
          <w:numId w:val="62"/>
        </w:numPr>
        <w:spacing w:after="240"/>
        <w:ind w:left="426" w:hanging="426"/>
        <w:contextualSpacing w:val="0"/>
        <w:jc w:val="both"/>
        <w:rPr>
          <w:rFonts w:cs="Arial"/>
          <w:sz w:val="20"/>
          <w:szCs w:val="20"/>
        </w:rPr>
      </w:pPr>
      <w:r w:rsidRPr="00EA1988">
        <w:rPr>
          <w:rFonts w:cs="Arial"/>
          <w:sz w:val="20"/>
          <w:szCs w:val="20"/>
        </w:rPr>
        <w:t>Pursuant to section 75 of the Companies Act, the directors of the Company have disclosed to the Shareholders, any and all personal financial interests that they may have in the transactions contemplated by each of the Relevant Documents and, in relation to any related person (including any affiliate of the Company of which such director is also a director), all the personal financial interests of that related person of which such director was aware together with any material information relating to the matter and known to such director.</w:t>
      </w:r>
    </w:p>
    <w:p w:rsidRPr="00EA1988" w:rsidR="00EA1988" w:rsidP="00C76CC5" w:rsidRDefault="00EA1988" w14:paraId="708AF5B6" w14:textId="585E5173">
      <w:pPr>
        <w:pStyle w:val="ListParagraph"/>
        <w:widowControl w:val="0"/>
        <w:numPr>
          <w:ilvl w:val="1"/>
          <w:numId w:val="62"/>
        </w:numPr>
        <w:spacing w:after="240"/>
        <w:ind w:left="426" w:hanging="426"/>
        <w:contextualSpacing w:val="0"/>
        <w:jc w:val="both"/>
        <w:rPr>
          <w:rFonts w:cs="Arial"/>
          <w:sz w:val="20"/>
          <w:szCs w:val="20"/>
        </w:rPr>
      </w:pPr>
      <w:r w:rsidRPr="00EA1988">
        <w:rPr>
          <w:rFonts w:cs="Arial"/>
          <w:sz w:val="20"/>
          <w:szCs w:val="20"/>
        </w:rPr>
        <w:t xml:space="preserve">In terms of section 75 of the Companies Act, a director who has disclosed a personal financial interest in respect of any matter to be considered by the board of directors of the Company (the </w:t>
      </w:r>
      <w:r w:rsidR="00567352">
        <w:rPr>
          <w:rFonts w:cs="Arial"/>
          <w:sz w:val="20"/>
          <w:szCs w:val="20"/>
        </w:rPr>
        <w:t>“</w:t>
      </w:r>
      <w:r w:rsidRPr="00EA1988">
        <w:rPr>
          <w:rFonts w:cs="Arial"/>
          <w:b/>
          <w:sz w:val="20"/>
          <w:szCs w:val="20"/>
        </w:rPr>
        <w:t>Board</w:t>
      </w:r>
      <w:r w:rsidRPr="00992C50" w:rsidR="00567352">
        <w:rPr>
          <w:rFonts w:cs="Arial"/>
          <w:bCs/>
          <w:sz w:val="20"/>
          <w:szCs w:val="20"/>
        </w:rPr>
        <w:t>”</w:t>
      </w:r>
      <w:r w:rsidRPr="00EA1988">
        <w:rPr>
          <w:rFonts w:cs="Arial"/>
          <w:sz w:val="20"/>
          <w:szCs w:val="20"/>
        </w:rPr>
        <w:t>) may not take part in the consideration or approval of such matter by the Board.</w:t>
      </w:r>
    </w:p>
    <w:bookmarkEnd w:id="1909"/>
    <w:p w:rsidRPr="00EA1988" w:rsidR="00EA1988" w:rsidP="00C76CC5" w:rsidRDefault="00EA1988" w14:paraId="1E012C7F" w14:textId="77777777">
      <w:pPr>
        <w:pStyle w:val="ListParagraph"/>
        <w:widowControl w:val="0"/>
        <w:numPr>
          <w:ilvl w:val="1"/>
          <w:numId w:val="62"/>
        </w:numPr>
        <w:spacing w:after="240"/>
        <w:ind w:left="426" w:hanging="426"/>
        <w:contextualSpacing w:val="0"/>
        <w:jc w:val="both"/>
        <w:rPr>
          <w:rFonts w:cs="Arial"/>
          <w:bCs/>
          <w:iCs/>
          <w:sz w:val="20"/>
          <w:szCs w:val="20"/>
        </w:rPr>
      </w:pPr>
      <w:r w:rsidRPr="00EA1988">
        <w:rPr>
          <w:rFonts w:cs="Arial"/>
          <w:bCs/>
          <w:iCs/>
          <w:sz w:val="20"/>
          <w:szCs w:val="20"/>
        </w:rPr>
        <w:t>The Company requires the Shareholders to consider the resolutions set out below pertaining to, amongst other things, the Financial Assistance.</w:t>
      </w:r>
    </w:p>
    <w:p w:rsidRPr="00EA1988" w:rsidR="00EA1988" w:rsidP="00620554" w:rsidRDefault="00EA1988" w14:paraId="2E14D4D6" w14:textId="77777777">
      <w:pPr>
        <w:pStyle w:val="ListParagraph"/>
        <w:keepNext/>
        <w:widowControl w:val="0"/>
        <w:numPr>
          <w:ilvl w:val="0"/>
          <w:numId w:val="61"/>
        </w:numPr>
        <w:spacing w:after="240"/>
        <w:ind w:left="284" w:hanging="284"/>
        <w:contextualSpacing w:val="0"/>
        <w:jc w:val="both"/>
        <w:rPr>
          <w:rFonts w:cs="Arial"/>
          <w:sz w:val="20"/>
          <w:szCs w:val="20"/>
          <w:lang w:val="en-GB"/>
        </w:rPr>
      </w:pPr>
      <w:r w:rsidRPr="00EA1988">
        <w:rPr>
          <w:rFonts w:cs="Arial"/>
          <w:b/>
          <w:sz w:val="20"/>
          <w:szCs w:val="20"/>
        </w:rPr>
        <w:t>ACCORDINGLY, THE SHAREHOLDERS RESOLVE AS FOLLOWS:</w:t>
      </w:r>
    </w:p>
    <w:p w:rsidRPr="00D85151" w:rsidR="00EA1988" w:rsidP="00620554" w:rsidRDefault="00EA1988" w14:paraId="7035E144" w14:textId="3F145EF1">
      <w:pPr>
        <w:pStyle w:val="ListParagraph"/>
        <w:keepNext/>
        <w:widowControl w:val="0"/>
        <w:numPr>
          <w:ilvl w:val="1"/>
          <w:numId w:val="63"/>
        </w:numPr>
        <w:spacing w:after="240"/>
        <w:ind w:left="426" w:hanging="426"/>
        <w:contextualSpacing w:val="0"/>
        <w:jc w:val="both"/>
        <w:rPr>
          <w:rFonts w:cs="Arial"/>
          <w:b/>
          <w:sz w:val="20"/>
          <w:szCs w:val="20"/>
          <w:lang w:val="en-GB"/>
        </w:rPr>
      </w:pPr>
      <w:r w:rsidRPr="00D85151">
        <w:rPr>
          <w:rFonts w:cs="Arial"/>
          <w:b/>
          <w:sz w:val="20"/>
          <w:szCs w:val="20"/>
          <w:lang w:val="en-GB"/>
        </w:rPr>
        <w:t>UNANIMOUS RESOLUTION NUMBER 1</w:t>
      </w:r>
    </w:p>
    <w:p w:rsidRPr="00EA1988" w:rsidR="00EA1988" w:rsidP="003E5B9D" w:rsidRDefault="00EA1988" w14:paraId="5E0FF180" w14:textId="74737498">
      <w:pPr>
        <w:pStyle w:val="ListParagraph"/>
        <w:widowControl w:val="0"/>
        <w:spacing w:after="240"/>
        <w:ind w:left="567"/>
        <w:contextualSpacing w:val="0"/>
        <w:jc w:val="both"/>
        <w:rPr>
          <w:rFonts w:cs="Arial"/>
          <w:sz w:val="20"/>
          <w:szCs w:val="20"/>
          <w:lang w:val="en-GB"/>
        </w:rPr>
      </w:pPr>
      <w:r w:rsidRPr="00EA1988">
        <w:rPr>
          <w:rFonts w:cs="Arial"/>
          <w:b/>
          <w:sz w:val="20"/>
          <w:szCs w:val="20"/>
          <w:lang w:val="en-GB"/>
        </w:rPr>
        <w:t>THAT</w:t>
      </w:r>
      <w:r w:rsidRPr="00EA1988">
        <w:rPr>
          <w:rFonts w:cs="Arial"/>
          <w:sz w:val="20"/>
          <w:szCs w:val="20"/>
          <w:lang w:val="en-GB"/>
        </w:rPr>
        <w:t xml:space="preserve"> the Shareholders of the Company hereby resolve that, </w:t>
      </w:r>
      <w:r w:rsidRPr="00EA1988">
        <w:rPr>
          <w:rFonts w:cs="Arial"/>
          <w:sz w:val="20"/>
          <w:szCs w:val="20"/>
        </w:rPr>
        <w:t>with full knowledge of the nature and extent of the ‘</w:t>
      </w:r>
      <w:r w:rsidRPr="000C4224">
        <w:rPr>
          <w:rFonts w:cs="Arial"/>
          <w:i/>
          <w:iCs/>
          <w:sz w:val="20"/>
          <w:szCs w:val="20"/>
        </w:rPr>
        <w:t>personal financial interests</w:t>
      </w:r>
      <w:r w:rsidRPr="00EA1988">
        <w:rPr>
          <w:rFonts w:cs="Arial"/>
          <w:sz w:val="20"/>
          <w:szCs w:val="20"/>
        </w:rPr>
        <w:t>’ of the Board in the Relevant Documents, (i) the decisions taken and resolutions passed by the Board that relate to the Relevant Documents and (ii) the entry into and implementation by the Company of the Relevant Documents and all ancillary transactions, agreements, documents and matters, be and is hereby approved and ratified to the extent required by section 75 of the Companies Act</w:t>
      </w:r>
      <w:r w:rsidRPr="00EA1988">
        <w:rPr>
          <w:rFonts w:cs="Arial"/>
          <w:sz w:val="20"/>
          <w:szCs w:val="20"/>
          <w:lang w:val="en-GB"/>
        </w:rPr>
        <w:t>.</w:t>
      </w:r>
      <w:r w:rsidR="000C4224">
        <w:rPr>
          <w:rFonts w:cs="Arial"/>
          <w:sz w:val="20"/>
          <w:szCs w:val="20"/>
          <w:lang w:val="en-GB"/>
        </w:rPr>
        <w:t xml:space="preserve"> [</w:t>
      </w:r>
      <w:r w:rsidRPr="002E2332" w:rsidR="000C4224">
        <w:rPr>
          <w:rFonts w:cs="Arial"/>
          <w:b/>
          <w:bCs/>
          <w:i/>
          <w:iCs/>
          <w:sz w:val="20"/>
          <w:szCs w:val="20"/>
          <w:highlight w:val="yellow"/>
          <w:lang w:val="en-GB"/>
        </w:rPr>
        <w:t xml:space="preserve">Drafting note:  </w:t>
      </w:r>
      <w:r w:rsidR="002E2332">
        <w:rPr>
          <w:rFonts w:cs="Arial"/>
          <w:b/>
          <w:bCs/>
          <w:i/>
          <w:iCs/>
          <w:sz w:val="20"/>
          <w:szCs w:val="20"/>
          <w:highlight w:val="yellow"/>
          <w:lang w:val="en-GB"/>
        </w:rPr>
        <w:t>Delete/</w:t>
      </w:r>
      <w:r w:rsidRPr="002E2332" w:rsidR="002E2332">
        <w:rPr>
          <w:rFonts w:cs="Arial"/>
          <w:b/>
          <w:bCs/>
          <w:i/>
          <w:iCs/>
          <w:sz w:val="20"/>
          <w:szCs w:val="20"/>
          <w:highlight w:val="yellow"/>
          <w:lang w:val="en-GB"/>
        </w:rPr>
        <w:t>Adjust</w:t>
      </w:r>
      <w:r w:rsidRPr="002E2332" w:rsidR="000C4224">
        <w:rPr>
          <w:rFonts w:cs="Arial"/>
          <w:b/>
          <w:bCs/>
          <w:i/>
          <w:iCs/>
          <w:sz w:val="20"/>
          <w:szCs w:val="20"/>
          <w:highlight w:val="yellow"/>
          <w:lang w:val="en-GB"/>
        </w:rPr>
        <w:t xml:space="preserve"> as may be necessary if </w:t>
      </w:r>
      <w:r w:rsidRPr="002E2332" w:rsidR="002E2332">
        <w:rPr>
          <w:rFonts w:cs="Arial"/>
          <w:b/>
          <w:bCs/>
          <w:i/>
          <w:iCs/>
          <w:sz w:val="20"/>
          <w:szCs w:val="20"/>
          <w:highlight w:val="yellow"/>
          <w:lang w:val="en-GB"/>
        </w:rPr>
        <w:t>there</w:t>
      </w:r>
      <w:r w:rsidRPr="002E2332" w:rsidR="000C4224">
        <w:rPr>
          <w:rFonts w:cs="Arial"/>
          <w:b/>
          <w:bCs/>
          <w:i/>
          <w:iCs/>
          <w:sz w:val="20"/>
          <w:szCs w:val="20"/>
          <w:highlight w:val="yellow"/>
          <w:lang w:val="en-GB"/>
        </w:rPr>
        <w:t xml:space="preserve"> is no conflict </w:t>
      </w:r>
      <w:r w:rsidRPr="002E2332" w:rsidR="002E2332">
        <w:rPr>
          <w:rFonts w:cs="Arial"/>
          <w:b/>
          <w:bCs/>
          <w:i/>
          <w:iCs/>
          <w:sz w:val="20"/>
          <w:szCs w:val="20"/>
          <w:highlight w:val="yellow"/>
          <w:lang w:val="en-GB"/>
        </w:rPr>
        <w:t>as regards the directors</w:t>
      </w:r>
      <w:r w:rsidR="002E2332">
        <w:rPr>
          <w:rFonts w:cs="Arial"/>
          <w:sz w:val="20"/>
          <w:szCs w:val="20"/>
          <w:lang w:val="en-GB"/>
        </w:rPr>
        <w:t>.]</w:t>
      </w:r>
    </w:p>
    <w:p w:rsidRPr="00EA1988" w:rsidR="00EA1988" w:rsidP="00C76CC5" w:rsidRDefault="00EA1988" w14:paraId="24B0A8D3" w14:textId="77777777">
      <w:pPr>
        <w:pStyle w:val="ListParagraph"/>
        <w:widowControl w:val="0"/>
        <w:numPr>
          <w:ilvl w:val="1"/>
          <w:numId w:val="63"/>
        </w:numPr>
        <w:spacing w:after="240"/>
        <w:ind w:left="426" w:hanging="426"/>
        <w:contextualSpacing w:val="0"/>
        <w:jc w:val="both"/>
        <w:rPr>
          <w:rFonts w:cs="Arial"/>
          <w:sz w:val="20"/>
          <w:szCs w:val="20"/>
          <w:lang w:val="en-GB"/>
        </w:rPr>
      </w:pPr>
      <w:r w:rsidRPr="00EA1988">
        <w:rPr>
          <w:rFonts w:cs="Arial"/>
          <w:b/>
          <w:sz w:val="20"/>
          <w:szCs w:val="20"/>
          <w:lang w:val="en-GB"/>
        </w:rPr>
        <w:t>SPECIAL RESOLUTION NUMBER 1</w:t>
      </w:r>
    </w:p>
    <w:p w:rsidRPr="00EA1988" w:rsidR="00EA1988" w:rsidP="003E5B9D" w:rsidRDefault="00EA1988" w14:paraId="28495AA8" w14:textId="77777777">
      <w:pPr>
        <w:pStyle w:val="ListParagraph"/>
        <w:widowControl w:val="0"/>
        <w:spacing w:after="240"/>
        <w:ind w:left="567"/>
        <w:contextualSpacing w:val="0"/>
        <w:jc w:val="both"/>
        <w:rPr>
          <w:rFonts w:cs="Arial"/>
          <w:sz w:val="20"/>
          <w:szCs w:val="20"/>
          <w:lang w:val="en-GB"/>
        </w:rPr>
      </w:pPr>
      <w:r w:rsidRPr="00EA1988">
        <w:rPr>
          <w:rFonts w:cs="Arial"/>
          <w:b/>
          <w:sz w:val="20"/>
          <w:szCs w:val="20"/>
        </w:rPr>
        <w:t xml:space="preserve">THAT </w:t>
      </w:r>
      <w:r w:rsidRPr="00EA1988">
        <w:rPr>
          <w:rFonts w:cs="Arial"/>
          <w:sz w:val="20"/>
          <w:szCs w:val="20"/>
        </w:rPr>
        <w:t>any and all actions taken by the Company or any director of the Company in respect of the Transaction and entering into of the Relevant Documents (and matters ancillary thereto), to the extent that such actions and steps may be inconsistent with any limitation, restriction or qualification contained in the Company's memorandum of incorporation, be and are hereby ratified, confirmed and approved in accordance with section 20(2) of the Companies Act.</w:t>
      </w:r>
    </w:p>
    <w:p w:rsidRPr="00EA1988" w:rsidR="00EA1988" w:rsidP="00C76CC5" w:rsidRDefault="00EA1988" w14:paraId="212794C2" w14:textId="77777777">
      <w:pPr>
        <w:pStyle w:val="ListParagraph"/>
        <w:widowControl w:val="0"/>
        <w:numPr>
          <w:ilvl w:val="1"/>
          <w:numId w:val="63"/>
        </w:numPr>
        <w:spacing w:after="240"/>
        <w:ind w:left="426" w:hanging="426"/>
        <w:contextualSpacing w:val="0"/>
        <w:jc w:val="both"/>
        <w:rPr>
          <w:rFonts w:cs="Arial"/>
          <w:b/>
          <w:sz w:val="20"/>
          <w:szCs w:val="20"/>
        </w:rPr>
      </w:pPr>
      <w:r w:rsidRPr="00EA1988">
        <w:rPr>
          <w:rFonts w:cs="Arial"/>
          <w:b/>
          <w:sz w:val="20"/>
          <w:szCs w:val="20"/>
        </w:rPr>
        <w:t>SPECIAL RESOLUTION NUMBER 2</w:t>
      </w:r>
    </w:p>
    <w:p w:rsidRPr="00EA1988" w:rsidR="00EA1988" w:rsidP="003E5B9D" w:rsidRDefault="00EA1988" w14:paraId="06829306" w14:textId="77777777">
      <w:pPr>
        <w:pStyle w:val="ListParagraph"/>
        <w:widowControl w:val="0"/>
        <w:spacing w:after="240"/>
        <w:ind w:left="567"/>
        <w:contextualSpacing w:val="0"/>
        <w:jc w:val="both"/>
        <w:rPr>
          <w:rFonts w:cs="Arial"/>
          <w:sz w:val="20"/>
          <w:szCs w:val="20"/>
          <w:lang w:val="x-none"/>
        </w:rPr>
      </w:pPr>
      <w:r w:rsidRPr="00EA1988">
        <w:rPr>
          <w:rFonts w:cs="Arial"/>
          <w:b/>
          <w:sz w:val="20"/>
          <w:szCs w:val="20"/>
        </w:rPr>
        <w:t>THAT</w:t>
      </w:r>
      <w:r w:rsidRPr="00EA1988">
        <w:rPr>
          <w:rFonts w:cs="Arial"/>
          <w:sz w:val="20"/>
          <w:szCs w:val="20"/>
        </w:rPr>
        <w:t xml:space="preserve"> in terms of section 45 of the Companies Act, the Company be and is hereby authorised to provide the Financial Assistance for the purpose of and in connection with the Transaction and as contemplated in the Relevant Documents, including any amendments, restatements or novations to the Relevant Documents.</w:t>
      </w:r>
    </w:p>
    <w:p w:rsidRPr="00EA1988" w:rsidR="00EA1988" w:rsidP="00C76CC5" w:rsidRDefault="00EA1988" w14:paraId="5A4EF7AA" w14:textId="77777777">
      <w:pPr>
        <w:pStyle w:val="ListParagraph"/>
        <w:widowControl w:val="0"/>
        <w:numPr>
          <w:ilvl w:val="1"/>
          <w:numId w:val="63"/>
        </w:numPr>
        <w:spacing w:after="240"/>
        <w:ind w:left="426" w:hanging="426"/>
        <w:contextualSpacing w:val="0"/>
        <w:jc w:val="both"/>
        <w:rPr>
          <w:rFonts w:cs="Arial"/>
          <w:b/>
          <w:sz w:val="20"/>
          <w:szCs w:val="20"/>
        </w:rPr>
      </w:pPr>
      <w:r w:rsidRPr="00EA1988">
        <w:rPr>
          <w:rFonts w:cs="Arial"/>
          <w:b/>
          <w:sz w:val="20"/>
          <w:szCs w:val="20"/>
        </w:rPr>
        <w:t>ORDINARY RESOLUTION NUMBER 1</w:t>
      </w:r>
    </w:p>
    <w:p w:rsidRPr="00EA1988" w:rsidR="00EA1988" w:rsidP="004E5CE9" w:rsidRDefault="00EA1988" w14:paraId="22800E39" w14:textId="77777777">
      <w:pPr>
        <w:pStyle w:val="ListParagraph"/>
        <w:widowControl w:val="0"/>
        <w:spacing w:after="240"/>
        <w:ind w:left="567"/>
        <w:contextualSpacing w:val="0"/>
        <w:jc w:val="both"/>
        <w:rPr>
          <w:rFonts w:cs="Arial"/>
          <w:sz w:val="20"/>
          <w:szCs w:val="20"/>
          <w:lang w:val="en-GB"/>
        </w:rPr>
      </w:pPr>
      <w:r w:rsidRPr="00EA1988">
        <w:rPr>
          <w:rFonts w:cs="Arial"/>
          <w:b/>
          <w:sz w:val="20"/>
          <w:szCs w:val="20"/>
          <w:lang w:val="en-GB"/>
        </w:rPr>
        <w:t>THAT</w:t>
      </w:r>
      <w:r w:rsidRPr="00EA1988">
        <w:rPr>
          <w:rFonts w:cs="Arial"/>
          <w:sz w:val="20"/>
          <w:szCs w:val="20"/>
          <w:lang w:val="en-GB"/>
        </w:rPr>
        <w:t xml:space="preserve"> any director of the Company (including specifically any director that may have a personal financial interest or in respect of which a related person has a personal financial interest,</w:t>
      </w:r>
      <w:r w:rsidRPr="00EA1988">
        <w:rPr>
          <w:rFonts w:cs="Arial"/>
          <w:sz w:val="20"/>
          <w:szCs w:val="20"/>
        </w:rPr>
        <w:t xml:space="preserve"> who for purposes of section 75(5)(g) is hereby specifically requested and directed to do so</w:t>
      </w:r>
      <w:r w:rsidRPr="00EA1988">
        <w:rPr>
          <w:rFonts w:cs="Arial"/>
          <w:sz w:val="20"/>
          <w:szCs w:val="20"/>
          <w:lang w:val="en-GB"/>
        </w:rPr>
        <w:t xml:space="preserve">), acting in his/her capacity as such, (each an </w:t>
      </w:r>
      <w:r w:rsidRPr="00EA1988">
        <w:rPr>
          <w:rFonts w:cs="Arial"/>
          <w:b/>
          <w:sz w:val="20"/>
          <w:szCs w:val="20"/>
          <w:lang w:val="en-GB"/>
        </w:rPr>
        <w:t>Authorised Signatory</w:t>
      </w:r>
      <w:r w:rsidRPr="00EA1988">
        <w:rPr>
          <w:rFonts w:cs="Arial"/>
          <w:sz w:val="20"/>
          <w:szCs w:val="20"/>
          <w:lang w:val="en-GB"/>
        </w:rPr>
        <w:t>) be and is hereby authorised and empowered –</w:t>
      </w:r>
    </w:p>
    <w:p w:rsidRPr="00EA1988" w:rsidR="00EA1988" w:rsidP="00C76CC5" w:rsidRDefault="00EA1988" w14:paraId="25AE75E7" w14:textId="5D703722">
      <w:pPr>
        <w:pStyle w:val="ListParagraph"/>
        <w:widowControl w:val="0"/>
        <w:numPr>
          <w:ilvl w:val="2"/>
          <w:numId w:val="63"/>
        </w:numPr>
        <w:spacing w:after="240"/>
        <w:contextualSpacing w:val="0"/>
        <w:jc w:val="both"/>
        <w:rPr>
          <w:rFonts w:cs="Arial"/>
          <w:sz w:val="20"/>
          <w:szCs w:val="20"/>
          <w:lang w:val="en-GB"/>
        </w:rPr>
      </w:pPr>
      <w:r w:rsidRPr="00EA1988">
        <w:rPr>
          <w:rFonts w:cs="Arial"/>
          <w:sz w:val="20"/>
          <w:szCs w:val="20"/>
          <w:lang w:val="en-GB"/>
        </w:rPr>
        <w:t>to sign and/or to despatch any notice and/or other documents or notices to be signed and/or despatched by or on behalf of the Company under or in connection with the Financial Assistance (including the Relevant Documents and any amendments</w:t>
      </w:r>
      <w:r w:rsidRPr="00EA1988">
        <w:rPr>
          <w:rFonts w:cs="Arial"/>
          <w:sz w:val="20"/>
          <w:szCs w:val="20"/>
        </w:rPr>
        <w:t>, restatements or novations</w:t>
      </w:r>
      <w:r w:rsidRPr="00EA1988">
        <w:rPr>
          <w:rFonts w:cs="Arial"/>
          <w:sz w:val="20"/>
          <w:szCs w:val="20"/>
          <w:lang w:val="en-GB"/>
        </w:rPr>
        <w:t xml:space="preserve"> thereto); and</w:t>
      </w:r>
    </w:p>
    <w:p w:rsidRPr="00EA1988" w:rsidR="00EA1988" w:rsidP="00C76CC5" w:rsidRDefault="00EA1988" w14:paraId="30EDE68D" w14:textId="77777777">
      <w:pPr>
        <w:pStyle w:val="ListParagraph"/>
        <w:widowControl w:val="0"/>
        <w:numPr>
          <w:ilvl w:val="2"/>
          <w:numId w:val="63"/>
        </w:numPr>
        <w:spacing w:after="240"/>
        <w:contextualSpacing w:val="0"/>
        <w:jc w:val="both"/>
        <w:rPr>
          <w:rFonts w:cs="Arial"/>
          <w:sz w:val="20"/>
          <w:szCs w:val="20"/>
          <w:lang w:val="en-GB"/>
        </w:rPr>
      </w:pPr>
      <w:r w:rsidRPr="00EA1988">
        <w:rPr>
          <w:rFonts w:cs="Arial"/>
          <w:sz w:val="20"/>
          <w:szCs w:val="20"/>
          <w:lang w:val="en-GB"/>
        </w:rPr>
        <w:t>to take all such steps and do all such other things and generally do everything that may be necessary to give effect to and/or implement the resolutions contained herein.</w:t>
      </w:r>
    </w:p>
    <w:p w:rsidRPr="004E5CE9" w:rsidR="00EA1988" w:rsidP="004E5CE9" w:rsidRDefault="004E5CE9" w14:paraId="33A0861E" w14:textId="3F48DBA6">
      <w:pPr>
        <w:pStyle w:val="BGHeading1AltQ"/>
        <w:keepLines/>
        <w:numPr>
          <w:ilvl w:val="0"/>
          <w:numId w:val="0"/>
        </w:numPr>
        <w:spacing w:after="240" w:line="240" w:lineRule="auto"/>
        <w:ind w:left="-142"/>
        <w:rPr>
          <w:rFonts w:ascii="Arial" w:hAnsi="Arial"/>
          <w:szCs w:val="20"/>
          <w:lang w:val="en-GB"/>
        </w:rPr>
      </w:pPr>
      <w:r w:rsidRPr="004E5CE9">
        <w:rPr>
          <w:rFonts w:ascii="Arial" w:hAnsi="Arial"/>
          <w:b/>
          <w:bCs w:val="0"/>
          <w:szCs w:val="20"/>
        </w:rPr>
        <w:t>Note</w:t>
      </w:r>
      <w:r w:rsidRPr="004E5CE9">
        <w:rPr>
          <w:rFonts w:ascii="Arial" w:hAnsi="Arial"/>
          <w:szCs w:val="20"/>
        </w:rPr>
        <w:t xml:space="preserve">:  </w:t>
      </w:r>
      <w:r w:rsidRPr="004E5CE9" w:rsidR="00EA1988">
        <w:rPr>
          <w:rFonts w:ascii="Arial" w:hAnsi="Arial"/>
          <w:szCs w:val="20"/>
        </w:rPr>
        <w:t>Please indicate your vote with an “</w:t>
      </w:r>
      <w:r w:rsidRPr="004E5CE9" w:rsidR="00EA1988">
        <w:rPr>
          <w:rFonts w:ascii="Arial" w:hAnsi="Arial"/>
          <w:b/>
          <w:bCs w:val="0"/>
          <w:szCs w:val="20"/>
        </w:rPr>
        <w:t>X</w:t>
      </w:r>
      <w:r w:rsidRPr="004E5CE9" w:rsidR="00EA1988">
        <w:rPr>
          <w:rFonts w:ascii="Arial" w:hAnsi="Arial"/>
          <w:szCs w:val="20"/>
        </w:rPr>
        <w:t>” in the relevant column.</w:t>
      </w:r>
      <w:r w:rsidRPr="004E5CE9" w:rsidR="00EA1988">
        <w:rPr>
          <w:rFonts w:ascii="Arial" w:hAnsi="Arial"/>
          <w:szCs w:val="20"/>
          <w:lang w:val="en-GB"/>
        </w:rPr>
        <w:t xml:space="preserve"> If the shareholder wishes to abstain from voting, the representative should do so by marking the relevant resolution with an “</w:t>
      </w:r>
      <w:r w:rsidRPr="004E5CE9" w:rsidR="00EA1988">
        <w:rPr>
          <w:rFonts w:ascii="Arial" w:hAnsi="Arial"/>
          <w:b/>
          <w:bCs w:val="0"/>
          <w:szCs w:val="20"/>
          <w:lang w:val="en-GB"/>
        </w:rPr>
        <w:t>X</w:t>
      </w:r>
      <w:r w:rsidRPr="004E5CE9" w:rsidR="00EA1988">
        <w:rPr>
          <w:rFonts w:ascii="Arial" w:hAnsi="Arial"/>
          <w:szCs w:val="20"/>
          <w:lang w:val="en-GB"/>
        </w:rPr>
        <w:t>” in the “</w:t>
      </w:r>
      <w:r w:rsidRPr="004E5CE9" w:rsidR="00EA1988">
        <w:rPr>
          <w:rFonts w:ascii="Arial" w:hAnsi="Arial"/>
          <w:b/>
          <w:bCs w:val="0"/>
          <w:szCs w:val="20"/>
          <w:lang w:val="en-GB"/>
        </w:rPr>
        <w:t>Abstain</w:t>
      </w:r>
      <w:r w:rsidRPr="004E5CE9" w:rsidR="00EA1988">
        <w:rPr>
          <w:rFonts w:ascii="Arial" w:hAnsi="Arial"/>
          <w:szCs w:val="20"/>
          <w:lang w:val="en-GB"/>
        </w:rPr>
        <w:t xml:space="preserve">” column, which indicates that they have received notice of the proposed resolution but wish to abstain from voting on it. </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986"/>
        <w:gridCol w:w="1434"/>
        <w:gridCol w:w="1434"/>
        <w:gridCol w:w="1496"/>
      </w:tblGrid>
      <w:tr w:rsidRPr="00A5139D" w:rsidR="00EA1988" w:rsidTr="00BC1796" w14:paraId="56DBC58F" w14:textId="77777777">
        <w:tc>
          <w:tcPr>
            <w:tcW w:w="2666" w:type="pct"/>
            <w:tcBorders>
              <w:top w:val="nil"/>
              <w:left w:val="nil"/>
            </w:tcBorders>
          </w:tcPr>
          <w:p w:rsidRPr="00A5139D" w:rsidR="00EA1988" w:rsidP="00620554" w:rsidRDefault="00EA1988" w14:paraId="3046046A" w14:textId="77777777">
            <w:pPr>
              <w:widowControl w:val="0"/>
              <w:overflowPunct w:val="0"/>
              <w:autoSpaceDE w:val="0"/>
              <w:autoSpaceDN w:val="0"/>
              <w:adjustRightInd w:val="0"/>
              <w:spacing w:after="120" w:line="360" w:lineRule="auto"/>
              <w:ind w:right="20"/>
              <w:contextualSpacing/>
              <w:jc w:val="center"/>
              <w:rPr>
                <w:rFonts w:cs="Arial"/>
                <w:color w:val="231F20"/>
                <w:sz w:val="20"/>
                <w:szCs w:val="20"/>
                <w:lang w:eastAsia="en-ZA"/>
              </w:rPr>
            </w:pPr>
          </w:p>
        </w:tc>
        <w:tc>
          <w:tcPr>
            <w:tcW w:w="767" w:type="pct"/>
            <w:shd w:val="clear" w:color="auto" w:fill="BFBFBF" w:themeFill="background1" w:themeFillShade="BF"/>
          </w:tcPr>
          <w:p w:rsidRPr="00A5139D" w:rsidR="00EA1988" w:rsidP="00BC1796" w:rsidRDefault="00EA1988" w14:paraId="09243658" w14:textId="77777777">
            <w:pPr>
              <w:keepNext/>
              <w:widowControl w:val="0"/>
              <w:overflowPunct w:val="0"/>
              <w:autoSpaceDE w:val="0"/>
              <w:autoSpaceDN w:val="0"/>
              <w:adjustRightInd w:val="0"/>
              <w:spacing w:after="120" w:line="360" w:lineRule="auto"/>
              <w:ind w:right="20"/>
              <w:jc w:val="center"/>
              <w:rPr>
                <w:rFonts w:cs="Arial"/>
                <w:color w:val="231F20"/>
                <w:sz w:val="20"/>
                <w:szCs w:val="20"/>
                <w:lang w:eastAsia="en-ZA"/>
              </w:rPr>
            </w:pPr>
            <w:r w:rsidRPr="00A5139D">
              <w:rPr>
                <w:rFonts w:cs="Arial"/>
                <w:b/>
                <w:bCs/>
                <w:color w:val="231F20"/>
                <w:sz w:val="20"/>
                <w:szCs w:val="20"/>
                <w:lang w:eastAsia="en-ZA"/>
              </w:rPr>
              <w:t>For</w:t>
            </w:r>
          </w:p>
        </w:tc>
        <w:tc>
          <w:tcPr>
            <w:tcW w:w="767" w:type="pct"/>
            <w:shd w:val="clear" w:color="auto" w:fill="BFBFBF" w:themeFill="background1" w:themeFillShade="BF"/>
          </w:tcPr>
          <w:p w:rsidRPr="00A5139D" w:rsidR="00EA1988" w:rsidP="00BC1796" w:rsidRDefault="00EA1988" w14:paraId="4D458DA8" w14:textId="77777777">
            <w:pPr>
              <w:keepNext/>
              <w:widowControl w:val="0"/>
              <w:overflowPunct w:val="0"/>
              <w:autoSpaceDE w:val="0"/>
              <w:autoSpaceDN w:val="0"/>
              <w:adjustRightInd w:val="0"/>
              <w:spacing w:after="120" w:line="360" w:lineRule="auto"/>
              <w:ind w:right="20"/>
              <w:jc w:val="center"/>
              <w:rPr>
                <w:rFonts w:cs="Arial"/>
                <w:color w:val="231F20"/>
                <w:sz w:val="20"/>
                <w:szCs w:val="20"/>
                <w:lang w:eastAsia="en-ZA"/>
              </w:rPr>
            </w:pPr>
            <w:r w:rsidRPr="00A5139D">
              <w:rPr>
                <w:rFonts w:cs="Arial"/>
                <w:b/>
                <w:bCs/>
                <w:color w:val="231F20"/>
                <w:sz w:val="20"/>
                <w:szCs w:val="20"/>
                <w:lang w:eastAsia="en-ZA"/>
              </w:rPr>
              <w:t>Against</w:t>
            </w:r>
          </w:p>
        </w:tc>
        <w:tc>
          <w:tcPr>
            <w:tcW w:w="800" w:type="pct"/>
            <w:shd w:val="clear" w:color="auto" w:fill="BFBFBF" w:themeFill="background1" w:themeFillShade="BF"/>
          </w:tcPr>
          <w:p w:rsidRPr="00A5139D" w:rsidR="00EA1988" w:rsidP="00BC1796" w:rsidRDefault="00EA1988" w14:paraId="00584F03" w14:textId="77777777">
            <w:pPr>
              <w:keepNext/>
              <w:widowControl w:val="0"/>
              <w:overflowPunct w:val="0"/>
              <w:autoSpaceDE w:val="0"/>
              <w:autoSpaceDN w:val="0"/>
              <w:adjustRightInd w:val="0"/>
              <w:spacing w:after="120" w:line="360" w:lineRule="auto"/>
              <w:ind w:right="20"/>
              <w:jc w:val="center"/>
              <w:rPr>
                <w:rFonts w:cs="Arial"/>
                <w:b/>
                <w:bCs/>
                <w:color w:val="231F20"/>
                <w:sz w:val="20"/>
                <w:szCs w:val="20"/>
                <w:lang w:eastAsia="en-ZA"/>
              </w:rPr>
            </w:pPr>
            <w:r w:rsidRPr="00A5139D">
              <w:rPr>
                <w:rFonts w:cs="Arial"/>
                <w:b/>
                <w:bCs/>
                <w:color w:val="231F20"/>
                <w:sz w:val="20"/>
                <w:szCs w:val="20"/>
                <w:lang w:eastAsia="en-ZA"/>
              </w:rPr>
              <w:t>Abstain</w:t>
            </w:r>
          </w:p>
        </w:tc>
      </w:tr>
      <w:tr w:rsidRPr="00A5139D" w:rsidR="00EA1988" w:rsidTr="00BC1796" w14:paraId="62D01B19" w14:textId="77777777">
        <w:tc>
          <w:tcPr>
            <w:tcW w:w="2666" w:type="pct"/>
          </w:tcPr>
          <w:p w:rsidRPr="00A5139D" w:rsidR="00EA1988" w:rsidP="00620554" w:rsidRDefault="00EA1988" w14:paraId="4836E3E1" w14:textId="77777777">
            <w:pPr>
              <w:widowControl w:val="0"/>
              <w:overflowPunct w:val="0"/>
              <w:autoSpaceDE w:val="0"/>
              <w:autoSpaceDN w:val="0"/>
              <w:adjustRightInd w:val="0"/>
              <w:spacing w:after="120"/>
              <w:ind w:right="23"/>
              <w:rPr>
                <w:rFonts w:cs="Arial"/>
                <w:color w:val="231F20"/>
                <w:sz w:val="20"/>
                <w:szCs w:val="20"/>
                <w:lang w:eastAsia="en-ZA"/>
              </w:rPr>
            </w:pPr>
            <w:r w:rsidRPr="00A5139D">
              <w:rPr>
                <w:rFonts w:cs="Arial"/>
                <w:color w:val="231F20"/>
                <w:sz w:val="20"/>
                <w:szCs w:val="20"/>
                <w:lang w:eastAsia="en-ZA"/>
              </w:rPr>
              <w:t>Unanimous Resolution number 1</w:t>
            </w:r>
          </w:p>
        </w:tc>
        <w:tc>
          <w:tcPr>
            <w:tcW w:w="767" w:type="pct"/>
          </w:tcPr>
          <w:p w:rsidRPr="00A5139D" w:rsidR="00EA1988" w:rsidP="00A5139D" w:rsidRDefault="00EA1988" w14:paraId="7CD10A4C" w14:textId="77777777">
            <w:pPr>
              <w:keepNext/>
              <w:widowControl w:val="0"/>
              <w:overflowPunct w:val="0"/>
              <w:autoSpaceDE w:val="0"/>
              <w:autoSpaceDN w:val="0"/>
              <w:adjustRightInd w:val="0"/>
              <w:spacing w:after="120"/>
              <w:ind w:right="23"/>
              <w:rPr>
                <w:rStyle w:val="CommentReference"/>
                <w:rFonts w:cs="Arial"/>
                <w:sz w:val="20"/>
                <w:szCs w:val="20"/>
              </w:rPr>
            </w:pPr>
          </w:p>
        </w:tc>
        <w:tc>
          <w:tcPr>
            <w:tcW w:w="767" w:type="pct"/>
          </w:tcPr>
          <w:p w:rsidRPr="00A5139D" w:rsidR="00EA1988" w:rsidP="00A5139D" w:rsidRDefault="00EA1988" w14:paraId="7A850476"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800" w:type="pct"/>
          </w:tcPr>
          <w:p w:rsidRPr="00A5139D" w:rsidR="00EA1988" w:rsidP="00A5139D" w:rsidRDefault="00EA1988" w14:paraId="5C0910A3" w14:textId="77777777">
            <w:pPr>
              <w:keepNext/>
              <w:widowControl w:val="0"/>
              <w:overflowPunct w:val="0"/>
              <w:autoSpaceDE w:val="0"/>
              <w:autoSpaceDN w:val="0"/>
              <w:adjustRightInd w:val="0"/>
              <w:spacing w:after="120"/>
              <w:ind w:right="23"/>
              <w:rPr>
                <w:rFonts w:cs="Arial"/>
                <w:bCs/>
                <w:color w:val="231F20"/>
                <w:sz w:val="20"/>
                <w:szCs w:val="20"/>
                <w:lang w:eastAsia="en-ZA"/>
              </w:rPr>
            </w:pPr>
          </w:p>
        </w:tc>
      </w:tr>
      <w:tr w:rsidRPr="00A5139D" w:rsidR="00EA1988" w:rsidTr="00BC1796" w14:paraId="2805B1EA" w14:textId="77777777">
        <w:tc>
          <w:tcPr>
            <w:tcW w:w="2666" w:type="pct"/>
          </w:tcPr>
          <w:p w:rsidRPr="00A5139D" w:rsidR="00EA1988" w:rsidP="00620554" w:rsidRDefault="00EA1988" w14:paraId="64AC7EC6" w14:textId="77777777">
            <w:pPr>
              <w:widowControl w:val="0"/>
              <w:overflowPunct w:val="0"/>
              <w:autoSpaceDE w:val="0"/>
              <w:autoSpaceDN w:val="0"/>
              <w:adjustRightInd w:val="0"/>
              <w:spacing w:after="120"/>
              <w:ind w:right="23"/>
              <w:rPr>
                <w:rFonts w:cs="Arial"/>
                <w:color w:val="231F20"/>
                <w:sz w:val="20"/>
                <w:szCs w:val="20"/>
                <w:lang w:eastAsia="en-ZA"/>
              </w:rPr>
            </w:pPr>
            <w:r w:rsidRPr="00A5139D">
              <w:rPr>
                <w:rFonts w:cs="Arial"/>
                <w:color w:val="231F20"/>
                <w:sz w:val="20"/>
                <w:szCs w:val="20"/>
                <w:lang w:eastAsia="en-ZA"/>
              </w:rPr>
              <w:t>Special Resolution number 1</w:t>
            </w:r>
          </w:p>
        </w:tc>
        <w:tc>
          <w:tcPr>
            <w:tcW w:w="767" w:type="pct"/>
          </w:tcPr>
          <w:p w:rsidRPr="00A5139D" w:rsidR="00EA1988" w:rsidP="00A5139D" w:rsidRDefault="00EA1988" w14:paraId="488852F6"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767" w:type="pct"/>
          </w:tcPr>
          <w:p w:rsidRPr="00A5139D" w:rsidR="00EA1988" w:rsidP="00A5139D" w:rsidRDefault="00EA1988" w14:paraId="30E389D3"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800" w:type="pct"/>
          </w:tcPr>
          <w:p w:rsidRPr="00A5139D" w:rsidR="00EA1988" w:rsidP="00A5139D" w:rsidRDefault="00EA1988" w14:paraId="242B310E" w14:textId="77777777">
            <w:pPr>
              <w:keepNext/>
              <w:widowControl w:val="0"/>
              <w:overflowPunct w:val="0"/>
              <w:autoSpaceDE w:val="0"/>
              <w:autoSpaceDN w:val="0"/>
              <w:adjustRightInd w:val="0"/>
              <w:spacing w:after="120"/>
              <w:ind w:right="23"/>
              <w:rPr>
                <w:rFonts w:cs="Arial"/>
                <w:bCs/>
                <w:color w:val="231F20"/>
                <w:sz w:val="20"/>
                <w:szCs w:val="20"/>
                <w:lang w:eastAsia="en-ZA"/>
              </w:rPr>
            </w:pPr>
          </w:p>
        </w:tc>
      </w:tr>
      <w:tr w:rsidRPr="00A5139D" w:rsidR="00EA1988" w:rsidTr="00BC1796" w14:paraId="3D90A3D8" w14:textId="77777777">
        <w:tc>
          <w:tcPr>
            <w:tcW w:w="2666" w:type="pct"/>
          </w:tcPr>
          <w:p w:rsidRPr="00A5139D" w:rsidR="00EA1988" w:rsidP="00620554" w:rsidRDefault="00EA1988" w14:paraId="7D8730F3" w14:textId="77777777">
            <w:pPr>
              <w:widowControl w:val="0"/>
              <w:overflowPunct w:val="0"/>
              <w:autoSpaceDE w:val="0"/>
              <w:autoSpaceDN w:val="0"/>
              <w:adjustRightInd w:val="0"/>
              <w:spacing w:after="120"/>
              <w:ind w:right="23"/>
              <w:rPr>
                <w:rFonts w:cs="Arial"/>
                <w:color w:val="231F20"/>
                <w:sz w:val="20"/>
                <w:szCs w:val="20"/>
                <w:lang w:eastAsia="en-ZA"/>
              </w:rPr>
            </w:pPr>
            <w:r w:rsidRPr="00A5139D">
              <w:rPr>
                <w:rFonts w:cs="Arial"/>
                <w:color w:val="231F20"/>
                <w:sz w:val="20"/>
                <w:szCs w:val="20"/>
                <w:lang w:eastAsia="en-ZA"/>
              </w:rPr>
              <w:t>Special Resolution number 2</w:t>
            </w:r>
          </w:p>
        </w:tc>
        <w:tc>
          <w:tcPr>
            <w:tcW w:w="767" w:type="pct"/>
          </w:tcPr>
          <w:p w:rsidRPr="00A5139D" w:rsidR="00EA1988" w:rsidP="00A5139D" w:rsidRDefault="00EA1988" w14:paraId="466DDD67"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767" w:type="pct"/>
          </w:tcPr>
          <w:p w:rsidRPr="00A5139D" w:rsidR="00EA1988" w:rsidP="00A5139D" w:rsidRDefault="00EA1988" w14:paraId="7FD38D75"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800" w:type="pct"/>
          </w:tcPr>
          <w:p w:rsidRPr="00A5139D" w:rsidR="00EA1988" w:rsidP="00A5139D" w:rsidRDefault="00EA1988" w14:paraId="71E6C7EC" w14:textId="77777777">
            <w:pPr>
              <w:keepNext/>
              <w:widowControl w:val="0"/>
              <w:overflowPunct w:val="0"/>
              <w:autoSpaceDE w:val="0"/>
              <w:autoSpaceDN w:val="0"/>
              <w:adjustRightInd w:val="0"/>
              <w:spacing w:after="120"/>
              <w:ind w:right="23"/>
              <w:rPr>
                <w:rFonts w:cs="Arial"/>
                <w:bCs/>
                <w:color w:val="231F20"/>
                <w:sz w:val="20"/>
                <w:szCs w:val="20"/>
                <w:lang w:eastAsia="en-ZA"/>
              </w:rPr>
            </w:pPr>
          </w:p>
        </w:tc>
      </w:tr>
      <w:tr w:rsidRPr="00A5139D" w:rsidR="00EA1988" w:rsidTr="00BC1796" w14:paraId="037C80B5" w14:textId="77777777">
        <w:tc>
          <w:tcPr>
            <w:tcW w:w="2666" w:type="pct"/>
          </w:tcPr>
          <w:p w:rsidRPr="00A5139D" w:rsidR="00EA1988" w:rsidP="00620554" w:rsidRDefault="00EA1988" w14:paraId="70EA59BA" w14:textId="77777777">
            <w:pPr>
              <w:widowControl w:val="0"/>
              <w:overflowPunct w:val="0"/>
              <w:autoSpaceDE w:val="0"/>
              <w:autoSpaceDN w:val="0"/>
              <w:adjustRightInd w:val="0"/>
              <w:spacing w:after="120"/>
              <w:ind w:right="23"/>
              <w:rPr>
                <w:rFonts w:cs="Arial"/>
                <w:color w:val="231F20"/>
                <w:sz w:val="20"/>
                <w:szCs w:val="20"/>
                <w:lang w:eastAsia="en-ZA"/>
              </w:rPr>
            </w:pPr>
            <w:r w:rsidRPr="00A5139D">
              <w:rPr>
                <w:rFonts w:cs="Arial"/>
                <w:color w:val="231F20"/>
                <w:sz w:val="20"/>
                <w:szCs w:val="20"/>
                <w:lang w:eastAsia="en-ZA"/>
              </w:rPr>
              <w:t>Ordinary Resolution number 1</w:t>
            </w:r>
          </w:p>
        </w:tc>
        <w:tc>
          <w:tcPr>
            <w:tcW w:w="767" w:type="pct"/>
          </w:tcPr>
          <w:p w:rsidRPr="00A5139D" w:rsidR="00EA1988" w:rsidP="00A5139D" w:rsidRDefault="00EA1988" w14:paraId="6981209D"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767" w:type="pct"/>
          </w:tcPr>
          <w:p w:rsidRPr="00A5139D" w:rsidR="00EA1988" w:rsidP="00A5139D" w:rsidRDefault="00EA1988" w14:paraId="19CD248B"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800" w:type="pct"/>
          </w:tcPr>
          <w:p w:rsidRPr="00A5139D" w:rsidR="00EA1988" w:rsidP="00A5139D" w:rsidRDefault="00EA1988" w14:paraId="6DFFA57C" w14:textId="77777777">
            <w:pPr>
              <w:keepNext/>
              <w:widowControl w:val="0"/>
              <w:overflowPunct w:val="0"/>
              <w:autoSpaceDE w:val="0"/>
              <w:autoSpaceDN w:val="0"/>
              <w:adjustRightInd w:val="0"/>
              <w:spacing w:after="120"/>
              <w:ind w:right="23"/>
              <w:rPr>
                <w:rFonts w:cs="Arial"/>
                <w:bCs/>
                <w:color w:val="231F20"/>
                <w:sz w:val="20"/>
                <w:szCs w:val="20"/>
                <w:lang w:eastAsia="en-ZA"/>
              </w:rPr>
            </w:pPr>
          </w:p>
        </w:tc>
      </w:tr>
      <w:tr w:rsidRPr="00A5139D" w:rsidR="00EA1988" w:rsidTr="00BC1796" w14:paraId="5D16728E" w14:textId="77777777">
        <w:tc>
          <w:tcPr>
            <w:tcW w:w="5000" w:type="pct"/>
            <w:gridSpan w:val="4"/>
          </w:tcPr>
          <w:p w:rsidRPr="00A5139D" w:rsidR="00EA1988" w:rsidP="00620554" w:rsidRDefault="00EA1988" w14:paraId="517515BC" w14:textId="77777777">
            <w:pPr>
              <w:autoSpaceDE w:val="0"/>
              <w:autoSpaceDN w:val="0"/>
              <w:adjustRightInd w:val="0"/>
              <w:spacing w:before="240"/>
              <w:jc w:val="both"/>
              <w:rPr>
                <w:rFonts w:cs="Arial"/>
                <w:b/>
                <w:sz w:val="20"/>
                <w:szCs w:val="20"/>
                <w:lang w:eastAsia="en-ZA"/>
              </w:rPr>
            </w:pPr>
            <w:r w:rsidRPr="00A5139D">
              <w:rPr>
                <w:rFonts w:cs="Arial"/>
                <w:b/>
                <w:sz w:val="20"/>
                <w:szCs w:val="20"/>
                <w:lang w:eastAsia="en-ZA"/>
              </w:rPr>
              <w:t>_________________________</w:t>
            </w:r>
          </w:p>
          <w:p w:rsidRPr="00A5139D" w:rsidR="00EA1988" w:rsidP="00620554" w:rsidRDefault="00A5139D" w14:paraId="13CFB7D9" w14:textId="7AB03F63">
            <w:pPr>
              <w:pStyle w:val="BGHeading2AltA"/>
              <w:numPr>
                <w:ilvl w:val="0"/>
                <w:numId w:val="0"/>
              </w:numPr>
              <w:spacing w:line="240" w:lineRule="auto"/>
              <w:ind w:left="1440" w:hanging="1440"/>
              <w:rPr>
                <w:rFonts w:ascii="Arial" w:hAnsi="Arial"/>
                <w:szCs w:val="20"/>
              </w:rPr>
            </w:pPr>
            <w:r w:rsidRPr="00A5139D">
              <w:rPr>
                <w:rFonts w:ascii="Arial" w:hAnsi="Arial"/>
                <w:b/>
                <w:szCs w:val="20"/>
                <w:highlight w:val="yellow"/>
              </w:rPr>
              <w:t>[INSERT NAME OF SHAREHOLDER 1]</w:t>
            </w:r>
            <w:r w:rsidRPr="00A5139D">
              <w:rPr>
                <w:rFonts w:ascii="Arial" w:hAnsi="Arial"/>
                <w:b/>
                <w:szCs w:val="20"/>
              </w:rPr>
              <w:t xml:space="preserve"> </w:t>
            </w:r>
            <w:r w:rsidRPr="00A5139D" w:rsidR="00EA1988">
              <w:rPr>
                <w:rFonts w:ascii="Arial" w:hAnsi="Arial"/>
                <w:b/>
                <w:szCs w:val="20"/>
              </w:rPr>
              <w:t>PROPRIETARY LIMITED</w:t>
            </w:r>
          </w:p>
          <w:p w:rsidRPr="00A5139D" w:rsidR="00EA1988" w:rsidP="00620554" w:rsidRDefault="00EA1988" w14:paraId="22CCBE8D" w14:textId="77777777">
            <w:pPr>
              <w:pStyle w:val="BGHeading2AltA"/>
              <w:numPr>
                <w:ilvl w:val="0"/>
                <w:numId w:val="0"/>
              </w:numPr>
              <w:spacing w:line="240" w:lineRule="auto"/>
              <w:ind w:left="1440" w:hanging="1440"/>
              <w:rPr>
                <w:rFonts w:ascii="Arial" w:hAnsi="Arial"/>
                <w:szCs w:val="20"/>
              </w:rPr>
            </w:pPr>
            <w:r w:rsidRPr="00A5139D">
              <w:rPr>
                <w:rFonts w:ascii="Arial" w:hAnsi="Arial"/>
                <w:szCs w:val="20"/>
              </w:rPr>
              <w:t>Name:</w:t>
            </w:r>
          </w:p>
          <w:p w:rsidRPr="00A5139D" w:rsidR="00EA1988" w:rsidP="00620554" w:rsidRDefault="00C76CC5" w14:paraId="23B6DBF9" w14:textId="62673BEE">
            <w:pPr>
              <w:pStyle w:val="BGHeading2AltA"/>
              <w:numPr>
                <w:ilvl w:val="0"/>
                <w:numId w:val="0"/>
              </w:numPr>
              <w:spacing w:line="240" w:lineRule="auto"/>
              <w:ind w:left="1440" w:hanging="1440"/>
              <w:rPr>
                <w:rFonts w:ascii="Arial" w:hAnsi="Arial"/>
                <w:szCs w:val="20"/>
              </w:rPr>
            </w:pPr>
            <w:r>
              <w:rPr>
                <w:rFonts w:ascii="Arial" w:hAnsi="Arial"/>
                <w:szCs w:val="20"/>
              </w:rPr>
              <w:t>Designation</w:t>
            </w:r>
            <w:r w:rsidRPr="00A5139D" w:rsidR="00EA1988">
              <w:rPr>
                <w:rFonts w:ascii="Arial" w:hAnsi="Arial"/>
                <w:szCs w:val="20"/>
              </w:rPr>
              <w:t>:</w:t>
            </w:r>
          </w:p>
          <w:p w:rsidRPr="00A5139D" w:rsidR="00EA1988" w:rsidP="00620554" w:rsidRDefault="00EA1988" w14:paraId="3921B480" w14:textId="77777777">
            <w:pPr>
              <w:pStyle w:val="BGHeading2AltA"/>
              <w:numPr>
                <w:ilvl w:val="0"/>
                <w:numId w:val="0"/>
              </w:numPr>
              <w:spacing w:line="240" w:lineRule="auto"/>
              <w:ind w:left="1440" w:hanging="1440"/>
              <w:rPr>
                <w:rFonts w:ascii="Arial" w:hAnsi="Arial"/>
                <w:szCs w:val="20"/>
              </w:rPr>
            </w:pPr>
            <w:r w:rsidRPr="00A5139D">
              <w:rPr>
                <w:rFonts w:ascii="Arial" w:hAnsi="Arial"/>
                <w:szCs w:val="20"/>
              </w:rPr>
              <w:t>Date:</w:t>
            </w:r>
          </w:p>
        </w:tc>
      </w:tr>
    </w:tbl>
    <w:p w:rsidRPr="00A5139D" w:rsidR="00EA1988" w:rsidP="00EA1988" w:rsidRDefault="00EA1988" w14:paraId="4135AC8B" w14:textId="77777777">
      <w:pPr>
        <w:spacing w:after="120" w:line="360" w:lineRule="auto"/>
        <w:jc w:val="both"/>
        <w:rPr>
          <w:rFonts w:cs="Arial"/>
          <w:i/>
          <w:color w:val="808080" w:themeColor="background1" w:themeShade="80"/>
          <w:sz w:val="20"/>
          <w:szCs w:val="20"/>
          <w:lang w:val="en-GB"/>
        </w:rPr>
      </w:pPr>
    </w:p>
    <w:p w:rsidRPr="00A5139D" w:rsidR="00EA1988" w:rsidP="00EA1988" w:rsidRDefault="00EA1988" w14:paraId="43292D1C" w14:textId="77777777">
      <w:pPr>
        <w:spacing w:after="120" w:line="360" w:lineRule="auto"/>
        <w:jc w:val="both"/>
        <w:rPr>
          <w:rFonts w:cs="Arial"/>
          <w:i/>
          <w:color w:val="808080" w:themeColor="background1" w:themeShade="80"/>
          <w:sz w:val="20"/>
          <w:szCs w:val="20"/>
          <w:lang w:val="en-GB"/>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986"/>
        <w:gridCol w:w="1434"/>
        <w:gridCol w:w="1434"/>
        <w:gridCol w:w="1496"/>
      </w:tblGrid>
      <w:tr w:rsidRPr="00A5139D" w:rsidR="00E911DD" w:rsidTr="00BC1796" w14:paraId="688E7503" w14:textId="77777777">
        <w:tc>
          <w:tcPr>
            <w:tcW w:w="2666" w:type="pct"/>
            <w:tcBorders>
              <w:top w:val="nil"/>
              <w:left w:val="nil"/>
            </w:tcBorders>
          </w:tcPr>
          <w:p w:rsidRPr="00A5139D" w:rsidR="00E911DD" w:rsidP="00BC1796" w:rsidRDefault="00E911DD" w14:paraId="244E63DB" w14:textId="77777777">
            <w:pPr>
              <w:keepNext/>
              <w:widowControl w:val="0"/>
              <w:overflowPunct w:val="0"/>
              <w:autoSpaceDE w:val="0"/>
              <w:autoSpaceDN w:val="0"/>
              <w:adjustRightInd w:val="0"/>
              <w:spacing w:after="120" w:line="360" w:lineRule="auto"/>
              <w:ind w:right="20"/>
              <w:contextualSpacing/>
              <w:jc w:val="center"/>
              <w:rPr>
                <w:rFonts w:cs="Arial"/>
                <w:color w:val="231F20"/>
                <w:sz w:val="20"/>
                <w:szCs w:val="20"/>
                <w:lang w:eastAsia="en-ZA"/>
              </w:rPr>
            </w:pPr>
          </w:p>
        </w:tc>
        <w:tc>
          <w:tcPr>
            <w:tcW w:w="767" w:type="pct"/>
            <w:shd w:val="clear" w:color="auto" w:fill="BFBFBF" w:themeFill="background1" w:themeFillShade="BF"/>
          </w:tcPr>
          <w:p w:rsidRPr="00A5139D" w:rsidR="00E911DD" w:rsidP="00BC1796" w:rsidRDefault="00E911DD" w14:paraId="6E5983E6" w14:textId="77777777">
            <w:pPr>
              <w:keepNext/>
              <w:widowControl w:val="0"/>
              <w:overflowPunct w:val="0"/>
              <w:autoSpaceDE w:val="0"/>
              <w:autoSpaceDN w:val="0"/>
              <w:adjustRightInd w:val="0"/>
              <w:spacing w:after="120" w:line="360" w:lineRule="auto"/>
              <w:ind w:right="20"/>
              <w:jc w:val="center"/>
              <w:rPr>
                <w:rFonts w:cs="Arial"/>
                <w:color w:val="231F20"/>
                <w:sz w:val="20"/>
                <w:szCs w:val="20"/>
                <w:lang w:eastAsia="en-ZA"/>
              </w:rPr>
            </w:pPr>
            <w:r w:rsidRPr="00A5139D">
              <w:rPr>
                <w:rFonts w:cs="Arial"/>
                <w:b/>
                <w:bCs/>
                <w:color w:val="231F20"/>
                <w:sz w:val="20"/>
                <w:szCs w:val="20"/>
                <w:lang w:eastAsia="en-ZA"/>
              </w:rPr>
              <w:t>For</w:t>
            </w:r>
          </w:p>
        </w:tc>
        <w:tc>
          <w:tcPr>
            <w:tcW w:w="767" w:type="pct"/>
            <w:shd w:val="clear" w:color="auto" w:fill="BFBFBF" w:themeFill="background1" w:themeFillShade="BF"/>
          </w:tcPr>
          <w:p w:rsidRPr="00A5139D" w:rsidR="00E911DD" w:rsidP="00BC1796" w:rsidRDefault="00E911DD" w14:paraId="7B26095C" w14:textId="77777777">
            <w:pPr>
              <w:keepNext/>
              <w:widowControl w:val="0"/>
              <w:overflowPunct w:val="0"/>
              <w:autoSpaceDE w:val="0"/>
              <w:autoSpaceDN w:val="0"/>
              <w:adjustRightInd w:val="0"/>
              <w:spacing w:after="120" w:line="360" w:lineRule="auto"/>
              <w:ind w:right="20"/>
              <w:jc w:val="center"/>
              <w:rPr>
                <w:rFonts w:cs="Arial"/>
                <w:color w:val="231F20"/>
                <w:sz w:val="20"/>
                <w:szCs w:val="20"/>
                <w:lang w:eastAsia="en-ZA"/>
              </w:rPr>
            </w:pPr>
            <w:r w:rsidRPr="00A5139D">
              <w:rPr>
                <w:rFonts w:cs="Arial"/>
                <w:b/>
                <w:bCs/>
                <w:color w:val="231F20"/>
                <w:sz w:val="20"/>
                <w:szCs w:val="20"/>
                <w:lang w:eastAsia="en-ZA"/>
              </w:rPr>
              <w:t>Against</w:t>
            </w:r>
          </w:p>
        </w:tc>
        <w:tc>
          <w:tcPr>
            <w:tcW w:w="800" w:type="pct"/>
            <w:shd w:val="clear" w:color="auto" w:fill="BFBFBF" w:themeFill="background1" w:themeFillShade="BF"/>
          </w:tcPr>
          <w:p w:rsidRPr="00A5139D" w:rsidR="00E911DD" w:rsidP="00BC1796" w:rsidRDefault="00E911DD" w14:paraId="7D420388" w14:textId="77777777">
            <w:pPr>
              <w:keepNext/>
              <w:widowControl w:val="0"/>
              <w:overflowPunct w:val="0"/>
              <w:autoSpaceDE w:val="0"/>
              <w:autoSpaceDN w:val="0"/>
              <w:adjustRightInd w:val="0"/>
              <w:spacing w:after="120" w:line="360" w:lineRule="auto"/>
              <w:ind w:right="20"/>
              <w:jc w:val="center"/>
              <w:rPr>
                <w:rFonts w:cs="Arial"/>
                <w:b/>
                <w:bCs/>
                <w:color w:val="231F20"/>
                <w:sz w:val="20"/>
                <w:szCs w:val="20"/>
                <w:lang w:eastAsia="en-ZA"/>
              </w:rPr>
            </w:pPr>
            <w:r w:rsidRPr="00A5139D">
              <w:rPr>
                <w:rFonts w:cs="Arial"/>
                <w:b/>
                <w:bCs/>
                <w:color w:val="231F20"/>
                <w:sz w:val="20"/>
                <w:szCs w:val="20"/>
                <w:lang w:eastAsia="en-ZA"/>
              </w:rPr>
              <w:t>Abstain</w:t>
            </w:r>
          </w:p>
        </w:tc>
      </w:tr>
      <w:tr w:rsidRPr="00A5139D" w:rsidR="00E911DD" w:rsidTr="00BC1796" w14:paraId="53535928" w14:textId="77777777">
        <w:tc>
          <w:tcPr>
            <w:tcW w:w="2666" w:type="pct"/>
          </w:tcPr>
          <w:p w:rsidRPr="00A5139D" w:rsidR="00E911DD" w:rsidP="00BC1796" w:rsidRDefault="00E911DD" w14:paraId="3C2BD0A0" w14:textId="77777777">
            <w:pPr>
              <w:keepNext/>
              <w:widowControl w:val="0"/>
              <w:overflowPunct w:val="0"/>
              <w:autoSpaceDE w:val="0"/>
              <w:autoSpaceDN w:val="0"/>
              <w:adjustRightInd w:val="0"/>
              <w:spacing w:after="120"/>
              <w:ind w:right="23"/>
              <w:rPr>
                <w:rFonts w:cs="Arial"/>
                <w:color w:val="231F20"/>
                <w:sz w:val="20"/>
                <w:szCs w:val="20"/>
                <w:lang w:eastAsia="en-ZA"/>
              </w:rPr>
            </w:pPr>
            <w:r w:rsidRPr="00A5139D">
              <w:rPr>
                <w:rFonts w:cs="Arial"/>
                <w:color w:val="231F20"/>
                <w:sz w:val="20"/>
                <w:szCs w:val="20"/>
                <w:lang w:eastAsia="en-ZA"/>
              </w:rPr>
              <w:t>Unanimous Resolution number 1</w:t>
            </w:r>
          </w:p>
        </w:tc>
        <w:tc>
          <w:tcPr>
            <w:tcW w:w="767" w:type="pct"/>
          </w:tcPr>
          <w:p w:rsidRPr="00A5139D" w:rsidR="00E911DD" w:rsidP="00BC1796" w:rsidRDefault="00E911DD" w14:paraId="77EF7079" w14:textId="77777777">
            <w:pPr>
              <w:keepNext/>
              <w:widowControl w:val="0"/>
              <w:overflowPunct w:val="0"/>
              <w:autoSpaceDE w:val="0"/>
              <w:autoSpaceDN w:val="0"/>
              <w:adjustRightInd w:val="0"/>
              <w:spacing w:after="120"/>
              <w:ind w:right="23"/>
              <w:rPr>
                <w:rStyle w:val="CommentReference"/>
                <w:rFonts w:cs="Arial"/>
                <w:sz w:val="20"/>
                <w:szCs w:val="20"/>
              </w:rPr>
            </w:pPr>
          </w:p>
        </w:tc>
        <w:tc>
          <w:tcPr>
            <w:tcW w:w="767" w:type="pct"/>
          </w:tcPr>
          <w:p w:rsidRPr="00A5139D" w:rsidR="00E911DD" w:rsidP="00BC1796" w:rsidRDefault="00E911DD" w14:paraId="37BAD6CE"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800" w:type="pct"/>
          </w:tcPr>
          <w:p w:rsidRPr="00A5139D" w:rsidR="00E911DD" w:rsidP="00BC1796" w:rsidRDefault="00E911DD" w14:paraId="15CF78A0" w14:textId="77777777">
            <w:pPr>
              <w:keepNext/>
              <w:widowControl w:val="0"/>
              <w:overflowPunct w:val="0"/>
              <w:autoSpaceDE w:val="0"/>
              <w:autoSpaceDN w:val="0"/>
              <w:adjustRightInd w:val="0"/>
              <w:spacing w:after="120"/>
              <w:ind w:right="23"/>
              <w:rPr>
                <w:rFonts w:cs="Arial"/>
                <w:bCs/>
                <w:color w:val="231F20"/>
                <w:sz w:val="20"/>
                <w:szCs w:val="20"/>
                <w:lang w:eastAsia="en-ZA"/>
              </w:rPr>
            </w:pPr>
          </w:p>
        </w:tc>
      </w:tr>
      <w:tr w:rsidRPr="00A5139D" w:rsidR="00E911DD" w:rsidTr="00BC1796" w14:paraId="617EB327" w14:textId="77777777">
        <w:tc>
          <w:tcPr>
            <w:tcW w:w="2666" w:type="pct"/>
          </w:tcPr>
          <w:p w:rsidRPr="00A5139D" w:rsidR="00E911DD" w:rsidP="00BC1796" w:rsidRDefault="00E911DD" w14:paraId="3F9034DD" w14:textId="77777777">
            <w:pPr>
              <w:keepNext/>
              <w:widowControl w:val="0"/>
              <w:overflowPunct w:val="0"/>
              <w:autoSpaceDE w:val="0"/>
              <w:autoSpaceDN w:val="0"/>
              <w:adjustRightInd w:val="0"/>
              <w:spacing w:after="120"/>
              <w:ind w:right="23"/>
              <w:rPr>
                <w:rFonts w:cs="Arial"/>
                <w:color w:val="231F20"/>
                <w:sz w:val="20"/>
                <w:szCs w:val="20"/>
                <w:lang w:eastAsia="en-ZA"/>
              </w:rPr>
            </w:pPr>
            <w:r w:rsidRPr="00A5139D">
              <w:rPr>
                <w:rFonts w:cs="Arial"/>
                <w:color w:val="231F20"/>
                <w:sz w:val="20"/>
                <w:szCs w:val="20"/>
                <w:lang w:eastAsia="en-ZA"/>
              </w:rPr>
              <w:t>Special Resolution number 1</w:t>
            </w:r>
          </w:p>
        </w:tc>
        <w:tc>
          <w:tcPr>
            <w:tcW w:w="767" w:type="pct"/>
          </w:tcPr>
          <w:p w:rsidRPr="00A5139D" w:rsidR="00E911DD" w:rsidP="00BC1796" w:rsidRDefault="00E911DD" w14:paraId="1A48DA41"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767" w:type="pct"/>
          </w:tcPr>
          <w:p w:rsidRPr="00A5139D" w:rsidR="00E911DD" w:rsidP="00BC1796" w:rsidRDefault="00E911DD" w14:paraId="77E9AC87"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800" w:type="pct"/>
          </w:tcPr>
          <w:p w:rsidRPr="00A5139D" w:rsidR="00E911DD" w:rsidP="00BC1796" w:rsidRDefault="00E911DD" w14:paraId="5A8CAABB" w14:textId="77777777">
            <w:pPr>
              <w:keepNext/>
              <w:widowControl w:val="0"/>
              <w:overflowPunct w:val="0"/>
              <w:autoSpaceDE w:val="0"/>
              <w:autoSpaceDN w:val="0"/>
              <w:adjustRightInd w:val="0"/>
              <w:spacing w:after="120"/>
              <w:ind w:right="23"/>
              <w:rPr>
                <w:rFonts w:cs="Arial"/>
                <w:bCs/>
                <w:color w:val="231F20"/>
                <w:sz w:val="20"/>
                <w:szCs w:val="20"/>
                <w:lang w:eastAsia="en-ZA"/>
              </w:rPr>
            </w:pPr>
          </w:p>
        </w:tc>
      </w:tr>
      <w:tr w:rsidRPr="00A5139D" w:rsidR="00E911DD" w:rsidTr="00BC1796" w14:paraId="75A5C39A" w14:textId="77777777">
        <w:tc>
          <w:tcPr>
            <w:tcW w:w="2666" w:type="pct"/>
          </w:tcPr>
          <w:p w:rsidRPr="00A5139D" w:rsidR="00E911DD" w:rsidP="00BC1796" w:rsidRDefault="00E911DD" w14:paraId="54ABDC99" w14:textId="77777777">
            <w:pPr>
              <w:keepNext/>
              <w:widowControl w:val="0"/>
              <w:overflowPunct w:val="0"/>
              <w:autoSpaceDE w:val="0"/>
              <w:autoSpaceDN w:val="0"/>
              <w:adjustRightInd w:val="0"/>
              <w:spacing w:after="120"/>
              <w:ind w:right="23"/>
              <w:rPr>
                <w:rFonts w:cs="Arial"/>
                <w:color w:val="231F20"/>
                <w:sz w:val="20"/>
                <w:szCs w:val="20"/>
                <w:lang w:eastAsia="en-ZA"/>
              </w:rPr>
            </w:pPr>
            <w:r w:rsidRPr="00A5139D">
              <w:rPr>
                <w:rFonts w:cs="Arial"/>
                <w:color w:val="231F20"/>
                <w:sz w:val="20"/>
                <w:szCs w:val="20"/>
                <w:lang w:eastAsia="en-ZA"/>
              </w:rPr>
              <w:t>Special Resolution number 2</w:t>
            </w:r>
          </w:p>
        </w:tc>
        <w:tc>
          <w:tcPr>
            <w:tcW w:w="767" w:type="pct"/>
          </w:tcPr>
          <w:p w:rsidRPr="00A5139D" w:rsidR="00E911DD" w:rsidP="00BC1796" w:rsidRDefault="00E911DD" w14:paraId="603AB5F8"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767" w:type="pct"/>
          </w:tcPr>
          <w:p w:rsidRPr="00A5139D" w:rsidR="00E911DD" w:rsidP="00BC1796" w:rsidRDefault="00E911DD" w14:paraId="4763C382"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800" w:type="pct"/>
          </w:tcPr>
          <w:p w:rsidRPr="00A5139D" w:rsidR="00E911DD" w:rsidP="00BC1796" w:rsidRDefault="00E911DD" w14:paraId="595038F4" w14:textId="77777777">
            <w:pPr>
              <w:keepNext/>
              <w:widowControl w:val="0"/>
              <w:overflowPunct w:val="0"/>
              <w:autoSpaceDE w:val="0"/>
              <w:autoSpaceDN w:val="0"/>
              <w:adjustRightInd w:val="0"/>
              <w:spacing w:after="120"/>
              <w:ind w:right="23"/>
              <w:rPr>
                <w:rFonts w:cs="Arial"/>
                <w:bCs/>
                <w:color w:val="231F20"/>
                <w:sz w:val="20"/>
                <w:szCs w:val="20"/>
                <w:lang w:eastAsia="en-ZA"/>
              </w:rPr>
            </w:pPr>
          </w:p>
        </w:tc>
      </w:tr>
      <w:tr w:rsidRPr="00A5139D" w:rsidR="00E911DD" w:rsidTr="00BC1796" w14:paraId="1CCDFA91" w14:textId="77777777">
        <w:tc>
          <w:tcPr>
            <w:tcW w:w="2666" w:type="pct"/>
          </w:tcPr>
          <w:p w:rsidRPr="00A5139D" w:rsidR="00E911DD" w:rsidP="00BC1796" w:rsidRDefault="00E911DD" w14:paraId="734DD86A" w14:textId="77777777">
            <w:pPr>
              <w:keepNext/>
              <w:widowControl w:val="0"/>
              <w:overflowPunct w:val="0"/>
              <w:autoSpaceDE w:val="0"/>
              <w:autoSpaceDN w:val="0"/>
              <w:adjustRightInd w:val="0"/>
              <w:spacing w:after="120"/>
              <w:ind w:right="23"/>
              <w:rPr>
                <w:rFonts w:cs="Arial"/>
                <w:color w:val="231F20"/>
                <w:sz w:val="20"/>
                <w:szCs w:val="20"/>
                <w:lang w:eastAsia="en-ZA"/>
              </w:rPr>
            </w:pPr>
            <w:r w:rsidRPr="00A5139D">
              <w:rPr>
                <w:rFonts w:cs="Arial"/>
                <w:color w:val="231F20"/>
                <w:sz w:val="20"/>
                <w:szCs w:val="20"/>
                <w:lang w:eastAsia="en-ZA"/>
              </w:rPr>
              <w:t>Ordinary Resolution number 1</w:t>
            </w:r>
          </w:p>
        </w:tc>
        <w:tc>
          <w:tcPr>
            <w:tcW w:w="767" w:type="pct"/>
          </w:tcPr>
          <w:p w:rsidRPr="00A5139D" w:rsidR="00E911DD" w:rsidP="00BC1796" w:rsidRDefault="00E911DD" w14:paraId="0C7442E3"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767" w:type="pct"/>
          </w:tcPr>
          <w:p w:rsidRPr="00A5139D" w:rsidR="00E911DD" w:rsidP="00BC1796" w:rsidRDefault="00E911DD" w14:paraId="6336B2FD"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800" w:type="pct"/>
          </w:tcPr>
          <w:p w:rsidRPr="00A5139D" w:rsidR="00E911DD" w:rsidP="00BC1796" w:rsidRDefault="00E911DD" w14:paraId="447D7A6A" w14:textId="77777777">
            <w:pPr>
              <w:keepNext/>
              <w:widowControl w:val="0"/>
              <w:overflowPunct w:val="0"/>
              <w:autoSpaceDE w:val="0"/>
              <w:autoSpaceDN w:val="0"/>
              <w:adjustRightInd w:val="0"/>
              <w:spacing w:after="120"/>
              <w:ind w:right="23"/>
              <w:rPr>
                <w:rFonts w:cs="Arial"/>
                <w:bCs/>
                <w:color w:val="231F20"/>
                <w:sz w:val="20"/>
                <w:szCs w:val="20"/>
                <w:lang w:eastAsia="en-ZA"/>
              </w:rPr>
            </w:pPr>
          </w:p>
        </w:tc>
      </w:tr>
      <w:tr w:rsidRPr="00A5139D" w:rsidR="00E911DD" w:rsidTr="00BC1796" w14:paraId="5A747608" w14:textId="77777777">
        <w:tc>
          <w:tcPr>
            <w:tcW w:w="5000" w:type="pct"/>
            <w:gridSpan w:val="4"/>
          </w:tcPr>
          <w:p w:rsidRPr="00A5139D" w:rsidR="00E911DD" w:rsidP="00BC1796" w:rsidRDefault="00E911DD" w14:paraId="25126026" w14:textId="77777777">
            <w:pPr>
              <w:keepNext/>
              <w:autoSpaceDE w:val="0"/>
              <w:autoSpaceDN w:val="0"/>
              <w:adjustRightInd w:val="0"/>
              <w:spacing w:before="240"/>
              <w:jc w:val="both"/>
              <w:rPr>
                <w:rFonts w:cs="Arial"/>
                <w:b/>
                <w:sz w:val="20"/>
                <w:szCs w:val="20"/>
                <w:lang w:eastAsia="en-ZA"/>
              </w:rPr>
            </w:pPr>
            <w:r w:rsidRPr="00A5139D">
              <w:rPr>
                <w:rFonts w:cs="Arial"/>
                <w:b/>
                <w:sz w:val="20"/>
                <w:szCs w:val="20"/>
                <w:lang w:eastAsia="en-ZA"/>
              </w:rPr>
              <w:t>_________________________</w:t>
            </w:r>
          </w:p>
          <w:p w:rsidRPr="00A5139D" w:rsidR="00E911DD" w:rsidP="00BC1796" w:rsidRDefault="00E911DD" w14:paraId="4CFF529E" w14:textId="0F2D37FA">
            <w:pPr>
              <w:pStyle w:val="BGHeading2AltA"/>
              <w:keepNext/>
              <w:numPr>
                <w:ilvl w:val="0"/>
                <w:numId w:val="0"/>
              </w:numPr>
              <w:spacing w:line="240" w:lineRule="auto"/>
              <w:ind w:left="1440" w:hanging="1440"/>
              <w:rPr>
                <w:rFonts w:ascii="Arial" w:hAnsi="Arial"/>
                <w:szCs w:val="20"/>
              </w:rPr>
            </w:pPr>
            <w:r w:rsidRPr="00A5139D">
              <w:rPr>
                <w:rFonts w:ascii="Arial" w:hAnsi="Arial"/>
                <w:b/>
                <w:szCs w:val="20"/>
                <w:highlight w:val="yellow"/>
              </w:rPr>
              <w:t xml:space="preserve">[INSERT NAME OF SHAREHOLDER </w:t>
            </w:r>
            <w:r>
              <w:rPr>
                <w:rFonts w:ascii="Arial" w:hAnsi="Arial"/>
                <w:b/>
                <w:szCs w:val="20"/>
                <w:highlight w:val="yellow"/>
              </w:rPr>
              <w:t>2</w:t>
            </w:r>
            <w:r w:rsidRPr="00A5139D">
              <w:rPr>
                <w:rFonts w:ascii="Arial" w:hAnsi="Arial"/>
                <w:b/>
                <w:szCs w:val="20"/>
                <w:highlight w:val="yellow"/>
              </w:rPr>
              <w:t>]</w:t>
            </w:r>
            <w:r w:rsidRPr="00A5139D">
              <w:rPr>
                <w:rFonts w:ascii="Arial" w:hAnsi="Arial"/>
                <w:b/>
                <w:szCs w:val="20"/>
              </w:rPr>
              <w:t xml:space="preserve"> PROPRIETARY LIMITED</w:t>
            </w:r>
          </w:p>
          <w:p w:rsidRPr="00A5139D" w:rsidR="00E911DD" w:rsidP="00BC1796" w:rsidRDefault="00E911DD" w14:paraId="7A1155CE" w14:textId="77777777">
            <w:pPr>
              <w:pStyle w:val="BGHeading2AltA"/>
              <w:keepNext/>
              <w:numPr>
                <w:ilvl w:val="0"/>
                <w:numId w:val="0"/>
              </w:numPr>
              <w:spacing w:line="240" w:lineRule="auto"/>
              <w:ind w:left="1440" w:hanging="1440"/>
              <w:rPr>
                <w:rFonts w:ascii="Arial" w:hAnsi="Arial"/>
                <w:szCs w:val="20"/>
              </w:rPr>
            </w:pPr>
            <w:r w:rsidRPr="00A5139D">
              <w:rPr>
                <w:rFonts w:ascii="Arial" w:hAnsi="Arial"/>
                <w:szCs w:val="20"/>
              </w:rPr>
              <w:t>Name:</w:t>
            </w:r>
          </w:p>
          <w:p w:rsidRPr="00A5139D" w:rsidR="00E911DD" w:rsidP="00BC1796" w:rsidRDefault="00C76CC5" w14:paraId="0615BAF2" w14:textId="71E31AB1">
            <w:pPr>
              <w:pStyle w:val="BGHeading2AltA"/>
              <w:keepNext/>
              <w:numPr>
                <w:ilvl w:val="0"/>
                <w:numId w:val="0"/>
              </w:numPr>
              <w:spacing w:line="240" w:lineRule="auto"/>
              <w:ind w:left="1440" w:hanging="1440"/>
              <w:rPr>
                <w:rFonts w:ascii="Arial" w:hAnsi="Arial"/>
                <w:szCs w:val="20"/>
              </w:rPr>
            </w:pPr>
            <w:r w:rsidRPr="00C76CC5">
              <w:rPr>
                <w:rFonts w:ascii="Arial" w:hAnsi="Arial"/>
                <w:szCs w:val="20"/>
              </w:rPr>
              <w:t>Designation</w:t>
            </w:r>
            <w:r w:rsidRPr="00A5139D" w:rsidR="00E911DD">
              <w:rPr>
                <w:rFonts w:ascii="Arial" w:hAnsi="Arial"/>
                <w:szCs w:val="20"/>
              </w:rPr>
              <w:t>:</w:t>
            </w:r>
          </w:p>
          <w:p w:rsidRPr="00A5139D" w:rsidR="00E911DD" w:rsidP="00BC1796" w:rsidRDefault="00E911DD" w14:paraId="0AB19A2D" w14:textId="77777777">
            <w:pPr>
              <w:pStyle w:val="BGHeading2AltA"/>
              <w:keepNext/>
              <w:numPr>
                <w:ilvl w:val="0"/>
                <w:numId w:val="0"/>
              </w:numPr>
              <w:spacing w:line="240" w:lineRule="auto"/>
              <w:ind w:left="1440" w:hanging="1440"/>
              <w:rPr>
                <w:rFonts w:ascii="Arial" w:hAnsi="Arial"/>
                <w:szCs w:val="20"/>
              </w:rPr>
            </w:pPr>
            <w:r w:rsidRPr="00A5139D">
              <w:rPr>
                <w:rFonts w:ascii="Arial" w:hAnsi="Arial"/>
                <w:szCs w:val="20"/>
              </w:rPr>
              <w:t>Date:</w:t>
            </w:r>
          </w:p>
        </w:tc>
      </w:tr>
    </w:tbl>
    <w:p w:rsidRPr="00A5139D" w:rsidR="00EA1988" w:rsidP="00EA1988" w:rsidRDefault="00EA1988" w14:paraId="685D060F" w14:textId="77777777">
      <w:pPr>
        <w:spacing w:after="120" w:line="360" w:lineRule="auto"/>
        <w:rPr>
          <w:rFonts w:cs="Arial"/>
          <w:b/>
          <w:i/>
          <w:sz w:val="20"/>
          <w:szCs w:val="20"/>
        </w:rPr>
      </w:pPr>
    </w:p>
    <w:p w:rsidR="00EA1988" w:rsidP="00EA1988" w:rsidRDefault="00EA1988" w14:paraId="32F311D3" w14:textId="346074F5">
      <w:pPr>
        <w:rPr>
          <w:rFonts w:ascii="Century Gothic" w:hAnsi="Century Gothic" w:cs="Arial"/>
          <w:b/>
          <w:i/>
          <w:sz w:val="18"/>
          <w:szCs w:val="18"/>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986"/>
        <w:gridCol w:w="1434"/>
        <w:gridCol w:w="1434"/>
        <w:gridCol w:w="1496"/>
      </w:tblGrid>
      <w:tr w:rsidRPr="00A5139D" w:rsidR="00E911DD" w:rsidTr="00BC1796" w14:paraId="24AB9F08" w14:textId="77777777">
        <w:tc>
          <w:tcPr>
            <w:tcW w:w="2666" w:type="pct"/>
            <w:tcBorders>
              <w:top w:val="nil"/>
              <w:left w:val="nil"/>
            </w:tcBorders>
          </w:tcPr>
          <w:p w:rsidRPr="00A5139D" w:rsidR="00E911DD" w:rsidP="00BC1796" w:rsidRDefault="00E911DD" w14:paraId="54C927FE" w14:textId="77777777">
            <w:pPr>
              <w:keepNext/>
              <w:widowControl w:val="0"/>
              <w:overflowPunct w:val="0"/>
              <w:autoSpaceDE w:val="0"/>
              <w:autoSpaceDN w:val="0"/>
              <w:adjustRightInd w:val="0"/>
              <w:spacing w:after="120" w:line="360" w:lineRule="auto"/>
              <w:ind w:right="20"/>
              <w:contextualSpacing/>
              <w:jc w:val="center"/>
              <w:rPr>
                <w:rFonts w:cs="Arial"/>
                <w:color w:val="231F20"/>
                <w:sz w:val="20"/>
                <w:szCs w:val="20"/>
                <w:lang w:eastAsia="en-ZA"/>
              </w:rPr>
            </w:pPr>
          </w:p>
        </w:tc>
        <w:tc>
          <w:tcPr>
            <w:tcW w:w="767" w:type="pct"/>
            <w:shd w:val="clear" w:color="auto" w:fill="BFBFBF" w:themeFill="background1" w:themeFillShade="BF"/>
          </w:tcPr>
          <w:p w:rsidRPr="00A5139D" w:rsidR="00E911DD" w:rsidP="00BC1796" w:rsidRDefault="00E911DD" w14:paraId="441021A0" w14:textId="77777777">
            <w:pPr>
              <w:keepNext/>
              <w:widowControl w:val="0"/>
              <w:overflowPunct w:val="0"/>
              <w:autoSpaceDE w:val="0"/>
              <w:autoSpaceDN w:val="0"/>
              <w:adjustRightInd w:val="0"/>
              <w:spacing w:after="120" w:line="360" w:lineRule="auto"/>
              <w:ind w:right="20"/>
              <w:jc w:val="center"/>
              <w:rPr>
                <w:rFonts w:cs="Arial"/>
                <w:color w:val="231F20"/>
                <w:sz w:val="20"/>
                <w:szCs w:val="20"/>
                <w:lang w:eastAsia="en-ZA"/>
              </w:rPr>
            </w:pPr>
            <w:r w:rsidRPr="00A5139D">
              <w:rPr>
                <w:rFonts w:cs="Arial"/>
                <w:b/>
                <w:bCs/>
                <w:color w:val="231F20"/>
                <w:sz w:val="20"/>
                <w:szCs w:val="20"/>
                <w:lang w:eastAsia="en-ZA"/>
              </w:rPr>
              <w:t>For</w:t>
            </w:r>
          </w:p>
        </w:tc>
        <w:tc>
          <w:tcPr>
            <w:tcW w:w="767" w:type="pct"/>
            <w:shd w:val="clear" w:color="auto" w:fill="BFBFBF" w:themeFill="background1" w:themeFillShade="BF"/>
          </w:tcPr>
          <w:p w:rsidRPr="00A5139D" w:rsidR="00E911DD" w:rsidP="00BC1796" w:rsidRDefault="00E911DD" w14:paraId="39E6D59C" w14:textId="77777777">
            <w:pPr>
              <w:keepNext/>
              <w:widowControl w:val="0"/>
              <w:overflowPunct w:val="0"/>
              <w:autoSpaceDE w:val="0"/>
              <w:autoSpaceDN w:val="0"/>
              <w:adjustRightInd w:val="0"/>
              <w:spacing w:after="120" w:line="360" w:lineRule="auto"/>
              <w:ind w:right="20"/>
              <w:jc w:val="center"/>
              <w:rPr>
                <w:rFonts w:cs="Arial"/>
                <w:color w:val="231F20"/>
                <w:sz w:val="20"/>
                <w:szCs w:val="20"/>
                <w:lang w:eastAsia="en-ZA"/>
              </w:rPr>
            </w:pPr>
            <w:r w:rsidRPr="00A5139D">
              <w:rPr>
                <w:rFonts w:cs="Arial"/>
                <w:b/>
                <w:bCs/>
                <w:color w:val="231F20"/>
                <w:sz w:val="20"/>
                <w:szCs w:val="20"/>
                <w:lang w:eastAsia="en-ZA"/>
              </w:rPr>
              <w:t>Against</w:t>
            </w:r>
          </w:p>
        </w:tc>
        <w:tc>
          <w:tcPr>
            <w:tcW w:w="800" w:type="pct"/>
            <w:shd w:val="clear" w:color="auto" w:fill="BFBFBF" w:themeFill="background1" w:themeFillShade="BF"/>
          </w:tcPr>
          <w:p w:rsidRPr="00A5139D" w:rsidR="00E911DD" w:rsidP="00BC1796" w:rsidRDefault="00E911DD" w14:paraId="679D9D62" w14:textId="77777777">
            <w:pPr>
              <w:keepNext/>
              <w:widowControl w:val="0"/>
              <w:overflowPunct w:val="0"/>
              <w:autoSpaceDE w:val="0"/>
              <w:autoSpaceDN w:val="0"/>
              <w:adjustRightInd w:val="0"/>
              <w:spacing w:after="120" w:line="360" w:lineRule="auto"/>
              <w:ind w:right="20"/>
              <w:jc w:val="center"/>
              <w:rPr>
                <w:rFonts w:cs="Arial"/>
                <w:b/>
                <w:bCs/>
                <w:color w:val="231F20"/>
                <w:sz w:val="20"/>
                <w:szCs w:val="20"/>
                <w:lang w:eastAsia="en-ZA"/>
              </w:rPr>
            </w:pPr>
            <w:r w:rsidRPr="00A5139D">
              <w:rPr>
                <w:rFonts w:cs="Arial"/>
                <w:b/>
                <w:bCs/>
                <w:color w:val="231F20"/>
                <w:sz w:val="20"/>
                <w:szCs w:val="20"/>
                <w:lang w:eastAsia="en-ZA"/>
              </w:rPr>
              <w:t>Abstain</w:t>
            </w:r>
          </w:p>
        </w:tc>
      </w:tr>
      <w:tr w:rsidRPr="00A5139D" w:rsidR="00E911DD" w:rsidTr="00BC1796" w14:paraId="0CA76BE7" w14:textId="77777777">
        <w:tc>
          <w:tcPr>
            <w:tcW w:w="2666" w:type="pct"/>
          </w:tcPr>
          <w:p w:rsidRPr="00A5139D" w:rsidR="00E911DD" w:rsidP="00BC1796" w:rsidRDefault="00E911DD" w14:paraId="6700B4FE" w14:textId="77777777">
            <w:pPr>
              <w:keepNext/>
              <w:widowControl w:val="0"/>
              <w:overflowPunct w:val="0"/>
              <w:autoSpaceDE w:val="0"/>
              <w:autoSpaceDN w:val="0"/>
              <w:adjustRightInd w:val="0"/>
              <w:spacing w:after="120"/>
              <w:ind w:right="23"/>
              <w:rPr>
                <w:rFonts w:cs="Arial"/>
                <w:color w:val="231F20"/>
                <w:sz w:val="20"/>
                <w:szCs w:val="20"/>
                <w:lang w:eastAsia="en-ZA"/>
              </w:rPr>
            </w:pPr>
            <w:r w:rsidRPr="00A5139D">
              <w:rPr>
                <w:rFonts w:cs="Arial"/>
                <w:color w:val="231F20"/>
                <w:sz w:val="20"/>
                <w:szCs w:val="20"/>
                <w:lang w:eastAsia="en-ZA"/>
              </w:rPr>
              <w:t>Unanimous Resolution number 1</w:t>
            </w:r>
          </w:p>
        </w:tc>
        <w:tc>
          <w:tcPr>
            <w:tcW w:w="767" w:type="pct"/>
          </w:tcPr>
          <w:p w:rsidRPr="00A5139D" w:rsidR="00E911DD" w:rsidP="00BC1796" w:rsidRDefault="00E911DD" w14:paraId="212C723B" w14:textId="77777777">
            <w:pPr>
              <w:keepNext/>
              <w:widowControl w:val="0"/>
              <w:overflowPunct w:val="0"/>
              <w:autoSpaceDE w:val="0"/>
              <w:autoSpaceDN w:val="0"/>
              <w:adjustRightInd w:val="0"/>
              <w:spacing w:after="120"/>
              <w:ind w:right="23"/>
              <w:rPr>
                <w:rStyle w:val="CommentReference"/>
                <w:rFonts w:cs="Arial"/>
                <w:sz w:val="20"/>
                <w:szCs w:val="20"/>
              </w:rPr>
            </w:pPr>
          </w:p>
        </w:tc>
        <w:tc>
          <w:tcPr>
            <w:tcW w:w="767" w:type="pct"/>
          </w:tcPr>
          <w:p w:rsidRPr="00A5139D" w:rsidR="00E911DD" w:rsidP="00BC1796" w:rsidRDefault="00E911DD" w14:paraId="412701DF"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800" w:type="pct"/>
          </w:tcPr>
          <w:p w:rsidRPr="00A5139D" w:rsidR="00E911DD" w:rsidP="00BC1796" w:rsidRDefault="00E911DD" w14:paraId="107FA9F2" w14:textId="77777777">
            <w:pPr>
              <w:keepNext/>
              <w:widowControl w:val="0"/>
              <w:overflowPunct w:val="0"/>
              <w:autoSpaceDE w:val="0"/>
              <w:autoSpaceDN w:val="0"/>
              <w:adjustRightInd w:val="0"/>
              <w:spacing w:after="120"/>
              <w:ind w:right="23"/>
              <w:rPr>
                <w:rFonts w:cs="Arial"/>
                <w:bCs/>
                <w:color w:val="231F20"/>
                <w:sz w:val="20"/>
                <w:szCs w:val="20"/>
                <w:lang w:eastAsia="en-ZA"/>
              </w:rPr>
            </w:pPr>
          </w:p>
        </w:tc>
      </w:tr>
      <w:tr w:rsidRPr="00A5139D" w:rsidR="00E911DD" w:rsidTr="00BC1796" w14:paraId="36CE0738" w14:textId="77777777">
        <w:tc>
          <w:tcPr>
            <w:tcW w:w="2666" w:type="pct"/>
          </w:tcPr>
          <w:p w:rsidRPr="00A5139D" w:rsidR="00E911DD" w:rsidP="00BC1796" w:rsidRDefault="00E911DD" w14:paraId="0DE33F3C" w14:textId="77777777">
            <w:pPr>
              <w:keepNext/>
              <w:widowControl w:val="0"/>
              <w:overflowPunct w:val="0"/>
              <w:autoSpaceDE w:val="0"/>
              <w:autoSpaceDN w:val="0"/>
              <w:adjustRightInd w:val="0"/>
              <w:spacing w:after="120"/>
              <w:ind w:right="23"/>
              <w:rPr>
                <w:rFonts w:cs="Arial"/>
                <w:color w:val="231F20"/>
                <w:sz w:val="20"/>
                <w:szCs w:val="20"/>
                <w:lang w:eastAsia="en-ZA"/>
              </w:rPr>
            </w:pPr>
            <w:r w:rsidRPr="00A5139D">
              <w:rPr>
                <w:rFonts w:cs="Arial"/>
                <w:color w:val="231F20"/>
                <w:sz w:val="20"/>
                <w:szCs w:val="20"/>
                <w:lang w:eastAsia="en-ZA"/>
              </w:rPr>
              <w:t>Special Resolution number 1</w:t>
            </w:r>
          </w:p>
        </w:tc>
        <w:tc>
          <w:tcPr>
            <w:tcW w:w="767" w:type="pct"/>
          </w:tcPr>
          <w:p w:rsidRPr="00A5139D" w:rsidR="00E911DD" w:rsidP="00BC1796" w:rsidRDefault="00E911DD" w14:paraId="61FD8AC1"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767" w:type="pct"/>
          </w:tcPr>
          <w:p w:rsidRPr="00A5139D" w:rsidR="00E911DD" w:rsidP="00BC1796" w:rsidRDefault="00E911DD" w14:paraId="56C10386"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800" w:type="pct"/>
          </w:tcPr>
          <w:p w:rsidRPr="00A5139D" w:rsidR="00E911DD" w:rsidP="00BC1796" w:rsidRDefault="00E911DD" w14:paraId="45B11DB8" w14:textId="77777777">
            <w:pPr>
              <w:keepNext/>
              <w:widowControl w:val="0"/>
              <w:overflowPunct w:val="0"/>
              <w:autoSpaceDE w:val="0"/>
              <w:autoSpaceDN w:val="0"/>
              <w:adjustRightInd w:val="0"/>
              <w:spacing w:after="120"/>
              <w:ind w:right="23"/>
              <w:rPr>
                <w:rFonts w:cs="Arial"/>
                <w:bCs/>
                <w:color w:val="231F20"/>
                <w:sz w:val="20"/>
                <w:szCs w:val="20"/>
                <w:lang w:eastAsia="en-ZA"/>
              </w:rPr>
            </w:pPr>
          </w:p>
        </w:tc>
      </w:tr>
      <w:tr w:rsidRPr="00A5139D" w:rsidR="00E911DD" w:rsidTr="00BC1796" w14:paraId="73E5D3DD" w14:textId="77777777">
        <w:tc>
          <w:tcPr>
            <w:tcW w:w="2666" w:type="pct"/>
          </w:tcPr>
          <w:p w:rsidRPr="00A5139D" w:rsidR="00E911DD" w:rsidP="00BC1796" w:rsidRDefault="00E911DD" w14:paraId="18F7ADFD" w14:textId="77777777">
            <w:pPr>
              <w:keepNext/>
              <w:widowControl w:val="0"/>
              <w:overflowPunct w:val="0"/>
              <w:autoSpaceDE w:val="0"/>
              <w:autoSpaceDN w:val="0"/>
              <w:adjustRightInd w:val="0"/>
              <w:spacing w:after="120"/>
              <w:ind w:right="23"/>
              <w:rPr>
                <w:rFonts w:cs="Arial"/>
                <w:color w:val="231F20"/>
                <w:sz w:val="20"/>
                <w:szCs w:val="20"/>
                <w:lang w:eastAsia="en-ZA"/>
              </w:rPr>
            </w:pPr>
            <w:r w:rsidRPr="00A5139D">
              <w:rPr>
                <w:rFonts w:cs="Arial"/>
                <w:color w:val="231F20"/>
                <w:sz w:val="20"/>
                <w:szCs w:val="20"/>
                <w:lang w:eastAsia="en-ZA"/>
              </w:rPr>
              <w:t>Special Resolution number 2</w:t>
            </w:r>
          </w:p>
        </w:tc>
        <w:tc>
          <w:tcPr>
            <w:tcW w:w="767" w:type="pct"/>
          </w:tcPr>
          <w:p w:rsidRPr="00A5139D" w:rsidR="00E911DD" w:rsidP="00BC1796" w:rsidRDefault="00E911DD" w14:paraId="70DA70B0"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767" w:type="pct"/>
          </w:tcPr>
          <w:p w:rsidRPr="00A5139D" w:rsidR="00E911DD" w:rsidP="00BC1796" w:rsidRDefault="00E911DD" w14:paraId="07220F78"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800" w:type="pct"/>
          </w:tcPr>
          <w:p w:rsidRPr="00A5139D" w:rsidR="00E911DD" w:rsidP="00BC1796" w:rsidRDefault="00E911DD" w14:paraId="40B82810" w14:textId="77777777">
            <w:pPr>
              <w:keepNext/>
              <w:widowControl w:val="0"/>
              <w:overflowPunct w:val="0"/>
              <w:autoSpaceDE w:val="0"/>
              <w:autoSpaceDN w:val="0"/>
              <w:adjustRightInd w:val="0"/>
              <w:spacing w:after="120"/>
              <w:ind w:right="23"/>
              <w:rPr>
                <w:rFonts w:cs="Arial"/>
                <w:bCs/>
                <w:color w:val="231F20"/>
                <w:sz w:val="20"/>
                <w:szCs w:val="20"/>
                <w:lang w:eastAsia="en-ZA"/>
              </w:rPr>
            </w:pPr>
          </w:p>
        </w:tc>
      </w:tr>
      <w:tr w:rsidRPr="00A5139D" w:rsidR="00E911DD" w:rsidTr="00BC1796" w14:paraId="1E9F5891" w14:textId="77777777">
        <w:tc>
          <w:tcPr>
            <w:tcW w:w="2666" w:type="pct"/>
          </w:tcPr>
          <w:p w:rsidRPr="00A5139D" w:rsidR="00E911DD" w:rsidP="00BC1796" w:rsidRDefault="00E911DD" w14:paraId="52FDAE42" w14:textId="77777777">
            <w:pPr>
              <w:keepNext/>
              <w:widowControl w:val="0"/>
              <w:overflowPunct w:val="0"/>
              <w:autoSpaceDE w:val="0"/>
              <w:autoSpaceDN w:val="0"/>
              <w:adjustRightInd w:val="0"/>
              <w:spacing w:after="120"/>
              <w:ind w:right="23"/>
              <w:rPr>
                <w:rFonts w:cs="Arial"/>
                <w:color w:val="231F20"/>
                <w:sz w:val="20"/>
                <w:szCs w:val="20"/>
                <w:lang w:eastAsia="en-ZA"/>
              </w:rPr>
            </w:pPr>
            <w:r w:rsidRPr="00A5139D">
              <w:rPr>
                <w:rFonts w:cs="Arial"/>
                <w:color w:val="231F20"/>
                <w:sz w:val="20"/>
                <w:szCs w:val="20"/>
                <w:lang w:eastAsia="en-ZA"/>
              </w:rPr>
              <w:t>Ordinary Resolution number 1</w:t>
            </w:r>
          </w:p>
        </w:tc>
        <w:tc>
          <w:tcPr>
            <w:tcW w:w="767" w:type="pct"/>
          </w:tcPr>
          <w:p w:rsidRPr="00A5139D" w:rsidR="00E911DD" w:rsidP="00BC1796" w:rsidRDefault="00E911DD" w14:paraId="6913063F"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767" w:type="pct"/>
          </w:tcPr>
          <w:p w:rsidRPr="00A5139D" w:rsidR="00E911DD" w:rsidP="00BC1796" w:rsidRDefault="00E911DD" w14:paraId="19E38AC9" w14:textId="77777777">
            <w:pPr>
              <w:keepNext/>
              <w:widowControl w:val="0"/>
              <w:overflowPunct w:val="0"/>
              <w:autoSpaceDE w:val="0"/>
              <w:autoSpaceDN w:val="0"/>
              <w:adjustRightInd w:val="0"/>
              <w:spacing w:after="120"/>
              <w:ind w:right="23"/>
              <w:rPr>
                <w:rFonts w:cs="Arial"/>
                <w:bCs/>
                <w:color w:val="231F20"/>
                <w:sz w:val="20"/>
                <w:szCs w:val="20"/>
                <w:lang w:eastAsia="en-ZA"/>
              </w:rPr>
            </w:pPr>
          </w:p>
        </w:tc>
        <w:tc>
          <w:tcPr>
            <w:tcW w:w="800" w:type="pct"/>
          </w:tcPr>
          <w:p w:rsidRPr="00A5139D" w:rsidR="00E911DD" w:rsidP="00BC1796" w:rsidRDefault="00E911DD" w14:paraId="49500A13" w14:textId="77777777">
            <w:pPr>
              <w:keepNext/>
              <w:widowControl w:val="0"/>
              <w:overflowPunct w:val="0"/>
              <w:autoSpaceDE w:val="0"/>
              <w:autoSpaceDN w:val="0"/>
              <w:adjustRightInd w:val="0"/>
              <w:spacing w:after="120"/>
              <w:ind w:right="23"/>
              <w:rPr>
                <w:rFonts w:cs="Arial"/>
                <w:bCs/>
                <w:color w:val="231F20"/>
                <w:sz w:val="20"/>
                <w:szCs w:val="20"/>
                <w:lang w:eastAsia="en-ZA"/>
              </w:rPr>
            </w:pPr>
          </w:p>
        </w:tc>
      </w:tr>
      <w:tr w:rsidRPr="00A5139D" w:rsidR="00E911DD" w:rsidTr="00BC1796" w14:paraId="1214F6AE" w14:textId="77777777">
        <w:tc>
          <w:tcPr>
            <w:tcW w:w="5000" w:type="pct"/>
            <w:gridSpan w:val="4"/>
          </w:tcPr>
          <w:p w:rsidRPr="00A5139D" w:rsidR="00E911DD" w:rsidP="00BC1796" w:rsidRDefault="00E911DD" w14:paraId="62156819" w14:textId="77777777">
            <w:pPr>
              <w:keepNext/>
              <w:autoSpaceDE w:val="0"/>
              <w:autoSpaceDN w:val="0"/>
              <w:adjustRightInd w:val="0"/>
              <w:spacing w:before="240"/>
              <w:jc w:val="both"/>
              <w:rPr>
                <w:rFonts w:cs="Arial"/>
                <w:b/>
                <w:sz w:val="20"/>
                <w:szCs w:val="20"/>
                <w:lang w:eastAsia="en-ZA"/>
              </w:rPr>
            </w:pPr>
            <w:r w:rsidRPr="00A5139D">
              <w:rPr>
                <w:rFonts w:cs="Arial"/>
                <w:b/>
                <w:sz w:val="20"/>
                <w:szCs w:val="20"/>
                <w:lang w:eastAsia="en-ZA"/>
              </w:rPr>
              <w:t>_________________________</w:t>
            </w:r>
          </w:p>
          <w:p w:rsidRPr="00A5139D" w:rsidR="00E911DD" w:rsidP="00BC1796" w:rsidRDefault="00E911DD" w14:paraId="6A47747A" w14:textId="724F279A">
            <w:pPr>
              <w:pStyle w:val="BGHeading2AltA"/>
              <w:keepNext/>
              <w:numPr>
                <w:ilvl w:val="0"/>
                <w:numId w:val="0"/>
              </w:numPr>
              <w:spacing w:line="240" w:lineRule="auto"/>
              <w:ind w:left="1440" w:hanging="1440"/>
              <w:rPr>
                <w:rFonts w:ascii="Arial" w:hAnsi="Arial"/>
                <w:szCs w:val="20"/>
              </w:rPr>
            </w:pPr>
            <w:r w:rsidRPr="00A5139D">
              <w:rPr>
                <w:rFonts w:ascii="Arial" w:hAnsi="Arial"/>
                <w:b/>
                <w:szCs w:val="20"/>
                <w:highlight w:val="yellow"/>
              </w:rPr>
              <w:t xml:space="preserve">[INSERT NAME OF SHAREHOLDER </w:t>
            </w:r>
            <w:r>
              <w:rPr>
                <w:rFonts w:ascii="Arial" w:hAnsi="Arial"/>
                <w:b/>
                <w:szCs w:val="20"/>
                <w:highlight w:val="yellow"/>
              </w:rPr>
              <w:t>3</w:t>
            </w:r>
            <w:r w:rsidRPr="00A5139D">
              <w:rPr>
                <w:rFonts w:ascii="Arial" w:hAnsi="Arial"/>
                <w:b/>
                <w:szCs w:val="20"/>
                <w:highlight w:val="yellow"/>
              </w:rPr>
              <w:t>]</w:t>
            </w:r>
            <w:r w:rsidRPr="00A5139D">
              <w:rPr>
                <w:rFonts w:ascii="Arial" w:hAnsi="Arial"/>
                <w:b/>
                <w:szCs w:val="20"/>
              </w:rPr>
              <w:t xml:space="preserve"> PROPRIETARY LIMITED</w:t>
            </w:r>
          </w:p>
          <w:p w:rsidRPr="00A5139D" w:rsidR="00E911DD" w:rsidP="00BC1796" w:rsidRDefault="00E911DD" w14:paraId="524C4DA7" w14:textId="77777777">
            <w:pPr>
              <w:pStyle w:val="BGHeading2AltA"/>
              <w:keepNext/>
              <w:numPr>
                <w:ilvl w:val="0"/>
                <w:numId w:val="0"/>
              </w:numPr>
              <w:spacing w:line="240" w:lineRule="auto"/>
              <w:ind w:left="1440" w:hanging="1440"/>
              <w:rPr>
                <w:rFonts w:ascii="Arial" w:hAnsi="Arial"/>
                <w:szCs w:val="20"/>
              </w:rPr>
            </w:pPr>
            <w:r w:rsidRPr="00A5139D">
              <w:rPr>
                <w:rFonts w:ascii="Arial" w:hAnsi="Arial"/>
                <w:szCs w:val="20"/>
              </w:rPr>
              <w:t>Name:</w:t>
            </w:r>
          </w:p>
          <w:p w:rsidRPr="00A5139D" w:rsidR="00E911DD" w:rsidP="00BC1796" w:rsidRDefault="00C76CC5" w14:paraId="544BD7A2" w14:textId="1E5B44C6">
            <w:pPr>
              <w:pStyle w:val="BGHeading2AltA"/>
              <w:keepNext/>
              <w:numPr>
                <w:ilvl w:val="0"/>
                <w:numId w:val="0"/>
              </w:numPr>
              <w:spacing w:line="240" w:lineRule="auto"/>
              <w:ind w:left="1440" w:hanging="1440"/>
              <w:rPr>
                <w:rFonts w:ascii="Arial" w:hAnsi="Arial"/>
                <w:szCs w:val="20"/>
              </w:rPr>
            </w:pPr>
            <w:r w:rsidRPr="00C76CC5">
              <w:rPr>
                <w:rFonts w:ascii="Arial" w:hAnsi="Arial"/>
                <w:szCs w:val="20"/>
              </w:rPr>
              <w:t>Designation</w:t>
            </w:r>
            <w:r w:rsidRPr="00A5139D" w:rsidR="00E911DD">
              <w:rPr>
                <w:rFonts w:ascii="Arial" w:hAnsi="Arial"/>
                <w:szCs w:val="20"/>
              </w:rPr>
              <w:t>:</w:t>
            </w:r>
          </w:p>
          <w:p w:rsidRPr="00A5139D" w:rsidR="00E911DD" w:rsidP="00BC1796" w:rsidRDefault="00E911DD" w14:paraId="7C9C4521" w14:textId="77777777">
            <w:pPr>
              <w:pStyle w:val="BGHeading2AltA"/>
              <w:keepNext/>
              <w:numPr>
                <w:ilvl w:val="0"/>
                <w:numId w:val="0"/>
              </w:numPr>
              <w:spacing w:line="240" w:lineRule="auto"/>
              <w:ind w:left="1440" w:hanging="1440"/>
              <w:rPr>
                <w:rFonts w:ascii="Arial" w:hAnsi="Arial"/>
                <w:szCs w:val="20"/>
              </w:rPr>
            </w:pPr>
            <w:r w:rsidRPr="00A5139D">
              <w:rPr>
                <w:rFonts w:ascii="Arial" w:hAnsi="Arial"/>
                <w:szCs w:val="20"/>
              </w:rPr>
              <w:t>Date:</w:t>
            </w:r>
          </w:p>
        </w:tc>
      </w:tr>
    </w:tbl>
    <w:p w:rsidRPr="0094609C" w:rsidR="00EA1988" w:rsidP="00EA1988" w:rsidRDefault="00EA1988" w14:paraId="6A8733F7" w14:textId="77777777">
      <w:pPr>
        <w:spacing w:after="120" w:line="360" w:lineRule="auto"/>
        <w:rPr>
          <w:rFonts w:ascii="Century Gothic" w:hAnsi="Century Gothic" w:cs="Arial"/>
          <w:b/>
          <w:i/>
          <w:sz w:val="18"/>
          <w:szCs w:val="18"/>
        </w:rPr>
      </w:pPr>
    </w:p>
    <w:p w:rsidRPr="00FD3500" w:rsidR="006F5EF1" w:rsidP="00EA1988" w:rsidRDefault="006F5EF1" w14:paraId="255B9945" w14:textId="77777777">
      <w:pPr>
        <w:spacing w:line="360" w:lineRule="auto"/>
        <w:jc w:val="both"/>
        <w:rPr>
          <w:sz w:val="20"/>
          <w:szCs w:val="20"/>
        </w:rPr>
      </w:pPr>
    </w:p>
    <w:sectPr w:rsidRPr="00FD3500" w:rsidR="006F5EF1" w:rsidSect="00E30EAC">
      <w:headerReference w:type="even" r:id="rId26"/>
      <w:headerReference w:type="default" r:id="rId27"/>
      <w:footerReference w:type="even" r:id="rId28"/>
      <w:footerReference w:type="default" r:id="rId29"/>
      <w:headerReference w:type="first" r:id="rId30"/>
      <w:footerReference w:type="first" r:id="rId31"/>
      <w:endnotePr>
        <w:numFmt w:val="decimal"/>
      </w:endnotePr>
      <w:pgSz w:w="11907" w:h="16840" w:orient="portrait" w:code="9"/>
      <w:pgMar w:top="1248" w:right="1134" w:bottom="1134" w:left="1418" w:header="68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5793" w:rsidRDefault="001A5793" w14:paraId="59DCAAEC" w14:textId="77777777">
      <w:r>
        <w:separator/>
      </w:r>
    </w:p>
  </w:endnote>
  <w:endnote w:type="continuationSeparator" w:id="0">
    <w:p w:rsidR="001A5793" w:rsidRDefault="001A5793" w14:paraId="742F3011" w14:textId="77777777">
      <w:r>
        <w:continuationSeparator/>
      </w:r>
    </w:p>
  </w:endnote>
  <w:endnote w:type="continuationNotice" w:id="1">
    <w:p w:rsidR="001A5793" w:rsidRDefault="001A5793" w14:paraId="1E67AE2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1)">
    <w:altName w:val="Arial"/>
    <w:charset w:val="00"/>
    <w:family w:val="swiss"/>
    <w:pitch w:val="variable"/>
    <w:sig w:usb0="20002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7852" w:rsidRDefault="00247852" w14:paraId="06CC1BEF" w14:textId="77777777">
    <w:pPr>
      <w:pStyle w:val="Footer"/>
    </w:pPr>
  </w:p>
  <w:p w:rsidR="00247852" w:rsidRDefault="00247852" w14:paraId="5F58625C" w14:textId="77777777"/>
  <w:p w:rsidR="00247852" w:rsidRDefault="00247852" w14:paraId="5CC248A6"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7852" w:rsidP="00AE3B61" w:rsidRDefault="00000000" w14:paraId="7D5D64BA" w14:textId="546B9864">
    <w:pPr>
      <w:pStyle w:val="Footer"/>
      <w:tabs>
        <w:tab w:val="clear" w:pos="4513"/>
        <w:tab w:val="clear" w:pos="9026"/>
      </w:tabs>
      <w:jc w:val="center"/>
    </w:pPr>
    <w:sdt>
      <w:sdtPr>
        <w:id w:val="-363593569"/>
        <w:docPartObj>
          <w:docPartGallery w:val="Page Numbers (Bottom of Page)"/>
          <w:docPartUnique/>
        </w:docPartObj>
      </w:sdtPr>
      <w:sdtContent>
        <w:r w:rsidRPr="00B8718D" w:rsidR="00247852">
          <w:fldChar w:fldCharType="begin"/>
        </w:r>
        <w:r w:rsidRPr="00B8718D" w:rsidR="00247852">
          <w:instrText xml:space="preserve"> PAGE  \* ArabicDash  \* MERGEFORMAT </w:instrText>
        </w:r>
        <w:r w:rsidRPr="00B8718D" w:rsidR="00247852">
          <w:fldChar w:fldCharType="separate"/>
        </w:r>
        <w:r w:rsidR="00247852">
          <w:rPr>
            <w:noProof/>
          </w:rPr>
          <w:t>- 1 -</w:t>
        </w:r>
        <w:r w:rsidRPr="00B8718D" w:rsidR="00247852">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7852" w:rsidP="006561BA" w:rsidRDefault="00247852" w14:paraId="0F15B152" w14:textId="77777777">
    <w:pPr>
      <w:pStyle w:val="Footer"/>
      <w:tabs>
        <w:tab w:val="clear" w:pos="4513"/>
        <w:tab w:val="clear" w:pos="9026"/>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264" w:rsidRDefault="00227264" w14:paraId="76AE09D8"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sz w:val="18"/>
        <w:szCs w:val="18"/>
      </w:rPr>
      <w:id w:val="845053477"/>
      <w:docPartObj>
        <w:docPartGallery w:val="Page Numbers (Bottom of Page)"/>
        <w:docPartUnique/>
      </w:docPartObj>
    </w:sdtPr>
    <w:sdtEndPr>
      <w:rPr>
        <w:rFonts w:ascii="Century Gothic" w:hAnsi="Century Gothic"/>
        <w:noProof/>
        <w:sz w:val="16"/>
        <w:szCs w:val="16"/>
      </w:rPr>
    </w:sdtEndPr>
    <w:sdtContent>
      <w:p w:rsidRPr="00FF12FB" w:rsidR="00227264" w:rsidP="00FF12FB" w:rsidRDefault="00FA16B5" w14:paraId="1969C907" w14:textId="77777777">
        <w:pPr>
          <w:pStyle w:val="Footer"/>
          <w:spacing w:after="240"/>
          <w:jc w:val="center"/>
          <w:rPr>
            <w:rFonts w:ascii="Century Gothic" w:hAnsi="Century Gothic"/>
            <w:noProof/>
            <w:szCs w:val="16"/>
          </w:rPr>
        </w:pPr>
        <w:r w:rsidRPr="00FF12FB">
          <w:rPr>
            <w:rFonts w:ascii="Century Gothic" w:hAnsi="Century Gothic"/>
            <w:noProof/>
            <w:szCs w:val="16"/>
          </w:rPr>
          <w:fldChar w:fldCharType="begin"/>
        </w:r>
        <w:r w:rsidRPr="00FF12FB">
          <w:rPr>
            <w:rFonts w:ascii="Century Gothic" w:hAnsi="Century Gothic"/>
            <w:noProof/>
            <w:szCs w:val="16"/>
          </w:rPr>
          <w:instrText xml:space="preserve"> PAGE   \* MERGEFORMAT </w:instrText>
        </w:r>
        <w:r w:rsidRPr="00FF12FB">
          <w:rPr>
            <w:rFonts w:ascii="Century Gothic" w:hAnsi="Century Gothic"/>
            <w:noProof/>
            <w:szCs w:val="16"/>
          </w:rPr>
          <w:fldChar w:fldCharType="separate"/>
        </w:r>
        <w:r w:rsidRPr="00FF12FB">
          <w:rPr>
            <w:rFonts w:ascii="Century Gothic" w:hAnsi="Century Gothic"/>
            <w:noProof/>
            <w:szCs w:val="16"/>
          </w:rPr>
          <w:t>4</w:t>
        </w:r>
        <w:r w:rsidRPr="00FF12FB">
          <w:rPr>
            <w:rFonts w:ascii="Century Gothic" w:hAnsi="Century Gothic"/>
            <w:noProof/>
            <w:szCs w:val="16"/>
          </w:rPr>
          <w:fldChar w:fldCharType="end"/>
        </w:r>
      </w:p>
    </w:sdtContent>
  </w:sdt>
  <w:p w:rsidRPr="00094844" w:rsidR="00227264" w:rsidRDefault="00227264" w14:paraId="0A51C58C" w14:textId="77777777">
    <w:pPr>
      <w:rPr>
        <w:rFonts w:ascii="Century Gothic" w:hAnsi="Century Gothic"/>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176122"/>
      <w:docPartObj>
        <w:docPartGallery w:val="Page Numbers (Bottom of Page)"/>
        <w:docPartUnique/>
      </w:docPartObj>
    </w:sdtPr>
    <w:sdtEndPr>
      <w:rPr>
        <w:noProof/>
      </w:rPr>
    </w:sdtEndPr>
    <w:sdtContent>
      <w:p w:rsidR="00227264" w:rsidRDefault="00FA16B5" w14:paraId="4B5F9C47" w14:textId="77777777">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227264" w:rsidRDefault="00227264" w14:paraId="2DFB2D28"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264" w:rsidRDefault="00227264" w14:paraId="74BE8541"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sz w:val="18"/>
        <w:szCs w:val="18"/>
      </w:rPr>
      <w:id w:val="380455557"/>
      <w:docPartObj>
        <w:docPartGallery w:val="Page Numbers (Bottom of Page)"/>
        <w:docPartUnique/>
      </w:docPartObj>
    </w:sdtPr>
    <w:sdtEndPr>
      <w:rPr>
        <w:rFonts w:ascii="Century Gothic" w:hAnsi="Century Gothic"/>
        <w:noProof/>
        <w:sz w:val="16"/>
        <w:szCs w:val="16"/>
      </w:rPr>
    </w:sdtEndPr>
    <w:sdtContent>
      <w:p w:rsidRPr="00FF12FB" w:rsidR="00227264" w:rsidP="00FF12FB" w:rsidRDefault="00FA16B5" w14:paraId="5F7DB716" w14:textId="77777777">
        <w:pPr>
          <w:pStyle w:val="Footer"/>
          <w:spacing w:after="240"/>
          <w:jc w:val="center"/>
          <w:rPr>
            <w:rFonts w:ascii="Century Gothic" w:hAnsi="Century Gothic"/>
            <w:noProof/>
            <w:szCs w:val="16"/>
          </w:rPr>
        </w:pPr>
        <w:r w:rsidRPr="00FF12FB">
          <w:rPr>
            <w:rFonts w:ascii="Century Gothic" w:hAnsi="Century Gothic"/>
            <w:noProof/>
            <w:szCs w:val="16"/>
          </w:rPr>
          <w:fldChar w:fldCharType="begin"/>
        </w:r>
        <w:r w:rsidRPr="00FF12FB">
          <w:rPr>
            <w:rFonts w:ascii="Century Gothic" w:hAnsi="Century Gothic"/>
            <w:noProof/>
            <w:szCs w:val="16"/>
          </w:rPr>
          <w:instrText xml:space="preserve"> PAGE   \* MERGEFORMAT </w:instrText>
        </w:r>
        <w:r w:rsidRPr="00FF12FB">
          <w:rPr>
            <w:rFonts w:ascii="Century Gothic" w:hAnsi="Century Gothic"/>
            <w:noProof/>
            <w:szCs w:val="16"/>
          </w:rPr>
          <w:fldChar w:fldCharType="separate"/>
        </w:r>
        <w:r w:rsidRPr="00FF12FB">
          <w:rPr>
            <w:rFonts w:ascii="Century Gothic" w:hAnsi="Century Gothic"/>
            <w:noProof/>
            <w:szCs w:val="16"/>
          </w:rPr>
          <w:t>4</w:t>
        </w:r>
        <w:r w:rsidRPr="00FF12FB">
          <w:rPr>
            <w:rFonts w:ascii="Century Gothic" w:hAnsi="Century Gothic"/>
            <w:noProof/>
            <w:szCs w:val="16"/>
          </w:rPr>
          <w:fldChar w:fldCharType="end"/>
        </w:r>
      </w:p>
    </w:sdtContent>
  </w:sdt>
  <w:p w:rsidRPr="00094844" w:rsidR="00227264" w:rsidRDefault="00227264" w14:paraId="74E5A1A7" w14:textId="77777777">
    <w:pPr>
      <w:rPr>
        <w:rFonts w:ascii="Century Gothic" w:hAnsi="Century Gothic"/>
        <w:sz w:val="18"/>
        <w:szCs w:val="1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382840"/>
      <w:docPartObj>
        <w:docPartGallery w:val="Page Numbers (Bottom of Page)"/>
        <w:docPartUnique/>
      </w:docPartObj>
    </w:sdtPr>
    <w:sdtEndPr>
      <w:rPr>
        <w:noProof/>
      </w:rPr>
    </w:sdtEndPr>
    <w:sdtContent>
      <w:p w:rsidR="00227264" w:rsidRDefault="00FA16B5" w14:paraId="56FACAF0" w14:textId="77777777">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227264" w:rsidRDefault="00227264" w14:paraId="6E48424F" w14:textId="77777777">
    <w:pPr>
      <w:pStyle w:val="Footer"/>
    </w:pPr>
  </w:p>
</w:ftr>
</file>

<file path=word/footer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30"/>
      <w:gridCol w:w="2830"/>
      <w:gridCol w:w="2830"/>
    </w:tblGrid>
    <w:tr w:rsidR="61A25811" w:rsidTr="61A25811" w14:paraId="2C06C9C7">
      <w:trPr>
        <w:trHeight w:val="300"/>
      </w:trPr>
      <w:tc>
        <w:tcPr>
          <w:tcW w:w="2830" w:type="dxa"/>
          <w:tcMar/>
        </w:tcPr>
        <w:p w:rsidR="61A25811" w:rsidP="61A25811" w:rsidRDefault="61A25811" w14:paraId="12E5884C" w14:textId="0A55B56C">
          <w:pPr>
            <w:pStyle w:val="Header"/>
            <w:bidi w:val="0"/>
            <w:ind w:left="-115"/>
            <w:jc w:val="left"/>
          </w:pPr>
        </w:p>
      </w:tc>
      <w:tc>
        <w:tcPr>
          <w:tcW w:w="2830" w:type="dxa"/>
          <w:tcMar/>
        </w:tcPr>
        <w:p w:rsidR="61A25811" w:rsidP="61A25811" w:rsidRDefault="61A25811" w14:paraId="032285E4" w14:textId="1E7D30BA">
          <w:pPr>
            <w:pStyle w:val="Header"/>
            <w:bidi w:val="0"/>
            <w:jc w:val="center"/>
          </w:pPr>
        </w:p>
      </w:tc>
      <w:tc>
        <w:tcPr>
          <w:tcW w:w="2830" w:type="dxa"/>
          <w:tcMar/>
        </w:tcPr>
        <w:p w:rsidR="61A25811" w:rsidP="61A25811" w:rsidRDefault="61A25811" w14:paraId="70DA6650" w14:textId="6CC6EEB0">
          <w:pPr>
            <w:pStyle w:val="Header"/>
            <w:bidi w:val="0"/>
            <w:ind w:right="-115"/>
            <w:jc w:val="right"/>
          </w:pPr>
        </w:p>
      </w:tc>
    </w:tr>
  </w:tbl>
  <w:p w:rsidR="61A25811" w:rsidRDefault="61A25811" w14:paraId="20661D41" w14:textId="558D6CEB"/>
</w:ftr>
</file>

<file path=word/footer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30"/>
      <w:gridCol w:w="2830"/>
      <w:gridCol w:w="2830"/>
    </w:tblGrid>
    <w:tr w:rsidR="61A25811" w:rsidTr="61A25811" w14:paraId="70CFE11E">
      <w:trPr>
        <w:trHeight w:val="300"/>
      </w:trPr>
      <w:tc>
        <w:tcPr>
          <w:tcW w:w="2830" w:type="dxa"/>
          <w:tcMar/>
        </w:tcPr>
        <w:p w:rsidR="61A25811" w:rsidP="61A25811" w:rsidRDefault="61A25811" w14:paraId="36DFDFE2" w14:textId="35C242D7">
          <w:pPr>
            <w:pStyle w:val="Header"/>
            <w:bidi w:val="0"/>
            <w:ind w:left="-115"/>
            <w:jc w:val="left"/>
          </w:pPr>
        </w:p>
      </w:tc>
      <w:tc>
        <w:tcPr>
          <w:tcW w:w="2830" w:type="dxa"/>
          <w:tcMar/>
        </w:tcPr>
        <w:p w:rsidR="61A25811" w:rsidP="61A25811" w:rsidRDefault="61A25811" w14:paraId="2DAD0428" w14:textId="6BB380F2">
          <w:pPr>
            <w:pStyle w:val="Header"/>
            <w:bidi w:val="0"/>
            <w:jc w:val="center"/>
          </w:pPr>
        </w:p>
      </w:tc>
      <w:tc>
        <w:tcPr>
          <w:tcW w:w="2830" w:type="dxa"/>
          <w:tcMar/>
        </w:tcPr>
        <w:p w:rsidR="61A25811" w:rsidP="61A25811" w:rsidRDefault="61A25811" w14:paraId="0D48D919" w14:textId="6E71F608">
          <w:pPr>
            <w:pStyle w:val="Header"/>
            <w:bidi w:val="0"/>
            <w:ind w:right="-115"/>
            <w:jc w:val="right"/>
          </w:pPr>
        </w:p>
      </w:tc>
    </w:tr>
  </w:tbl>
  <w:p w:rsidR="61A25811" w:rsidRDefault="61A25811" w14:paraId="410E8671" w14:textId="4CD2BE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5793" w:rsidRDefault="001A5793" w14:paraId="6AF54720" w14:textId="77777777">
      <w:r>
        <w:separator/>
      </w:r>
    </w:p>
  </w:footnote>
  <w:footnote w:type="continuationSeparator" w:id="0">
    <w:p w:rsidR="001A5793" w:rsidRDefault="001A5793" w14:paraId="1AE25614" w14:textId="77777777">
      <w:r>
        <w:continuationSeparator/>
      </w:r>
    </w:p>
  </w:footnote>
  <w:footnote w:type="continuationNotice" w:id="1">
    <w:p w:rsidR="001A5793" w:rsidRDefault="001A5793" w14:paraId="23401D6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8971"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402"/>
      <w:gridCol w:w="3569"/>
    </w:tblGrid>
    <w:tr w:rsidR="00247852" w:rsidTr="00435CC4" w14:paraId="76104939" w14:textId="77777777">
      <w:trPr>
        <w:trHeight w:val="543"/>
      </w:trPr>
      <w:tc>
        <w:tcPr>
          <w:tcW w:w="8971" w:type="dxa"/>
          <w:gridSpan w:val="2"/>
          <w:tcBorders>
            <w:top w:val="nil"/>
            <w:left w:val="nil"/>
            <w:bottom w:val="nil"/>
            <w:right w:val="nil"/>
          </w:tcBorders>
        </w:tcPr>
        <w:p w:rsidRPr="003066D6" w:rsidR="00247852" w:rsidP="00435CC4" w:rsidRDefault="00247852" w14:paraId="7A0A3E98" w14:textId="77777777">
          <w:pPr>
            <w:pStyle w:val="Header"/>
            <w:tabs>
              <w:tab w:val="right" w:pos="8640"/>
            </w:tabs>
            <w:spacing w:before="120"/>
            <w:rPr>
              <w:rStyle w:val="Filename"/>
              <w:b/>
            </w:rPr>
          </w:pPr>
        </w:p>
      </w:tc>
    </w:tr>
    <w:tr w:rsidR="00247852" w:rsidTr="00435CC4" w14:paraId="14AD954D" w14:textId="77777777">
      <w:trPr>
        <w:trHeight w:val="825"/>
      </w:trPr>
      <w:tc>
        <w:tcPr>
          <w:tcW w:w="5402" w:type="dxa"/>
          <w:tcBorders>
            <w:top w:val="nil"/>
            <w:left w:val="nil"/>
            <w:bottom w:val="nil"/>
            <w:right w:val="nil"/>
          </w:tcBorders>
        </w:tcPr>
        <w:p w:rsidRPr="002E2190" w:rsidR="00247852" w:rsidP="00435CC4" w:rsidRDefault="00247852" w14:paraId="69D60139" w14:textId="77777777">
          <w:pPr>
            <w:rPr>
              <w:b/>
              <w:i/>
            </w:rPr>
          </w:pPr>
        </w:p>
      </w:tc>
      <w:tc>
        <w:tcPr>
          <w:tcW w:w="3569" w:type="dxa"/>
          <w:tcBorders>
            <w:top w:val="nil"/>
            <w:left w:val="nil"/>
            <w:bottom w:val="nil"/>
            <w:right w:val="nil"/>
          </w:tcBorders>
        </w:tcPr>
        <w:p w:rsidR="00247852" w:rsidP="00435CC4" w:rsidRDefault="00247852" w14:paraId="51F9C8BD" w14:textId="77777777">
          <w:pPr>
            <w:pStyle w:val="Header"/>
            <w:tabs>
              <w:tab w:val="right" w:pos="8640"/>
            </w:tabs>
            <w:rPr>
              <w:b/>
            </w:rPr>
          </w:pPr>
        </w:p>
        <w:p w:rsidRPr="00D43D06" w:rsidR="00247852" w:rsidP="00435CC4" w:rsidRDefault="00247852" w14:paraId="7696DD1D" w14:textId="23D9F260">
          <w:pPr>
            <w:pStyle w:val="Header"/>
            <w:tabs>
              <w:tab w:val="right" w:pos="8640"/>
            </w:tabs>
            <w:rPr>
              <w:rStyle w:val="Filename"/>
              <w:b/>
              <w:szCs w:val="22"/>
            </w:rPr>
          </w:pPr>
        </w:p>
      </w:tc>
    </w:tr>
  </w:tbl>
  <w:p w:rsidR="00247852" w:rsidP="00435CC4" w:rsidRDefault="00247852" w14:paraId="624576E0" w14:textId="77777777">
    <w:pPr>
      <w:pStyle w:val="Header"/>
      <w:rPr>
        <w:rStyle w:val="Filenam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7852" w:rsidRDefault="00247852" w14:paraId="2BA562E4" w14:textId="77777777"/>
  <w:p w:rsidR="00247852" w:rsidRDefault="00247852" w14:paraId="02CF960E" w14:textId="77777777"/>
  <w:p w:rsidR="00247852" w:rsidRDefault="00247852" w14:paraId="70BC46AA"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7852" w:rsidRDefault="00247852" w14:paraId="67D9FCB3" w14:textId="77777777">
    <w:pPr>
      <w:pStyle w:val="Header"/>
    </w:pPr>
  </w:p>
  <w:p w:rsidR="00247852" w:rsidRDefault="00247852" w14:paraId="30C03E0A"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D3500" w:rsidR="008846E9" w:rsidP="008846E9" w:rsidRDefault="008846E9" w14:paraId="4172015F" w14:textId="2E48C5DF">
    <w:pPr>
      <w:jc w:val="right"/>
      <w:rPr>
        <w:b/>
        <w:bCs/>
        <w:sz w:val="20"/>
        <w:szCs w:val="20"/>
      </w:rPr>
    </w:pPr>
    <w:r w:rsidRPr="00FD3500">
      <w:rPr>
        <w:b/>
        <w:bCs/>
        <w:sz w:val="20"/>
        <w:szCs w:val="20"/>
      </w:rPr>
      <w:t>Annexure </w:t>
    </w:r>
    <w:r>
      <w:rPr>
        <w:b/>
        <w:bCs/>
        <w:sz w:val="20"/>
        <w:szCs w:val="20"/>
      </w:rPr>
      <w:t>A</w:t>
    </w:r>
    <w:r w:rsidRPr="00FD3500">
      <w:rPr>
        <w:b/>
        <w:bCs/>
        <w:sz w:val="20"/>
        <w:szCs w:val="20"/>
      </w:rPr>
      <w:t xml:space="preserve"> – Template Board </w:t>
    </w:r>
  </w:p>
  <w:p w:rsidR="00247852" w:rsidP="00384E22" w:rsidRDefault="00247852" w14:paraId="056D99E4" w14:textId="77777777">
    <w:pPr>
      <w:pStyle w:val="Header"/>
    </w:pPr>
  </w:p>
  <w:p w:rsidR="00247852" w:rsidRDefault="00247852" w14:paraId="58B56B23"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264" w:rsidRDefault="00227264" w14:paraId="5E87583D"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777A6" w:rsidR="00227264" w:rsidP="00E30EAC" w:rsidRDefault="00FA16B5" w14:paraId="03CBDABA" w14:textId="77777777">
    <w:pPr>
      <w:pStyle w:val="Header"/>
      <w:rPr>
        <w:rFonts w:ascii="Century Gothic" w:hAnsi="Century Gothic"/>
        <w:b/>
        <w:bCs/>
        <w:sz w:val="18"/>
        <w:szCs w:val="18"/>
      </w:rPr>
    </w:pPr>
    <w:r>
      <w:rPr>
        <w:rFonts w:ascii="Century Gothic" w:hAnsi="Century Gothic"/>
        <w:b/>
        <w:bCs/>
        <w:sz w:val="18"/>
        <w:szCs w:val="18"/>
      </w:rPr>
      <w:tab/>
    </w:r>
    <w:r>
      <w:rPr>
        <w:rFonts w:ascii="Century Gothic" w:hAnsi="Century Gothic"/>
        <w:b/>
        <w:bCs/>
        <w:sz w:val="18"/>
        <w:szCs w:val="18"/>
      </w:rPr>
      <w:tab/>
    </w:r>
    <w:r>
      <w:rPr>
        <w:rFonts w:ascii="Century Gothic" w:hAnsi="Century Gothic"/>
        <w:b/>
        <w:bCs/>
        <w:sz w:val="18"/>
        <w:szCs w:val="18"/>
      </w:rPr>
      <w:tab/>
    </w:r>
    <w:r>
      <w:rPr>
        <w:rFonts w:ascii="Century Gothic" w:hAnsi="Century Gothic"/>
        <w:b/>
        <w:bCs/>
        <w:sz w:val="18"/>
        <w:szCs w:val="18"/>
      </w:rPr>
      <w:tab/>
    </w:r>
  </w:p>
  <w:p w:rsidRPr="00FF417D" w:rsidR="00227264" w:rsidP="000461E6" w:rsidRDefault="00227264" w14:paraId="3E92B529" w14:textId="77777777">
    <w:pPr>
      <w:pStyle w:val="Header"/>
      <w:rPr>
        <w:rFonts w:ascii="Century Gothic" w:hAnsi="Century Gothic"/>
        <w:b/>
        <w:bCs/>
        <w:sz w:val="18"/>
        <w:szCs w:val="18"/>
      </w:rPr>
    </w:pPr>
  </w:p>
  <w:p w:rsidR="00227264" w:rsidRDefault="00227264" w14:paraId="1D3CCA73"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D3500" w:rsidR="008846E9" w:rsidP="008846E9" w:rsidRDefault="008846E9" w14:paraId="1615A6BC" w14:textId="77777777">
    <w:pPr>
      <w:jc w:val="right"/>
      <w:rPr>
        <w:b/>
        <w:bCs/>
        <w:sz w:val="20"/>
        <w:szCs w:val="20"/>
      </w:rPr>
    </w:pPr>
    <w:r w:rsidRPr="00FD3500">
      <w:rPr>
        <w:b/>
        <w:bCs/>
        <w:sz w:val="20"/>
        <w:szCs w:val="20"/>
      </w:rPr>
      <w:t>Annexure </w:t>
    </w:r>
    <w:r>
      <w:rPr>
        <w:b/>
        <w:bCs/>
        <w:sz w:val="20"/>
        <w:szCs w:val="20"/>
      </w:rPr>
      <w:t>B</w:t>
    </w:r>
    <w:r w:rsidRPr="00FD3500">
      <w:rPr>
        <w:b/>
        <w:bCs/>
        <w:sz w:val="20"/>
        <w:szCs w:val="20"/>
      </w:rPr>
      <w:t xml:space="preserve"> – Template Board resolution</w:t>
    </w:r>
    <w:r>
      <w:rPr>
        <w:b/>
        <w:bCs/>
        <w:sz w:val="20"/>
        <w:szCs w:val="20"/>
      </w:rPr>
      <w:t xml:space="preserve"> for Guarantor</w:t>
    </w:r>
  </w:p>
  <w:p w:rsidR="00227264" w:rsidRDefault="00227264" w14:paraId="3CE10E5D" w14:textId="77777777"/>
  <w:p w:rsidR="00227264" w:rsidRDefault="00227264" w14:paraId="20F0DAFB" w14:textId="7777777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264" w:rsidRDefault="00227264" w14:paraId="5BF486BB"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777A6" w:rsidR="00227264" w:rsidP="00E30EAC" w:rsidRDefault="00FA16B5" w14:paraId="40C8F6EB" w14:textId="77777777">
    <w:pPr>
      <w:pStyle w:val="Header"/>
      <w:rPr>
        <w:rFonts w:ascii="Century Gothic" w:hAnsi="Century Gothic"/>
        <w:b/>
        <w:bCs/>
        <w:sz w:val="18"/>
        <w:szCs w:val="18"/>
      </w:rPr>
    </w:pPr>
    <w:r>
      <w:rPr>
        <w:rFonts w:ascii="Century Gothic" w:hAnsi="Century Gothic"/>
        <w:b/>
        <w:bCs/>
        <w:sz w:val="18"/>
        <w:szCs w:val="18"/>
      </w:rPr>
      <w:tab/>
    </w:r>
    <w:r>
      <w:rPr>
        <w:rFonts w:ascii="Century Gothic" w:hAnsi="Century Gothic"/>
        <w:b/>
        <w:bCs/>
        <w:sz w:val="18"/>
        <w:szCs w:val="18"/>
      </w:rPr>
      <w:tab/>
    </w:r>
    <w:r>
      <w:rPr>
        <w:rFonts w:ascii="Century Gothic" w:hAnsi="Century Gothic"/>
        <w:b/>
        <w:bCs/>
        <w:sz w:val="18"/>
        <w:szCs w:val="18"/>
      </w:rPr>
      <w:tab/>
    </w:r>
    <w:r>
      <w:rPr>
        <w:rFonts w:ascii="Century Gothic" w:hAnsi="Century Gothic"/>
        <w:b/>
        <w:bCs/>
        <w:sz w:val="18"/>
        <w:szCs w:val="18"/>
      </w:rPr>
      <w:tab/>
    </w:r>
  </w:p>
  <w:p w:rsidRPr="00FF417D" w:rsidR="00227264" w:rsidP="000461E6" w:rsidRDefault="00227264" w14:paraId="78B5628B" w14:textId="77777777">
    <w:pPr>
      <w:pStyle w:val="Header"/>
      <w:rPr>
        <w:rFonts w:ascii="Century Gothic" w:hAnsi="Century Gothic"/>
        <w:b/>
        <w:bCs/>
        <w:sz w:val="18"/>
        <w:szCs w:val="18"/>
      </w:rPr>
    </w:pPr>
  </w:p>
  <w:p w:rsidR="00227264" w:rsidRDefault="00227264" w14:paraId="61927225" w14:textId="7777777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D3500" w:rsidR="006F5EF1" w:rsidP="006F5EF1" w:rsidRDefault="006F5EF1" w14:paraId="26518E01" w14:textId="0B118016">
    <w:pPr>
      <w:jc w:val="right"/>
      <w:rPr>
        <w:b/>
        <w:bCs/>
        <w:sz w:val="20"/>
        <w:szCs w:val="20"/>
      </w:rPr>
    </w:pPr>
    <w:r w:rsidRPr="00FD3500">
      <w:rPr>
        <w:b/>
        <w:bCs/>
        <w:sz w:val="20"/>
        <w:szCs w:val="20"/>
      </w:rPr>
      <w:t>Annexure </w:t>
    </w:r>
    <w:r>
      <w:rPr>
        <w:b/>
        <w:bCs/>
        <w:sz w:val="20"/>
        <w:szCs w:val="20"/>
      </w:rPr>
      <w:t>C</w:t>
    </w:r>
    <w:r w:rsidRPr="00FD3500">
      <w:rPr>
        <w:b/>
        <w:bCs/>
        <w:sz w:val="20"/>
        <w:szCs w:val="20"/>
      </w:rPr>
      <w:t xml:space="preserve"> – Template </w:t>
    </w:r>
    <w:r w:rsidR="008846E9">
      <w:rPr>
        <w:b/>
        <w:bCs/>
        <w:sz w:val="20"/>
        <w:szCs w:val="20"/>
      </w:rPr>
      <w:t>Shareholders</w:t>
    </w:r>
    <w:r w:rsidRPr="00FD3500">
      <w:rPr>
        <w:b/>
        <w:bCs/>
        <w:sz w:val="20"/>
        <w:szCs w:val="20"/>
      </w:rPr>
      <w:t xml:space="preserve"> resolution</w:t>
    </w:r>
    <w:r>
      <w:rPr>
        <w:b/>
        <w:bCs/>
        <w:sz w:val="20"/>
        <w:szCs w:val="20"/>
      </w:rPr>
      <w:t xml:space="preserve"> for Guarantor</w:t>
    </w:r>
  </w:p>
  <w:p w:rsidR="00227264" w:rsidRDefault="00227264" w14:paraId="27D1FA8B" w14:textId="77777777"/>
  <w:p w:rsidR="00227264" w:rsidRDefault="00227264" w14:paraId="3D85765F" w14:textId="77777777"/>
</w:hdr>
</file>

<file path=word/header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30"/>
      <w:gridCol w:w="2830"/>
      <w:gridCol w:w="2830"/>
    </w:tblGrid>
    <w:tr w:rsidR="61A25811" w:rsidTr="61A25811" w14:paraId="2840E9C8">
      <w:trPr>
        <w:trHeight w:val="300"/>
      </w:trPr>
      <w:tc>
        <w:tcPr>
          <w:tcW w:w="2830" w:type="dxa"/>
          <w:tcMar/>
        </w:tcPr>
        <w:p w:rsidR="61A25811" w:rsidP="61A25811" w:rsidRDefault="61A25811" w14:paraId="42BDDABA" w14:textId="2F78EDDA">
          <w:pPr>
            <w:pStyle w:val="Header"/>
            <w:bidi w:val="0"/>
            <w:ind w:left="-115"/>
            <w:jc w:val="left"/>
          </w:pPr>
        </w:p>
      </w:tc>
      <w:tc>
        <w:tcPr>
          <w:tcW w:w="2830" w:type="dxa"/>
          <w:tcMar/>
        </w:tcPr>
        <w:p w:rsidR="61A25811" w:rsidP="61A25811" w:rsidRDefault="61A25811" w14:paraId="492A29B2" w14:textId="028F034B">
          <w:pPr>
            <w:pStyle w:val="Header"/>
            <w:bidi w:val="0"/>
            <w:jc w:val="center"/>
          </w:pPr>
        </w:p>
      </w:tc>
      <w:tc>
        <w:tcPr>
          <w:tcW w:w="2830" w:type="dxa"/>
          <w:tcMar/>
        </w:tcPr>
        <w:p w:rsidR="61A25811" w:rsidP="61A25811" w:rsidRDefault="61A25811" w14:paraId="25BF0616" w14:textId="536CFB96">
          <w:pPr>
            <w:pStyle w:val="Header"/>
            <w:bidi w:val="0"/>
            <w:ind w:right="-115"/>
            <w:jc w:val="right"/>
          </w:pPr>
        </w:p>
      </w:tc>
    </w:tr>
  </w:tbl>
  <w:p w:rsidR="61A25811" w:rsidP="61A25811" w:rsidRDefault="61A25811" w14:paraId="26537CE0" w14:textId="3B748DC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08AED5E"/>
    <w:lvl w:ilvl="0">
      <w:start w:val="1"/>
      <w:numFmt w:val="decimal"/>
      <w:pStyle w:val="ListNumber2"/>
      <w:lvlText w:val="%1."/>
      <w:lvlJc w:val="left"/>
      <w:pPr>
        <w:tabs>
          <w:tab w:val="num" w:pos="76"/>
        </w:tabs>
        <w:ind w:left="76" w:hanging="360"/>
      </w:pPr>
    </w:lvl>
  </w:abstractNum>
  <w:abstractNum w:abstractNumId="1" w15:restartNumberingAfterBreak="0">
    <w:nsid w:val="FFFFFF83"/>
    <w:multiLevelType w:val="singleLevel"/>
    <w:tmpl w:val="A16650EA"/>
    <w:lvl w:ilvl="0">
      <w:start w:val="1"/>
      <w:numFmt w:val="bullet"/>
      <w:pStyle w:val="ListBullet2"/>
      <w:lvlText w:val=""/>
      <w:lvlJc w:val="left"/>
      <w:pPr>
        <w:tabs>
          <w:tab w:val="num" w:pos="643"/>
        </w:tabs>
        <w:ind w:left="643" w:hanging="360"/>
      </w:pPr>
      <w:rPr>
        <w:rFonts w:hint="default" w:ascii="Symbol" w:hAnsi="Symbol"/>
      </w:rPr>
    </w:lvl>
  </w:abstractNum>
  <w:abstractNum w:abstractNumId="2" w15:restartNumberingAfterBreak="0">
    <w:nsid w:val="FFFFFF89"/>
    <w:multiLevelType w:val="singleLevel"/>
    <w:tmpl w:val="BEC04098"/>
    <w:lvl w:ilvl="0">
      <w:start w:val="1"/>
      <w:numFmt w:val="bullet"/>
      <w:pStyle w:val="ListBullet"/>
      <w:lvlText w:val=""/>
      <w:lvlJc w:val="left"/>
      <w:pPr>
        <w:tabs>
          <w:tab w:val="num" w:pos="360"/>
        </w:tabs>
        <w:ind w:left="360" w:hanging="360"/>
      </w:pPr>
      <w:rPr>
        <w:rFonts w:hint="default" w:ascii="Symbol" w:hAnsi="Symbol"/>
      </w:rPr>
    </w:lvl>
  </w:abstractNum>
  <w:abstractNum w:abstractNumId="3" w15:restartNumberingAfterBreak="0">
    <w:nsid w:val="01925FD1"/>
    <w:multiLevelType w:val="multilevel"/>
    <w:tmpl w:val="9C2A6C54"/>
    <w:lvl w:ilvl="0">
      <w:start w:val="1"/>
      <w:numFmt w:val="upperRoman"/>
      <w:pStyle w:val="BowRomanListBig7"/>
      <w:lvlText w:val="%1."/>
      <w:lvlJc w:val="left"/>
      <w:pPr>
        <w:tabs>
          <w:tab w:val="num" w:pos="2268"/>
        </w:tabs>
        <w:ind w:left="2268" w:hanging="226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4473AD2"/>
    <w:multiLevelType w:val="multilevel"/>
    <w:tmpl w:val="1B8AC55C"/>
    <w:lvl w:ilvl="0">
      <w:start w:val="1"/>
      <w:numFmt w:val="upperLetter"/>
      <w:pStyle w:val="BowAlphaUpper4"/>
      <w:lvlText w:val="%1."/>
      <w:lvlJc w:val="left"/>
      <w:pPr>
        <w:tabs>
          <w:tab w:val="num" w:pos="1418"/>
        </w:tabs>
        <w:ind w:left="1418" w:hanging="141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5E83449"/>
    <w:multiLevelType w:val="multilevel"/>
    <w:tmpl w:val="A8D478DE"/>
    <w:lvl w:ilvl="0">
      <w:start w:val="1"/>
      <w:numFmt w:val="decimal"/>
      <w:pStyle w:val="BowAnnexHeading1AltShiftQ"/>
      <w:lvlText w:val="%1."/>
      <w:lvlJc w:val="left"/>
      <w:pPr>
        <w:tabs>
          <w:tab w:val="num" w:pos="567"/>
        </w:tabs>
        <w:ind w:left="567" w:hanging="567"/>
      </w:pPr>
      <w:rPr>
        <w:rFonts w:hint="default"/>
        <w:b w:val="0"/>
      </w:rPr>
    </w:lvl>
    <w:lvl w:ilvl="1">
      <w:start w:val="1"/>
      <w:numFmt w:val="decimal"/>
      <w:pStyle w:val="BowAnnexHeading2AltShiftA"/>
      <w:lvlText w:val="%1.%2"/>
      <w:lvlJc w:val="left"/>
      <w:pPr>
        <w:tabs>
          <w:tab w:val="num" w:pos="851"/>
        </w:tabs>
        <w:ind w:left="851" w:hanging="851"/>
      </w:pPr>
      <w:rPr>
        <w:rFonts w:hint="default"/>
        <w:b w:val="0"/>
      </w:rPr>
    </w:lvl>
    <w:lvl w:ilvl="2">
      <w:start w:val="1"/>
      <w:numFmt w:val="decimal"/>
      <w:pStyle w:val="BowAnnexHeading3AltShiftZ"/>
      <w:lvlText w:val="%1.%2.%3"/>
      <w:lvlJc w:val="left"/>
      <w:pPr>
        <w:tabs>
          <w:tab w:val="num" w:pos="1134"/>
        </w:tabs>
        <w:ind w:left="1134" w:hanging="1134"/>
      </w:pPr>
      <w:rPr>
        <w:rFonts w:hint="default"/>
        <w:i w:val="0"/>
      </w:rPr>
    </w:lvl>
    <w:lvl w:ilvl="3">
      <w:start w:val="1"/>
      <w:numFmt w:val="decimal"/>
      <w:pStyle w:val="BowAnnexHeading4AltShiftX"/>
      <w:lvlText w:val="%1.%2.%3.%4"/>
      <w:lvlJc w:val="left"/>
      <w:pPr>
        <w:tabs>
          <w:tab w:val="num" w:pos="1418"/>
        </w:tabs>
        <w:ind w:left="1418" w:hanging="1418"/>
      </w:pPr>
      <w:rPr>
        <w:rFonts w:hint="default"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BowAnnexHeading5AltShiftC"/>
      <w:lvlText w:val="%1.%2.%3.%4.%5"/>
      <w:lvlJc w:val="left"/>
      <w:pPr>
        <w:tabs>
          <w:tab w:val="num" w:pos="1701"/>
        </w:tabs>
        <w:ind w:left="1701" w:hanging="1701"/>
      </w:pPr>
      <w:rPr>
        <w:rFonts w:hint="default"/>
        <w:i w:val="0"/>
      </w:rPr>
    </w:lvl>
    <w:lvl w:ilvl="5">
      <w:start w:val="1"/>
      <w:numFmt w:val="decimal"/>
      <w:pStyle w:val="BowAnnexHeading6AltShiftV"/>
      <w:lvlText w:val="%1.%2.%3.%4.%5.%6"/>
      <w:lvlJc w:val="left"/>
      <w:pPr>
        <w:tabs>
          <w:tab w:val="num" w:pos="1985"/>
        </w:tabs>
        <w:ind w:left="1985" w:hanging="1985"/>
      </w:pPr>
      <w:rPr>
        <w:rFonts w:hint="default"/>
        <w:i w:val="0"/>
      </w:rPr>
    </w:lvl>
    <w:lvl w:ilvl="6">
      <w:start w:val="1"/>
      <w:numFmt w:val="decimal"/>
      <w:pStyle w:val="BowAnnexHeading1AltShiftQ"/>
      <w:lvlText w:val="%1.%2.%3.%4.%5.%6.%7"/>
      <w:lvlJc w:val="left"/>
      <w:pPr>
        <w:tabs>
          <w:tab w:val="num" w:pos="2268"/>
        </w:tabs>
        <w:ind w:left="2268" w:hanging="2268"/>
      </w:pPr>
      <w:rPr>
        <w:rFonts w:hint="default"/>
        <w:i w:val="0"/>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08EC069A"/>
    <w:multiLevelType w:val="hybridMultilevel"/>
    <w:tmpl w:val="BC4ADA66"/>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E784648"/>
    <w:multiLevelType w:val="multilevel"/>
    <w:tmpl w:val="BCFA54F2"/>
    <w:lvl w:ilvl="0">
      <w:start w:val="1"/>
      <w:numFmt w:val="upperLetter"/>
      <w:pStyle w:val="Annexures"/>
      <w:suff w:val="space"/>
      <w:lvlText w:val="Annexure %1"/>
      <w:lvlJc w:val="left"/>
      <w:pPr>
        <w:ind w:left="0" w:firstLine="0"/>
      </w:pPr>
      <w:rPr>
        <w:rFonts w:hint="default" w:ascii="Arial" w:hAnsi="Arial"/>
        <w:b/>
        <w:i w:val="0"/>
        <w:sz w:val="20"/>
        <w:szCs w:val="20"/>
        <w:u w:val="none"/>
      </w:rPr>
    </w:lvl>
    <w:lvl w:ilvl="1">
      <w:start w:val="1"/>
      <w:numFmt w:val="decimal"/>
      <w:isLgl/>
      <w:lvlText w:val="%1.%2"/>
      <w:lvlJc w:val="left"/>
      <w:pPr>
        <w:tabs>
          <w:tab w:val="num" w:pos="1656"/>
        </w:tabs>
        <w:ind w:left="1656" w:hanging="936"/>
      </w:pPr>
      <w:rPr>
        <w:rFonts w:hint="default"/>
        <w:u w:val="none"/>
      </w:rPr>
    </w:lvl>
    <w:lvl w:ilvl="2">
      <w:start w:val="1"/>
      <w:numFmt w:val="decimal"/>
      <w:isLgl/>
      <w:lvlText w:val="%1.%2.%3"/>
      <w:lvlJc w:val="left"/>
      <w:pPr>
        <w:tabs>
          <w:tab w:val="num" w:pos="2736"/>
        </w:tabs>
        <w:ind w:left="2736" w:hanging="1080"/>
      </w:pPr>
      <w:rPr>
        <w:rFonts w:hint="default"/>
        <w:u w:val="none"/>
      </w:rPr>
    </w:lvl>
    <w:lvl w:ilvl="3">
      <w:start w:val="1"/>
      <w:numFmt w:val="decimal"/>
      <w:isLgl/>
      <w:lvlText w:val="%1.%2.%3.%4"/>
      <w:lvlJc w:val="left"/>
      <w:pPr>
        <w:tabs>
          <w:tab w:val="num" w:pos="4320"/>
        </w:tabs>
        <w:ind w:left="4320" w:hanging="1440"/>
      </w:pPr>
      <w:rPr>
        <w:rFonts w:hint="default"/>
        <w:u w:val="none"/>
      </w:rPr>
    </w:lvl>
    <w:lvl w:ilvl="4">
      <w:start w:val="1"/>
      <w:numFmt w:val="decimal"/>
      <w:isLgl/>
      <w:lvlText w:val="%1.%2.%3.%4.%5"/>
      <w:lvlJc w:val="left"/>
      <w:pPr>
        <w:tabs>
          <w:tab w:val="num" w:pos="4320"/>
        </w:tabs>
        <w:ind w:left="4320" w:hanging="1440"/>
      </w:pPr>
      <w:rPr>
        <w:rFonts w:hint="default"/>
        <w:u w:val="none"/>
      </w:rPr>
    </w:lvl>
    <w:lvl w:ilvl="5">
      <w:start w:val="1"/>
      <w:numFmt w:val="decimal"/>
      <w:isLgl/>
      <w:lvlText w:val="%1.%2.%3.%4.%5.%6"/>
      <w:lvlJc w:val="left"/>
      <w:pPr>
        <w:tabs>
          <w:tab w:val="num" w:pos="5328"/>
        </w:tabs>
        <w:ind w:left="5328" w:hanging="1728"/>
      </w:pPr>
      <w:rPr>
        <w:rFonts w:hint="default"/>
        <w:u w:val="none"/>
      </w:rPr>
    </w:lvl>
    <w:lvl w:ilvl="6">
      <w:start w:val="1"/>
      <w:numFmt w:val="decimal"/>
      <w:isLgl/>
      <w:lvlText w:val="%1.%2.%3.%4.%5.%6.%7"/>
      <w:lvlJc w:val="left"/>
      <w:pPr>
        <w:tabs>
          <w:tab w:val="num" w:pos="6192"/>
        </w:tabs>
        <w:ind w:left="6192" w:hanging="1872"/>
      </w:pPr>
      <w:rPr>
        <w:rFonts w:hint="default"/>
        <w:u w:val="none"/>
      </w:rPr>
    </w:lvl>
    <w:lvl w:ilvl="7">
      <w:start w:val="1"/>
      <w:numFmt w:val="decimal"/>
      <w:isLgl/>
      <w:lvlText w:val="%1.%2.%3.%4.%5.%6.%7.%8"/>
      <w:lvlJc w:val="left"/>
      <w:pPr>
        <w:tabs>
          <w:tab w:val="num" w:pos="7128"/>
        </w:tabs>
        <w:ind w:left="7128" w:hanging="2088"/>
      </w:pPr>
      <w:rPr>
        <w:rFonts w:hint="default"/>
        <w:u w:val="none"/>
      </w:rPr>
    </w:lvl>
    <w:lvl w:ilvl="8">
      <w:start w:val="1"/>
      <w:numFmt w:val="decimal"/>
      <w:isLgl/>
      <w:lvlText w:val="%1.%2.%3.%4.%5.%6.%7.%8.%9"/>
      <w:lvlJc w:val="left"/>
      <w:pPr>
        <w:tabs>
          <w:tab w:val="num" w:pos="8064"/>
        </w:tabs>
        <w:ind w:left="8064" w:hanging="2304"/>
      </w:pPr>
      <w:rPr>
        <w:rFonts w:hint="default"/>
        <w:u w:val="none"/>
      </w:rPr>
    </w:lvl>
  </w:abstractNum>
  <w:abstractNum w:abstractNumId="8" w15:restartNumberingAfterBreak="0">
    <w:nsid w:val="0F3D523F"/>
    <w:multiLevelType w:val="multilevel"/>
    <w:tmpl w:val="DDA499CC"/>
    <w:lvl w:ilvl="0">
      <w:start w:val="1"/>
      <w:numFmt w:val="upperLetter"/>
      <w:pStyle w:val="BowAlphaUpper3"/>
      <w:lvlText w:val="%1."/>
      <w:lvlJc w:val="left"/>
      <w:pPr>
        <w:tabs>
          <w:tab w:val="num" w:pos="1134"/>
        </w:tabs>
        <w:ind w:left="1134" w:hanging="113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0FEF671F"/>
    <w:multiLevelType w:val="multilevel"/>
    <w:tmpl w:val="BA6EA1B2"/>
    <w:lvl w:ilvl="0">
      <w:start w:val="1"/>
      <w:numFmt w:val="bullet"/>
      <w:pStyle w:val="BowBullet1"/>
      <w:lvlText w:val="•"/>
      <w:lvlJc w:val="left"/>
      <w:pPr>
        <w:tabs>
          <w:tab w:val="num" w:pos="567"/>
        </w:tabs>
        <w:ind w:left="567" w:hanging="567"/>
      </w:pPr>
      <w:rPr>
        <w:rFonts w:hint="default" w:ascii="Arial" w:hAnsi="Arial"/>
        <w:b w:val="0"/>
        <w:i w:val="0"/>
        <w:color w:val="auto"/>
        <w:w w:val="131"/>
        <w:sz w:val="20"/>
        <w:szCs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128C3446"/>
    <w:multiLevelType w:val="multilevel"/>
    <w:tmpl w:val="7D6AD038"/>
    <w:lvl w:ilvl="0">
      <w:start w:val="1"/>
      <w:numFmt w:val="lowerLetter"/>
      <w:pStyle w:val="BowAlphaLower4"/>
      <w:lvlText w:val="%1."/>
      <w:lvlJc w:val="left"/>
      <w:pPr>
        <w:tabs>
          <w:tab w:val="num" w:pos="1418"/>
        </w:tabs>
        <w:ind w:left="1418" w:hanging="141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B6D5612"/>
    <w:multiLevelType w:val="multilevel"/>
    <w:tmpl w:val="1610DFD8"/>
    <w:lvl w:ilvl="0">
      <w:start w:val="1"/>
      <w:numFmt w:val="decimal"/>
      <w:lvlText w:val="%1."/>
      <w:lvlJc w:val="left"/>
      <w:pPr>
        <w:tabs>
          <w:tab w:val="num" w:pos="510"/>
        </w:tabs>
        <w:ind w:left="510" w:hanging="510"/>
      </w:pPr>
      <w:rPr>
        <w:rFonts w:hint="default"/>
        <w:b w:val="0"/>
        <w:i w:val="0"/>
      </w:rPr>
    </w:lvl>
    <w:lvl w:ilvl="1">
      <w:start w:val="1"/>
      <w:numFmt w:val="decimal"/>
      <w:lvlText w:val="%1.%2"/>
      <w:lvlJc w:val="left"/>
      <w:pPr>
        <w:tabs>
          <w:tab w:val="num" w:pos="1021"/>
        </w:tabs>
        <w:ind w:left="1021" w:hanging="1021"/>
      </w:pPr>
      <w:rPr>
        <w:rFonts w:hint="default"/>
        <w:b w:val="0"/>
        <w:i w:val="0"/>
      </w:rPr>
    </w:lvl>
    <w:lvl w:ilvl="2">
      <w:start w:val="1"/>
      <w:numFmt w:val="decimal"/>
      <w:lvlText w:val="%1.%2.%3"/>
      <w:lvlJc w:val="left"/>
      <w:pPr>
        <w:tabs>
          <w:tab w:val="num" w:pos="1531"/>
        </w:tabs>
        <w:ind w:left="1531" w:hanging="1531"/>
      </w:pPr>
      <w:rPr>
        <w:rFonts w:hint="default"/>
        <w:b w:val="0"/>
        <w:i w:val="0"/>
      </w:rPr>
    </w:lvl>
    <w:lvl w:ilvl="3">
      <w:start w:val="1"/>
      <w:numFmt w:val="decimal"/>
      <w:lvlText w:val="%1.%2.%3.%4"/>
      <w:lvlJc w:val="left"/>
      <w:pPr>
        <w:tabs>
          <w:tab w:val="num" w:pos="2041"/>
        </w:tabs>
        <w:ind w:left="2041" w:hanging="2041"/>
      </w:pPr>
      <w:rPr>
        <w:rFonts w:hint="default"/>
        <w:b w:val="0"/>
        <w:i w:val="0"/>
      </w:rPr>
    </w:lvl>
    <w:lvl w:ilvl="4">
      <w:start w:val="1"/>
      <w:numFmt w:val="decimal"/>
      <w:lvlText w:val="%1.%2.%3.%4.%5"/>
      <w:lvlJc w:val="left"/>
      <w:pPr>
        <w:tabs>
          <w:tab w:val="num" w:pos="2552"/>
        </w:tabs>
        <w:ind w:left="2552" w:hanging="2552"/>
      </w:pPr>
      <w:rPr>
        <w:rFonts w:hint="default"/>
        <w:b w:val="0"/>
        <w:i w:val="0"/>
      </w:rPr>
    </w:lvl>
    <w:lvl w:ilvl="5">
      <w:start w:val="1"/>
      <w:numFmt w:val="decimal"/>
      <w:lvlText w:val="%1.%2.%3.%4.%5.%6"/>
      <w:lvlJc w:val="left"/>
      <w:pPr>
        <w:tabs>
          <w:tab w:val="num" w:pos="3062"/>
        </w:tabs>
        <w:ind w:left="3062" w:hanging="3062"/>
      </w:pPr>
      <w:rPr>
        <w:rFonts w:hint="default"/>
        <w:b w:val="0"/>
        <w:i w:val="0"/>
      </w:rPr>
    </w:lvl>
    <w:lvl w:ilvl="6">
      <w:start w:val="1"/>
      <w:numFmt w:val="decimal"/>
      <w:pStyle w:val="WWAnnexList7"/>
      <w:lvlText w:val="%1.%2.%3.%4.%5.%6.%7"/>
      <w:lvlJc w:val="left"/>
      <w:pPr>
        <w:tabs>
          <w:tab w:val="num" w:pos="3572"/>
        </w:tabs>
        <w:ind w:left="3572" w:hanging="3572"/>
      </w:pPr>
      <w:rPr>
        <w:rFonts w:hint="default"/>
        <w:b w:val="0"/>
        <w:i w:val="0"/>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0563D20"/>
    <w:multiLevelType w:val="multilevel"/>
    <w:tmpl w:val="3650289E"/>
    <w:lvl w:ilvl="0">
      <w:start w:val="1"/>
      <w:numFmt w:val="decimal"/>
      <w:lvlText w:val="%1."/>
      <w:lvlJc w:val="left"/>
      <w:pPr>
        <w:ind w:left="644" w:hanging="360"/>
      </w:pPr>
      <w:rPr>
        <w:rFonts w:hint="default"/>
        <w:b w:val="0"/>
        <w:bCs/>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b w:val="0"/>
        <w:b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4C00249"/>
    <w:multiLevelType w:val="multilevel"/>
    <w:tmpl w:val="A4AAA2AA"/>
    <w:lvl w:ilvl="0">
      <w:start w:val="1"/>
      <w:numFmt w:val="bullet"/>
      <w:pStyle w:val="BowBullet5"/>
      <w:lvlText w:val="•"/>
      <w:lvlJc w:val="left"/>
      <w:pPr>
        <w:tabs>
          <w:tab w:val="num" w:pos="1701"/>
        </w:tabs>
        <w:ind w:left="1701" w:hanging="1701"/>
      </w:pPr>
      <w:rPr>
        <w:rFonts w:hint="default" w:ascii="Arial" w:hAnsi="Arial"/>
        <w:b w:val="0"/>
        <w:i w:val="0"/>
        <w:color w:val="auto"/>
        <w:w w:val="131"/>
        <w:sz w:val="20"/>
        <w:szCs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25E80195"/>
    <w:multiLevelType w:val="multilevel"/>
    <w:tmpl w:val="81729096"/>
    <w:lvl w:ilvl="0">
      <w:start w:val="1"/>
      <w:numFmt w:val="decimal"/>
      <w:pStyle w:val="BowLevel1HeadingAltQ"/>
      <w:lvlText w:val="%1."/>
      <w:lvlJc w:val="left"/>
      <w:pPr>
        <w:tabs>
          <w:tab w:val="num" w:pos="567"/>
        </w:tabs>
        <w:ind w:left="567" w:hanging="567"/>
      </w:pPr>
      <w:rPr>
        <w:rFonts w:hint="default" w:ascii="Arial" w:hAnsi="Arial" w:cs="Arial"/>
        <w:b w:val="0"/>
        <w:i w:val="0"/>
        <w:sz w:val="20"/>
        <w:szCs w:val="20"/>
      </w:rPr>
    </w:lvl>
    <w:lvl w:ilvl="1">
      <w:start w:val="1"/>
      <w:numFmt w:val="decimal"/>
      <w:pStyle w:val="BowLevel2HeadingAltA"/>
      <w:lvlText w:val="%1.%2"/>
      <w:lvlJc w:val="left"/>
      <w:pPr>
        <w:tabs>
          <w:tab w:val="num" w:pos="851"/>
        </w:tabs>
        <w:ind w:left="851" w:hanging="851"/>
      </w:pPr>
      <w:rPr>
        <w:rFonts w:hint="default" w:ascii="Arial" w:hAnsi="Arial" w:cs="Arial"/>
        <w:b w:val="0"/>
        <w:bCs w:val="0"/>
        <w:i w:val="0"/>
        <w:iCs w:val="0"/>
        <w:caps w:val="0"/>
        <w:smallCaps w:val="0"/>
        <w:strike w:val="0"/>
        <w:dstrike w:val="0"/>
        <w:noProof w:val="0"/>
        <w:vanish w:val="0"/>
        <w:color w:val="00000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owLevel1HeadingAltQ"/>
      <w:lvlText w:val="%1.%2.%3"/>
      <w:lvlJc w:val="left"/>
      <w:pPr>
        <w:tabs>
          <w:tab w:val="num" w:pos="1134"/>
        </w:tabs>
        <w:ind w:left="1134" w:hanging="113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BowLevel4HeadingAltX"/>
      <w:lvlText w:val="%1.%2.%3.%4"/>
      <w:lvlJc w:val="left"/>
      <w:pPr>
        <w:tabs>
          <w:tab w:val="num" w:pos="1418"/>
        </w:tabs>
        <w:ind w:left="1418" w:hanging="1418"/>
      </w:pPr>
      <w:rPr>
        <w:rFonts w:hint="default"/>
        <w:b w:val="0"/>
        <w:i w:val="0"/>
        <w:sz w:val="22"/>
        <w:szCs w:val="28"/>
      </w:rPr>
    </w:lvl>
    <w:lvl w:ilvl="4">
      <w:start w:val="1"/>
      <w:numFmt w:val="decimal"/>
      <w:pStyle w:val="BowLevel2HeadingAltA"/>
      <w:lvlText w:val="%1.%2.%3.%4.%5"/>
      <w:lvlJc w:val="left"/>
      <w:pPr>
        <w:tabs>
          <w:tab w:val="num" w:pos="1701"/>
        </w:tabs>
        <w:ind w:left="1701" w:hanging="1701"/>
      </w:pPr>
      <w:rPr>
        <w:rFonts w:hint="default"/>
        <w:b w:val="0"/>
        <w:i w:val="0"/>
        <w:sz w:val="18"/>
      </w:rPr>
    </w:lvl>
    <w:lvl w:ilvl="5">
      <w:start w:val="1"/>
      <w:numFmt w:val="decimal"/>
      <w:pStyle w:val="BowLevel6HeadingAltV"/>
      <w:lvlText w:val="%1.%2.%3.%4.%5.%6"/>
      <w:lvlJc w:val="left"/>
      <w:pPr>
        <w:tabs>
          <w:tab w:val="num" w:pos="1985"/>
        </w:tabs>
        <w:ind w:left="1985" w:hanging="1985"/>
      </w:pPr>
      <w:rPr>
        <w:rFonts w:hint="default"/>
        <w:b w:val="0"/>
        <w:i w:val="0"/>
        <w:sz w:val="18"/>
      </w:rPr>
    </w:lvl>
    <w:lvl w:ilvl="6">
      <w:start w:val="1"/>
      <w:numFmt w:val="decimal"/>
      <w:pStyle w:val="BowLevel7HeadingAltB"/>
      <w:lvlText w:val="%1.%2.%3.%4.%5.%6.%7"/>
      <w:lvlJc w:val="left"/>
      <w:pPr>
        <w:tabs>
          <w:tab w:val="num" w:pos="2268"/>
        </w:tabs>
        <w:ind w:left="2268" w:hanging="226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2690236D"/>
    <w:multiLevelType w:val="multilevel"/>
    <w:tmpl w:val="0D68B57E"/>
    <w:lvl w:ilvl="0">
      <w:start w:val="1"/>
      <w:numFmt w:val="decimal"/>
      <w:pStyle w:val="BowRecitalBracketsNumber"/>
      <w:lvlText w:val="(%1)"/>
      <w:lvlJc w:val="left"/>
      <w:pPr>
        <w:tabs>
          <w:tab w:val="num" w:pos="567"/>
        </w:tabs>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b w:val="0"/>
        <w:bCs/>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812685B"/>
    <w:multiLevelType w:val="multilevel"/>
    <w:tmpl w:val="7C40325C"/>
    <w:lvl w:ilvl="0">
      <w:start w:val="1"/>
      <w:numFmt w:val="upperRoman"/>
      <w:pStyle w:val="BowRomanListBig2"/>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8EA59F2"/>
    <w:multiLevelType w:val="multilevel"/>
    <w:tmpl w:val="BBA8C0F8"/>
    <w:lvl w:ilvl="0">
      <w:start w:val="1"/>
      <w:numFmt w:val="decimal"/>
      <w:pStyle w:val="BowAnnexList1AltShiftL"/>
      <w:lvlText w:val="%1."/>
      <w:lvlJc w:val="left"/>
      <w:pPr>
        <w:tabs>
          <w:tab w:val="num" w:pos="567"/>
        </w:tabs>
        <w:ind w:left="567" w:hanging="567"/>
      </w:pPr>
      <w:rPr>
        <w:rFonts w:hint="default"/>
      </w:rPr>
    </w:lvl>
    <w:lvl w:ilvl="1">
      <w:start w:val="1"/>
      <w:numFmt w:val="decimal"/>
      <w:pStyle w:val="BowAnnexList2AltShiftK"/>
      <w:lvlText w:val="%1.%2"/>
      <w:lvlJc w:val="left"/>
      <w:pPr>
        <w:tabs>
          <w:tab w:val="num" w:pos="851"/>
        </w:tabs>
        <w:ind w:left="851" w:hanging="851"/>
      </w:pPr>
      <w:rPr>
        <w:rFonts w:hint="default"/>
      </w:rPr>
    </w:lvl>
    <w:lvl w:ilvl="2">
      <w:start w:val="1"/>
      <w:numFmt w:val="decimal"/>
      <w:pStyle w:val="BowAnnexList3AltShiftJ"/>
      <w:lvlText w:val="%1.%2.%3"/>
      <w:lvlJc w:val="left"/>
      <w:pPr>
        <w:tabs>
          <w:tab w:val="num" w:pos="1134"/>
        </w:tabs>
        <w:ind w:left="1134" w:hanging="1134"/>
      </w:pPr>
      <w:rPr>
        <w:rFonts w:hint="default"/>
      </w:rPr>
    </w:lvl>
    <w:lvl w:ilvl="3">
      <w:start w:val="1"/>
      <w:numFmt w:val="decimal"/>
      <w:pStyle w:val="BowAnnexList4AltShiftH"/>
      <w:lvlText w:val="%1.%2.%3.%4"/>
      <w:lvlJc w:val="left"/>
      <w:pPr>
        <w:tabs>
          <w:tab w:val="num" w:pos="1418"/>
        </w:tabs>
        <w:ind w:left="1418" w:hanging="1418"/>
      </w:pPr>
      <w:rPr>
        <w:rFonts w:hint="default"/>
      </w:rPr>
    </w:lvl>
    <w:lvl w:ilvl="4">
      <w:start w:val="1"/>
      <w:numFmt w:val="decimal"/>
      <w:pStyle w:val="BowAnnexList5AltShiftG"/>
      <w:lvlText w:val="%1.%2.%3.%4.%5"/>
      <w:lvlJc w:val="left"/>
      <w:pPr>
        <w:tabs>
          <w:tab w:val="num" w:pos="1701"/>
        </w:tabs>
        <w:ind w:left="1701" w:hanging="1701"/>
      </w:pPr>
      <w:rPr>
        <w:rFonts w:hint="default"/>
      </w:rPr>
    </w:lvl>
    <w:lvl w:ilvl="5">
      <w:start w:val="1"/>
      <w:numFmt w:val="decimal"/>
      <w:pStyle w:val="BowAnnexList1AltShiftL"/>
      <w:lvlText w:val="%1.%2.%3.%4.%5.%6"/>
      <w:lvlJc w:val="left"/>
      <w:pPr>
        <w:tabs>
          <w:tab w:val="num" w:pos="1985"/>
        </w:tabs>
        <w:ind w:left="1985" w:hanging="1985"/>
      </w:pPr>
      <w:rPr>
        <w:rFonts w:hint="default"/>
      </w:rPr>
    </w:lvl>
    <w:lvl w:ilvl="6">
      <w:start w:val="1"/>
      <w:numFmt w:val="decimal"/>
      <w:pStyle w:val="BowAnnexList2AltShiftK"/>
      <w:lvlText w:val="%1.%2.%3.%4.%5.%6.%7"/>
      <w:lvlJc w:val="left"/>
      <w:pPr>
        <w:tabs>
          <w:tab w:val="num" w:pos="2268"/>
        </w:tabs>
        <w:ind w:left="2268" w:hanging="2268"/>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B255F06"/>
    <w:multiLevelType w:val="multilevel"/>
    <w:tmpl w:val="71F2C590"/>
    <w:lvl w:ilvl="0">
      <w:start w:val="1"/>
      <w:numFmt w:val="upperLetter"/>
      <w:pStyle w:val="BowAlphaUpper2"/>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2DE9740D"/>
    <w:multiLevelType w:val="hybridMultilevel"/>
    <w:tmpl w:val="38988EEC"/>
    <w:lvl w:ilvl="0" w:tplc="078E2634">
      <w:start w:val="1"/>
      <w:numFmt w:val="upperLetter"/>
      <w:lvlText w:val="%1."/>
      <w:lvlJc w:val="left"/>
      <w:pPr>
        <w:ind w:left="720" w:hanging="360"/>
      </w:pPr>
      <w:rPr>
        <w:b w:val="0"/>
      </w:rPr>
    </w:lvl>
    <w:lvl w:ilvl="1" w:tplc="A85092F4">
      <w:start w:val="1"/>
      <w:numFmt w:val="lowerRoman"/>
      <w:lvlText w:val="(%2)"/>
      <w:lvlJc w:val="left"/>
      <w:pPr>
        <w:ind w:left="1440" w:hanging="360"/>
      </w:pPr>
      <w:rPr>
        <w:rFonts w:hint="default"/>
      </w:r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2E066352"/>
    <w:multiLevelType w:val="multilevel"/>
    <w:tmpl w:val="7C44DEFE"/>
    <w:lvl w:ilvl="0">
      <w:start w:val="1"/>
      <w:numFmt w:val="upperLetter"/>
      <w:pStyle w:val="BowRecitalBracketsAlpha"/>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2ECD3663"/>
    <w:multiLevelType w:val="multilevel"/>
    <w:tmpl w:val="2B7C9AF6"/>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2" w15:restartNumberingAfterBreak="0">
    <w:nsid w:val="30112720"/>
    <w:multiLevelType w:val="multilevel"/>
    <w:tmpl w:val="EEC83828"/>
    <w:lvl w:ilvl="0">
      <w:start w:val="1"/>
      <w:numFmt w:val="lowerRoman"/>
      <w:pStyle w:val="BowRomanListSmall2"/>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04B7282"/>
    <w:multiLevelType w:val="multilevel"/>
    <w:tmpl w:val="4F027574"/>
    <w:lvl w:ilvl="0">
      <w:start w:val="1"/>
      <w:numFmt w:val="upperRoman"/>
      <w:pStyle w:val="BowRomanListBig1"/>
      <w:lvlText w:val="%1."/>
      <w:lvlJc w:val="left"/>
      <w:pPr>
        <w:tabs>
          <w:tab w:val="num" w:pos="567"/>
        </w:tabs>
        <w:ind w:left="567" w:hanging="567"/>
      </w:pPr>
      <w:rPr>
        <w:rFonts w:hint="default"/>
      </w:rPr>
    </w:lvl>
    <w:lvl w:ilvl="1">
      <w:start w:val="1"/>
      <w:numFmt w:val="lowerLetter"/>
      <w:lvlText w:val="%2."/>
      <w:lvlJc w:val="left"/>
      <w:pPr>
        <w:ind w:left="851" w:hanging="567"/>
      </w:pPr>
      <w:rPr>
        <w:rFonts w:hint="default"/>
      </w:rPr>
    </w:lvl>
    <w:lvl w:ilvl="2">
      <w:start w:val="1"/>
      <w:numFmt w:val="lowerRoman"/>
      <w:lvlText w:val="%3."/>
      <w:lvlJc w:val="right"/>
      <w:pPr>
        <w:ind w:left="1135" w:hanging="567"/>
      </w:pPr>
      <w:rPr>
        <w:rFonts w:hint="default"/>
      </w:rPr>
    </w:lvl>
    <w:lvl w:ilvl="3">
      <w:start w:val="1"/>
      <w:numFmt w:val="decimal"/>
      <w:lvlText w:val="%4."/>
      <w:lvlJc w:val="left"/>
      <w:pPr>
        <w:ind w:left="1419" w:hanging="567"/>
      </w:pPr>
      <w:rPr>
        <w:rFonts w:hint="default"/>
      </w:rPr>
    </w:lvl>
    <w:lvl w:ilvl="4">
      <w:start w:val="1"/>
      <w:numFmt w:val="lowerLetter"/>
      <w:lvlText w:val="%5."/>
      <w:lvlJc w:val="left"/>
      <w:pPr>
        <w:ind w:left="1703" w:hanging="567"/>
      </w:pPr>
      <w:rPr>
        <w:rFonts w:hint="default"/>
      </w:rPr>
    </w:lvl>
    <w:lvl w:ilvl="5">
      <w:start w:val="1"/>
      <w:numFmt w:val="lowerRoman"/>
      <w:lvlText w:val="%6."/>
      <w:lvlJc w:val="right"/>
      <w:pPr>
        <w:ind w:left="1987" w:hanging="567"/>
      </w:pPr>
      <w:rPr>
        <w:rFonts w:hint="default"/>
      </w:rPr>
    </w:lvl>
    <w:lvl w:ilvl="6">
      <w:start w:val="1"/>
      <w:numFmt w:val="decimal"/>
      <w:lvlText w:val="%7."/>
      <w:lvlJc w:val="left"/>
      <w:pPr>
        <w:ind w:left="2271" w:hanging="567"/>
      </w:pPr>
      <w:rPr>
        <w:rFonts w:hint="default"/>
      </w:rPr>
    </w:lvl>
    <w:lvl w:ilvl="7">
      <w:start w:val="1"/>
      <w:numFmt w:val="lowerLetter"/>
      <w:lvlText w:val="%8."/>
      <w:lvlJc w:val="left"/>
      <w:pPr>
        <w:ind w:left="2555" w:hanging="567"/>
      </w:pPr>
      <w:rPr>
        <w:rFonts w:hint="default"/>
      </w:rPr>
    </w:lvl>
    <w:lvl w:ilvl="8">
      <w:start w:val="1"/>
      <w:numFmt w:val="lowerRoman"/>
      <w:lvlText w:val="%9."/>
      <w:lvlJc w:val="right"/>
      <w:pPr>
        <w:ind w:left="2839" w:hanging="567"/>
      </w:pPr>
      <w:rPr>
        <w:rFonts w:hint="default"/>
      </w:rPr>
    </w:lvl>
  </w:abstractNum>
  <w:abstractNum w:abstractNumId="24" w15:restartNumberingAfterBreak="0">
    <w:nsid w:val="32AC2D22"/>
    <w:multiLevelType w:val="multilevel"/>
    <w:tmpl w:val="CE2AC71A"/>
    <w:lvl w:ilvl="0">
      <w:start w:val="1"/>
      <w:numFmt w:val="bullet"/>
      <w:pStyle w:val="BowBullet2"/>
      <w:lvlText w:val="•"/>
      <w:lvlJc w:val="left"/>
      <w:pPr>
        <w:tabs>
          <w:tab w:val="num" w:pos="851"/>
        </w:tabs>
        <w:ind w:left="851" w:hanging="851"/>
      </w:pPr>
      <w:rPr>
        <w:rFonts w:hint="default" w:ascii="Arial" w:hAnsi="Arial"/>
        <w:b w:val="0"/>
        <w:i w:val="0"/>
        <w:color w:val="auto"/>
        <w:w w:val="131"/>
        <w:sz w:val="20"/>
        <w:szCs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34AB3AE0"/>
    <w:multiLevelType w:val="multilevel"/>
    <w:tmpl w:val="2828D066"/>
    <w:lvl w:ilvl="0">
      <w:start w:val="1"/>
      <w:numFmt w:val="decimal"/>
      <w:pStyle w:val="BGHeading1AltQ"/>
      <w:lvlText w:val="%1."/>
      <w:lvlJc w:val="left"/>
      <w:pPr>
        <w:tabs>
          <w:tab w:val="num" w:pos="720"/>
        </w:tabs>
        <w:ind w:left="720" w:hanging="720"/>
      </w:pPr>
      <w:rPr>
        <w:rFonts w:hint="default" w:ascii="Century Gothic" w:hAnsi="Century Gothic"/>
        <w:b w:val="0"/>
        <w:sz w:val="18"/>
        <w:szCs w:val="18"/>
      </w:rPr>
    </w:lvl>
    <w:lvl w:ilvl="1">
      <w:start w:val="1"/>
      <w:numFmt w:val="decimal"/>
      <w:pStyle w:val="BGHeading2AltA"/>
      <w:lvlText w:val="%1.%2"/>
      <w:lvlJc w:val="left"/>
      <w:pPr>
        <w:tabs>
          <w:tab w:val="num" w:pos="1440"/>
        </w:tabs>
        <w:ind w:left="1440" w:hanging="1440"/>
      </w:pPr>
      <w:rPr>
        <w:rFonts w:hint="default" w:ascii="Century Gothic" w:hAnsi="Century Gothic"/>
        <w:b w:val="0"/>
        <w:i w:val="0"/>
        <w:sz w:val="18"/>
        <w:szCs w:val="18"/>
      </w:rPr>
    </w:lvl>
    <w:lvl w:ilvl="2">
      <w:start w:val="1"/>
      <w:numFmt w:val="decimal"/>
      <w:pStyle w:val="BGHeading3AltZ"/>
      <w:lvlText w:val="%1.%2.%3"/>
      <w:lvlJc w:val="left"/>
      <w:pPr>
        <w:tabs>
          <w:tab w:val="num" w:pos="2160"/>
        </w:tabs>
        <w:ind w:left="2160" w:hanging="2160"/>
      </w:pPr>
      <w:rPr>
        <w:rFonts w:hint="default"/>
      </w:rPr>
    </w:lvl>
    <w:lvl w:ilvl="3">
      <w:start w:val="1"/>
      <w:numFmt w:val="decimal"/>
      <w:pStyle w:val="BGHeading4AltX"/>
      <w:lvlText w:val="%1.%2.%3.%4"/>
      <w:lvlJc w:val="left"/>
      <w:pPr>
        <w:tabs>
          <w:tab w:val="num" w:pos="2880"/>
        </w:tabs>
        <w:ind w:left="2880" w:hanging="2880"/>
      </w:pPr>
      <w:rPr>
        <w:rFonts w:hint="default"/>
      </w:rPr>
    </w:lvl>
    <w:lvl w:ilvl="4">
      <w:start w:val="1"/>
      <w:numFmt w:val="decimal"/>
      <w:pStyle w:val="BGHeading5AltC"/>
      <w:lvlText w:val="%1.%2.%3.%4.%5"/>
      <w:lvlJc w:val="left"/>
      <w:pPr>
        <w:tabs>
          <w:tab w:val="num" w:pos="3600"/>
        </w:tabs>
        <w:ind w:left="3600" w:hanging="3600"/>
      </w:pPr>
      <w:rPr>
        <w:rFonts w:hint="default"/>
      </w:rPr>
    </w:lvl>
    <w:lvl w:ilvl="5">
      <w:start w:val="1"/>
      <w:numFmt w:val="decimal"/>
      <w:pStyle w:val="BGHeading6AltV"/>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6" w15:restartNumberingAfterBreak="0">
    <w:nsid w:val="34C76448"/>
    <w:multiLevelType w:val="multilevel"/>
    <w:tmpl w:val="EED40290"/>
    <w:lvl w:ilvl="0">
      <w:start w:val="1"/>
      <w:numFmt w:val="lowerLetter"/>
      <w:pStyle w:val="BowAlphaLower3"/>
      <w:lvlText w:val="%1."/>
      <w:lvlJc w:val="left"/>
      <w:pPr>
        <w:tabs>
          <w:tab w:val="num" w:pos="1134"/>
        </w:tabs>
        <w:ind w:left="1134" w:hanging="113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35757B61"/>
    <w:multiLevelType w:val="multilevel"/>
    <w:tmpl w:val="F44EDDDA"/>
    <w:lvl w:ilvl="0">
      <w:start w:val="1"/>
      <w:numFmt w:val="bullet"/>
      <w:lvlText w:val=""/>
      <w:lvlJc w:val="left"/>
      <w:pPr>
        <w:tabs>
          <w:tab w:val="num" w:pos="567"/>
        </w:tabs>
        <w:ind w:left="567" w:hanging="567"/>
      </w:pPr>
      <w:rPr>
        <w:rFonts w:hint="default" w:ascii="Symbol" w:hAnsi="Symbol"/>
      </w:rPr>
    </w:lvl>
    <w:lvl w:ilvl="1">
      <w:start w:val="1"/>
      <w:numFmt w:val="bullet"/>
      <w:pStyle w:val="BowBulletListOrd1"/>
      <w:lvlText w:val="–"/>
      <w:lvlJc w:val="left"/>
      <w:pPr>
        <w:tabs>
          <w:tab w:val="num" w:pos="1134"/>
        </w:tabs>
        <w:ind w:left="1134" w:hanging="567"/>
      </w:pPr>
      <w:rPr>
        <w:rFonts w:hint="default" w:ascii="Times New Roman" w:hAnsi="Times New Roman" w:cs="Times New Roman"/>
      </w:rPr>
    </w:lvl>
    <w:lvl w:ilvl="2">
      <w:start w:val="1"/>
      <w:numFmt w:val="bullet"/>
      <w:pStyle w:val="BowBulletListOrd2"/>
      <w:lvlText w:val="○"/>
      <w:lvlJc w:val="left"/>
      <w:pPr>
        <w:tabs>
          <w:tab w:val="num" w:pos="1701"/>
        </w:tabs>
        <w:ind w:left="1701" w:hanging="567"/>
      </w:pPr>
      <w:rPr>
        <w:rFonts w:hint="default" w:ascii="Times New Roman" w:hAnsi="Times New Roman" w:cs="Times New Roman"/>
      </w:rPr>
    </w:lvl>
    <w:lvl w:ilvl="3">
      <w:start w:val="1"/>
      <w:numFmt w:val="bullet"/>
      <w:pStyle w:val="BowBulletListOrd3"/>
      <w:lvlText w:val="•"/>
      <w:lvlJc w:val="left"/>
      <w:pPr>
        <w:tabs>
          <w:tab w:val="num" w:pos="2268"/>
        </w:tabs>
        <w:ind w:left="2268" w:hanging="567"/>
      </w:pPr>
      <w:rPr>
        <w:rFonts w:hint="default" w:ascii="Arial" w:hAnsi="Arial"/>
        <w:b w:val="0"/>
        <w:i w:val="0"/>
        <w:color w:val="auto"/>
        <w:w w:val="131"/>
        <w:sz w:val="20"/>
        <w:szCs w:val="20"/>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8" w15:restartNumberingAfterBreak="0">
    <w:nsid w:val="362E4153"/>
    <w:multiLevelType w:val="multilevel"/>
    <w:tmpl w:val="87FE84A8"/>
    <w:lvl w:ilvl="0">
      <w:start w:val="1"/>
      <w:numFmt w:val="upperLetter"/>
      <w:pStyle w:val="BowAlphaUpper1"/>
      <w:lvlText w:val="%1."/>
      <w:lvlJc w:val="left"/>
      <w:pPr>
        <w:tabs>
          <w:tab w:val="num" w:pos="567"/>
        </w:tabs>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378D4935"/>
    <w:multiLevelType w:val="multilevel"/>
    <w:tmpl w:val="1DFA76E0"/>
    <w:lvl w:ilvl="0">
      <w:start w:val="1"/>
      <w:numFmt w:val="upperLetter"/>
      <w:pStyle w:val="BowAlphaUpper5"/>
      <w:lvlText w:val="%1."/>
      <w:lvlJc w:val="left"/>
      <w:pPr>
        <w:tabs>
          <w:tab w:val="num" w:pos="1701"/>
        </w:tabs>
        <w:ind w:left="1701" w:hanging="170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38740AE6"/>
    <w:multiLevelType w:val="multilevel"/>
    <w:tmpl w:val="3B3E23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99E32E4"/>
    <w:multiLevelType w:val="multilevel"/>
    <w:tmpl w:val="678262EC"/>
    <w:lvl w:ilvl="0">
      <w:start w:val="1"/>
      <w:numFmt w:val="upperLetter"/>
      <w:pStyle w:val="BowAlphaUpper7"/>
      <w:lvlText w:val="%1."/>
      <w:lvlJc w:val="left"/>
      <w:pPr>
        <w:tabs>
          <w:tab w:val="num" w:pos="0"/>
        </w:tabs>
        <w:ind w:left="2268" w:hanging="226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3D10551E"/>
    <w:multiLevelType w:val="multilevel"/>
    <w:tmpl w:val="56AEA9DA"/>
    <w:lvl w:ilvl="0">
      <w:start w:val="1"/>
      <w:numFmt w:val="bullet"/>
      <w:pStyle w:val="BowBullet3"/>
      <w:lvlText w:val="•"/>
      <w:lvlJc w:val="left"/>
      <w:pPr>
        <w:tabs>
          <w:tab w:val="num" w:pos="1134"/>
        </w:tabs>
        <w:ind w:left="1134" w:hanging="1134"/>
      </w:pPr>
      <w:rPr>
        <w:rFonts w:hint="default" w:ascii="Arial" w:hAnsi="Arial"/>
        <w:b w:val="0"/>
        <w:i w:val="0"/>
        <w:color w:val="auto"/>
        <w:w w:val="131"/>
        <w:sz w:val="20"/>
        <w:szCs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3" w15:restartNumberingAfterBreak="0">
    <w:nsid w:val="3F5564DF"/>
    <w:multiLevelType w:val="multilevel"/>
    <w:tmpl w:val="CC66DD38"/>
    <w:lvl w:ilvl="0">
      <w:start w:val="1"/>
      <w:numFmt w:val="lowerRoman"/>
      <w:pStyle w:val="BowRomanListSmall6"/>
      <w:lvlText w:val="%1."/>
      <w:lvlJc w:val="left"/>
      <w:pPr>
        <w:tabs>
          <w:tab w:val="num" w:pos="1985"/>
        </w:tabs>
        <w:ind w:left="1985" w:hanging="198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4322344F"/>
    <w:multiLevelType w:val="multilevel"/>
    <w:tmpl w:val="69F2DFA0"/>
    <w:lvl w:ilvl="0">
      <w:start w:val="1"/>
      <w:numFmt w:val="decimal"/>
      <w:pStyle w:val="BowLevel1ListAlt"/>
      <w:lvlText w:val="%1."/>
      <w:lvlJc w:val="left"/>
      <w:pPr>
        <w:tabs>
          <w:tab w:val="num" w:pos="567"/>
        </w:tabs>
        <w:ind w:left="567" w:hanging="567"/>
      </w:pPr>
      <w:rPr>
        <w:rFonts w:hint="default"/>
        <w:b w:val="0"/>
      </w:rPr>
    </w:lvl>
    <w:lvl w:ilvl="1">
      <w:start w:val="1"/>
      <w:numFmt w:val="decimal"/>
      <w:pStyle w:val="BowLevel2ListAlt"/>
      <w:lvlText w:val="%1.%2"/>
      <w:lvlJc w:val="left"/>
      <w:pPr>
        <w:tabs>
          <w:tab w:val="num" w:pos="851"/>
        </w:tabs>
        <w:ind w:left="851" w:hanging="851"/>
      </w:pPr>
      <w:rPr>
        <w:rFonts w:hint="default"/>
      </w:rPr>
    </w:lvl>
    <w:lvl w:ilvl="2">
      <w:start w:val="1"/>
      <w:numFmt w:val="decimal"/>
      <w:pStyle w:val="BowLevel1ListAlt"/>
      <w:lvlText w:val="%1.%2.%3"/>
      <w:lvlJc w:val="left"/>
      <w:pPr>
        <w:tabs>
          <w:tab w:val="num" w:pos="1134"/>
        </w:tabs>
        <w:ind w:left="1134" w:hanging="1134"/>
      </w:pPr>
      <w:rPr>
        <w:rFonts w:hint="default"/>
      </w:rPr>
    </w:lvl>
    <w:lvl w:ilvl="3">
      <w:start w:val="1"/>
      <w:numFmt w:val="decimal"/>
      <w:pStyle w:val="BowLevel2ListAlt"/>
      <w:lvlText w:val="%1.%2.%3.%4"/>
      <w:lvlJc w:val="left"/>
      <w:pPr>
        <w:tabs>
          <w:tab w:val="num" w:pos="1418"/>
        </w:tabs>
        <w:ind w:left="1418" w:hanging="1418"/>
      </w:pPr>
      <w:rPr>
        <w:rFonts w:hint="default"/>
        <w:i w:val="0"/>
      </w:rPr>
    </w:lvl>
    <w:lvl w:ilvl="4">
      <w:start w:val="1"/>
      <w:numFmt w:val="decimal"/>
      <w:pStyle w:val="BowLevel2ListAlt"/>
      <w:lvlText w:val="%1.%2.%3.%4.%5"/>
      <w:lvlJc w:val="left"/>
      <w:pPr>
        <w:tabs>
          <w:tab w:val="num" w:pos="1701"/>
        </w:tabs>
        <w:ind w:left="1701" w:hanging="1701"/>
      </w:pPr>
      <w:rPr>
        <w:rFonts w:hint="default"/>
      </w:rPr>
    </w:lvl>
    <w:lvl w:ilvl="5">
      <w:start w:val="1"/>
      <w:numFmt w:val="decimal"/>
      <w:lvlText w:val="%1.%2.%3.%4.%5.%6"/>
      <w:lvlJc w:val="left"/>
      <w:pPr>
        <w:tabs>
          <w:tab w:val="num" w:pos="1985"/>
        </w:tabs>
        <w:ind w:left="1985" w:hanging="1985"/>
      </w:pPr>
      <w:rPr>
        <w:rFonts w:hint="default"/>
      </w:rPr>
    </w:lvl>
    <w:lvl w:ilvl="6">
      <w:start w:val="1"/>
      <w:numFmt w:val="decimal"/>
      <w:pStyle w:val="BowLevel7ListAltM"/>
      <w:lvlText w:val="%1.%2.%3.%4.%5.%6.%7"/>
      <w:lvlJc w:val="left"/>
      <w:pPr>
        <w:tabs>
          <w:tab w:val="num" w:pos="2268"/>
        </w:tabs>
        <w:ind w:left="2268" w:hanging="2268"/>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7861BD5"/>
    <w:multiLevelType w:val="multilevel"/>
    <w:tmpl w:val="BCBCE802"/>
    <w:lvl w:ilvl="0">
      <w:start w:val="1"/>
      <w:numFmt w:val="lowerLetter"/>
      <w:pStyle w:val="BowAlphaLower1"/>
      <w:lvlText w:val="%1."/>
      <w:lvlJc w:val="left"/>
      <w:pPr>
        <w:tabs>
          <w:tab w:val="num" w:pos="567"/>
        </w:tabs>
        <w:ind w:left="567" w:hanging="567"/>
      </w:pPr>
      <w:rPr>
        <w:rFonts w:hint="default"/>
      </w:rPr>
    </w:lvl>
    <w:lvl w:ilvl="1">
      <w:start w:val="1"/>
      <w:numFmt w:val="lowerLetter"/>
      <w:lvlText w:val="%2."/>
      <w:lvlJc w:val="left"/>
      <w:pPr>
        <w:tabs>
          <w:tab w:val="num" w:pos="851"/>
        </w:tabs>
        <w:ind w:left="851" w:hanging="851"/>
      </w:pPr>
      <w:rPr>
        <w:rFonts w:hint="default"/>
      </w:rPr>
    </w:lvl>
    <w:lvl w:ilvl="2">
      <w:start w:val="1"/>
      <w:numFmt w:val="lowerRoman"/>
      <w:lvlText w:val="%3."/>
      <w:lvlJc w:val="right"/>
      <w:pPr>
        <w:tabs>
          <w:tab w:val="num" w:pos="1135"/>
        </w:tabs>
        <w:ind w:left="1135" w:hanging="1135"/>
      </w:pPr>
      <w:rPr>
        <w:rFonts w:hint="default"/>
      </w:rPr>
    </w:lvl>
    <w:lvl w:ilvl="3">
      <w:start w:val="1"/>
      <w:numFmt w:val="decimal"/>
      <w:lvlText w:val="%4."/>
      <w:lvlJc w:val="left"/>
      <w:pPr>
        <w:tabs>
          <w:tab w:val="num" w:pos="1419"/>
        </w:tabs>
        <w:ind w:left="1419" w:hanging="1419"/>
      </w:pPr>
      <w:rPr>
        <w:rFonts w:hint="default"/>
      </w:rPr>
    </w:lvl>
    <w:lvl w:ilvl="4">
      <w:start w:val="1"/>
      <w:numFmt w:val="lowerLetter"/>
      <w:lvlText w:val="%5."/>
      <w:lvlJc w:val="left"/>
      <w:pPr>
        <w:tabs>
          <w:tab w:val="num" w:pos="1703"/>
        </w:tabs>
        <w:ind w:left="1703" w:hanging="1703"/>
      </w:pPr>
      <w:rPr>
        <w:rFonts w:hint="default"/>
      </w:rPr>
    </w:lvl>
    <w:lvl w:ilvl="5">
      <w:start w:val="1"/>
      <w:numFmt w:val="lowerRoman"/>
      <w:lvlText w:val="%6."/>
      <w:lvlJc w:val="right"/>
      <w:pPr>
        <w:tabs>
          <w:tab w:val="num" w:pos="1987"/>
        </w:tabs>
        <w:ind w:left="1987" w:hanging="1987"/>
      </w:pPr>
      <w:rPr>
        <w:rFonts w:hint="default"/>
      </w:rPr>
    </w:lvl>
    <w:lvl w:ilvl="6">
      <w:start w:val="1"/>
      <w:numFmt w:val="decimal"/>
      <w:lvlText w:val="%7."/>
      <w:lvlJc w:val="left"/>
      <w:pPr>
        <w:tabs>
          <w:tab w:val="num" w:pos="2271"/>
        </w:tabs>
        <w:ind w:left="2271" w:hanging="2271"/>
      </w:pPr>
      <w:rPr>
        <w:rFonts w:hint="default"/>
      </w:rPr>
    </w:lvl>
    <w:lvl w:ilvl="7">
      <w:start w:val="1"/>
      <w:numFmt w:val="lowerLetter"/>
      <w:lvlText w:val="%8."/>
      <w:lvlJc w:val="left"/>
      <w:pPr>
        <w:tabs>
          <w:tab w:val="num" w:pos="2555"/>
        </w:tabs>
        <w:ind w:left="2555" w:hanging="2555"/>
      </w:pPr>
      <w:rPr>
        <w:rFonts w:hint="default"/>
      </w:rPr>
    </w:lvl>
    <w:lvl w:ilvl="8">
      <w:start w:val="1"/>
      <w:numFmt w:val="lowerRoman"/>
      <w:lvlText w:val="%9."/>
      <w:lvlJc w:val="right"/>
      <w:pPr>
        <w:tabs>
          <w:tab w:val="num" w:pos="2839"/>
        </w:tabs>
        <w:ind w:left="2839" w:hanging="2839"/>
      </w:pPr>
      <w:rPr>
        <w:rFonts w:hint="default"/>
      </w:rPr>
    </w:lvl>
  </w:abstractNum>
  <w:abstractNum w:abstractNumId="36" w15:restartNumberingAfterBreak="0">
    <w:nsid w:val="47DC11C5"/>
    <w:multiLevelType w:val="multilevel"/>
    <w:tmpl w:val="6658BD9C"/>
    <w:lvl w:ilvl="0">
      <w:start w:val="1"/>
      <w:numFmt w:val="lowerRoman"/>
      <w:pStyle w:val="BowRomanListSmall1"/>
      <w:lvlText w:val="%1."/>
      <w:lvlJc w:val="left"/>
      <w:pPr>
        <w:tabs>
          <w:tab w:val="num" w:pos="567"/>
        </w:tabs>
        <w:ind w:left="567" w:hanging="567"/>
      </w:pPr>
      <w:rPr>
        <w:rFonts w:hint="default"/>
      </w:rPr>
    </w:lvl>
    <w:lvl w:ilvl="1">
      <w:start w:val="1"/>
      <w:numFmt w:val="lowerLetter"/>
      <w:lvlText w:val="%2."/>
      <w:lvlJc w:val="left"/>
      <w:pPr>
        <w:tabs>
          <w:tab w:val="num" w:pos="851"/>
        </w:tabs>
        <w:ind w:left="851" w:hanging="567"/>
      </w:pPr>
      <w:rPr>
        <w:rFonts w:hint="default"/>
      </w:rPr>
    </w:lvl>
    <w:lvl w:ilvl="2">
      <w:start w:val="1"/>
      <w:numFmt w:val="decimal"/>
      <w:lvlText w:val="%3."/>
      <w:lvlJc w:val="right"/>
      <w:pPr>
        <w:tabs>
          <w:tab w:val="num" w:pos="1135"/>
        </w:tabs>
        <w:ind w:left="1135" w:hanging="567"/>
      </w:pPr>
      <w:rPr>
        <w:rFonts w:hint="default"/>
      </w:rPr>
    </w:lvl>
    <w:lvl w:ilvl="3">
      <w:start w:val="1"/>
      <w:numFmt w:val="lowerRoman"/>
      <w:lvlText w:val="%4."/>
      <w:lvlJc w:val="left"/>
      <w:pPr>
        <w:tabs>
          <w:tab w:val="num" w:pos="1419"/>
        </w:tabs>
        <w:ind w:left="1419" w:hanging="567"/>
      </w:pPr>
      <w:rPr>
        <w:rFonts w:hint="default"/>
      </w:rPr>
    </w:lvl>
    <w:lvl w:ilvl="4">
      <w:start w:val="1"/>
      <w:numFmt w:val="lowerLetter"/>
      <w:lvlText w:val="%5."/>
      <w:lvlJc w:val="left"/>
      <w:pPr>
        <w:tabs>
          <w:tab w:val="num" w:pos="1703"/>
        </w:tabs>
        <w:ind w:left="1703" w:hanging="567"/>
      </w:pPr>
      <w:rPr>
        <w:rFonts w:hint="default"/>
      </w:rPr>
    </w:lvl>
    <w:lvl w:ilvl="5">
      <w:start w:val="1"/>
      <w:numFmt w:val="decimal"/>
      <w:lvlText w:val="%6."/>
      <w:lvlJc w:val="right"/>
      <w:pPr>
        <w:tabs>
          <w:tab w:val="num" w:pos="1987"/>
        </w:tabs>
        <w:ind w:left="1987" w:hanging="567"/>
      </w:pPr>
      <w:rPr>
        <w:rFonts w:hint="default"/>
      </w:rPr>
    </w:lvl>
    <w:lvl w:ilvl="6">
      <w:start w:val="1"/>
      <w:numFmt w:val="lowerRoman"/>
      <w:lvlText w:val="%7."/>
      <w:lvlJc w:val="left"/>
      <w:pPr>
        <w:tabs>
          <w:tab w:val="num" w:pos="2268"/>
        </w:tabs>
        <w:ind w:left="2268" w:hanging="567"/>
      </w:pPr>
      <w:rPr>
        <w:rFonts w:hint="default"/>
      </w:rPr>
    </w:lvl>
    <w:lvl w:ilvl="7">
      <w:start w:val="1"/>
      <w:numFmt w:val="lowerLetter"/>
      <w:lvlText w:val="%8."/>
      <w:lvlJc w:val="left"/>
      <w:pPr>
        <w:tabs>
          <w:tab w:val="num" w:pos="2552"/>
        </w:tabs>
        <w:ind w:left="2552" w:hanging="567"/>
      </w:pPr>
      <w:rPr>
        <w:rFonts w:hint="default"/>
      </w:rPr>
    </w:lvl>
    <w:lvl w:ilvl="8">
      <w:start w:val="1"/>
      <w:numFmt w:val="decimal"/>
      <w:lvlText w:val="%9."/>
      <w:lvlJc w:val="right"/>
      <w:pPr>
        <w:tabs>
          <w:tab w:val="num" w:pos="2835"/>
        </w:tabs>
        <w:ind w:left="2835" w:hanging="567"/>
      </w:pPr>
      <w:rPr>
        <w:rFonts w:hint="default"/>
      </w:rPr>
    </w:lvl>
  </w:abstractNum>
  <w:abstractNum w:abstractNumId="37" w15:restartNumberingAfterBreak="0">
    <w:nsid w:val="4ADF022A"/>
    <w:multiLevelType w:val="multilevel"/>
    <w:tmpl w:val="A4FA81B6"/>
    <w:lvl w:ilvl="0">
      <w:start w:val="1"/>
      <w:numFmt w:val="upperRoman"/>
      <w:pStyle w:val="BowRomanListBig4"/>
      <w:lvlText w:val="%1."/>
      <w:lvlJc w:val="left"/>
      <w:pPr>
        <w:tabs>
          <w:tab w:val="num" w:pos="1418"/>
        </w:tabs>
        <w:ind w:left="1418" w:hanging="141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4C96557C"/>
    <w:multiLevelType w:val="multilevel"/>
    <w:tmpl w:val="AF1666DC"/>
    <w:lvl w:ilvl="0">
      <w:start w:val="1"/>
      <w:numFmt w:val="upperLetter"/>
      <w:pStyle w:val="WWAnnexeAlpha"/>
      <w:lvlText w:val="Annexe %1"/>
      <w:lvlJc w:val="right"/>
      <w:pPr>
        <w:tabs>
          <w:tab w:val="num" w:pos="9073"/>
        </w:tabs>
        <w:ind w:left="9073" w:firstLine="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4E9D2068"/>
    <w:multiLevelType w:val="multilevel"/>
    <w:tmpl w:val="943C53BA"/>
    <w:lvl w:ilvl="0">
      <w:start w:val="1"/>
      <w:numFmt w:val="upperRoman"/>
      <w:pStyle w:val="BowRomanListBig3"/>
      <w:lvlText w:val="%1."/>
      <w:lvlJc w:val="left"/>
      <w:pPr>
        <w:tabs>
          <w:tab w:val="num" w:pos="1134"/>
        </w:tabs>
        <w:ind w:left="1134" w:hanging="113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4F4F41F2"/>
    <w:multiLevelType w:val="multilevel"/>
    <w:tmpl w:val="AE3CAE42"/>
    <w:lvl w:ilvl="0">
      <w:start w:val="1"/>
      <w:numFmt w:val="lowerLetter"/>
      <w:pStyle w:val="BowAlphaLower2"/>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596674CB"/>
    <w:multiLevelType w:val="hybridMultilevel"/>
    <w:tmpl w:val="FD2C464A"/>
    <w:lvl w:ilvl="0" w:tplc="7C2AED06">
      <w:start w:val="1"/>
      <w:numFmt w:val="bullet"/>
      <w:pStyle w:val="BGBullet1"/>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42" w15:restartNumberingAfterBreak="0">
    <w:nsid w:val="5DA009FA"/>
    <w:multiLevelType w:val="multilevel"/>
    <w:tmpl w:val="EE50FDEA"/>
    <w:lvl w:ilvl="0">
      <w:start w:val="1"/>
      <w:numFmt w:val="lowerLetter"/>
      <w:pStyle w:val="BowAlphaLower5"/>
      <w:lvlText w:val="%1."/>
      <w:lvlJc w:val="left"/>
      <w:pPr>
        <w:tabs>
          <w:tab w:val="num" w:pos="1701"/>
        </w:tabs>
        <w:ind w:left="1701" w:hanging="170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5DF72097"/>
    <w:multiLevelType w:val="multilevel"/>
    <w:tmpl w:val="007A979C"/>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4" w15:restartNumberingAfterBreak="0">
    <w:nsid w:val="60BC67C6"/>
    <w:multiLevelType w:val="multilevel"/>
    <w:tmpl w:val="4FBE950E"/>
    <w:lvl w:ilvl="0">
      <w:start w:val="1"/>
      <w:numFmt w:val="bullet"/>
      <w:pStyle w:val="BowBullet4"/>
      <w:lvlText w:val="•"/>
      <w:lvlJc w:val="left"/>
      <w:pPr>
        <w:tabs>
          <w:tab w:val="num" w:pos="1418"/>
        </w:tabs>
        <w:ind w:left="1418" w:hanging="1418"/>
      </w:pPr>
      <w:rPr>
        <w:rFonts w:hint="default" w:ascii="Arial" w:hAnsi="Arial"/>
        <w:b w:val="0"/>
        <w:i w:val="0"/>
        <w:color w:val="auto"/>
        <w:w w:val="131"/>
        <w:sz w:val="20"/>
        <w:szCs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45" w15:restartNumberingAfterBreak="0">
    <w:nsid w:val="63212D75"/>
    <w:multiLevelType w:val="multilevel"/>
    <w:tmpl w:val="B666D634"/>
    <w:lvl w:ilvl="0">
      <w:start w:val="1"/>
      <w:numFmt w:val="bullet"/>
      <w:pStyle w:val="BowBullet6"/>
      <w:lvlText w:val="•"/>
      <w:lvlJc w:val="left"/>
      <w:pPr>
        <w:tabs>
          <w:tab w:val="num" w:pos="1985"/>
        </w:tabs>
        <w:ind w:left="1985" w:hanging="1985"/>
      </w:pPr>
      <w:rPr>
        <w:rFonts w:hint="default" w:ascii="Arial" w:hAnsi="Arial"/>
        <w:b w:val="0"/>
        <w:i w:val="0"/>
        <w:color w:val="auto"/>
        <w:w w:val="131"/>
        <w:sz w:val="20"/>
        <w:szCs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46" w15:restartNumberingAfterBreak="0">
    <w:nsid w:val="641A0D21"/>
    <w:multiLevelType w:val="multilevel"/>
    <w:tmpl w:val="B1E05088"/>
    <w:lvl w:ilvl="0">
      <w:start w:val="1"/>
      <w:numFmt w:val="lowerRoman"/>
      <w:pStyle w:val="BowRomanListSmall5"/>
      <w:lvlText w:val="%1."/>
      <w:lvlJc w:val="left"/>
      <w:pPr>
        <w:tabs>
          <w:tab w:val="num" w:pos="1701"/>
        </w:tabs>
        <w:ind w:left="1701" w:hanging="170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667E39D8"/>
    <w:multiLevelType w:val="multilevel"/>
    <w:tmpl w:val="33548C9E"/>
    <w:lvl w:ilvl="0">
      <w:start w:val="1"/>
      <w:numFmt w:val="lowerRoman"/>
      <w:pStyle w:val="BowRomanListSmall3"/>
      <w:lvlText w:val="%1."/>
      <w:lvlJc w:val="left"/>
      <w:pPr>
        <w:tabs>
          <w:tab w:val="num" w:pos="1134"/>
        </w:tabs>
        <w:ind w:left="1134" w:hanging="113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687B04C3"/>
    <w:multiLevelType w:val="multilevel"/>
    <w:tmpl w:val="EBF6E528"/>
    <w:lvl w:ilvl="0">
      <w:start w:val="1"/>
      <w:numFmt w:val="lowerRoman"/>
      <w:pStyle w:val="BowRomanListSmall7"/>
      <w:lvlText w:val="%1."/>
      <w:lvlJc w:val="left"/>
      <w:pPr>
        <w:tabs>
          <w:tab w:val="num" w:pos="2268"/>
        </w:tabs>
        <w:ind w:left="2268" w:hanging="226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15:restartNumberingAfterBreak="0">
    <w:nsid w:val="688E4A7D"/>
    <w:multiLevelType w:val="multilevel"/>
    <w:tmpl w:val="AD2C07D8"/>
    <w:lvl w:ilvl="0">
      <w:start w:val="1"/>
      <w:numFmt w:val="decimal"/>
      <w:pStyle w:val="level1"/>
      <w:isLgl/>
      <w:lvlText w:val="%1"/>
      <w:lvlJc w:val="left"/>
      <w:pPr>
        <w:tabs>
          <w:tab w:val="num" w:pos="567"/>
        </w:tabs>
        <w:ind w:left="567" w:hanging="567"/>
      </w:pPr>
      <w:rPr>
        <w:rFonts w:hint="default" w:ascii="Arial" w:hAnsi="Arial"/>
        <w:b w:val="0"/>
        <w:i w:val="0"/>
        <w:color w:val="auto"/>
        <w:sz w:val="22"/>
        <w:szCs w:val="22"/>
        <w:u w:val="none"/>
      </w:rPr>
    </w:lvl>
    <w:lvl w:ilvl="1">
      <w:start w:val="1"/>
      <w:numFmt w:val="decimal"/>
      <w:pStyle w:val="level2"/>
      <w:isLgl/>
      <w:lvlText w:val="%1.%2"/>
      <w:lvlJc w:val="left"/>
      <w:pPr>
        <w:tabs>
          <w:tab w:val="num" w:pos="851"/>
        </w:tabs>
        <w:ind w:left="851" w:hanging="851"/>
      </w:pPr>
      <w:rPr>
        <w:rFonts w:hint="default" w:ascii="Arial (W1)" w:hAnsi="Arial (W1)"/>
        <w:b w:val="0"/>
        <w:i w:val="0"/>
        <w:sz w:val="22"/>
        <w:szCs w:val="22"/>
      </w:rPr>
    </w:lvl>
    <w:lvl w:ilvl="2">
      <w:start w:val="1"/>
      <w:numFmt w:val="decimal"/>
      <w:pStyle w:val="level3"/>
      <w:isLgl/>
      <w:lvlText w:val="%1.%2.%3"/>
      <w:lvlJc w:val="left"/>
      <w:pPr>
        <w:tabs>
          <w:tab w:val="num" w:pos="1134"/>
        </w:tabs>
        <w:ind w:left="1134" w:hanging="1134"/>
      </w:pPr>
      <w:rPr>
        <w:rFonts w:hint="default" w:ascii="Arial (W1)" w:hAnsi="Arial (W1)"/>
        <w:b w:val="0"/>
        <w:i w:val="0"/>
        <w:sz w:val="22"/>
        <w:szCs w:val="22"/>
      </w:rPr>
    </w:lvl>
    <w:lvl w:ilvl="3">
      <w:start w:val="1"/>
      <w:numFmt w:val="decimal"/>
      <w:pStyle w:val="level4"/>
      <w:isLgl/>
      <w:lvlText w:val="%1.%2.%3.%4"/>
      <w:lvlJc w:val="left"/>
      <w:pPr>
        <w:tabs>
          <w:tab w:val="num" w:pos="1418"/>
        </w:tabs>
        <w:ind w:left="1418" w:hanging="1418"/>
      </w:pPr>
      <w:rPr>
        <w:rFonts w:hint="default" w:ascii="Arial (W1)" w:hAnsi="Arial (W1)"/>
        <w:b w:val="0"/>
        <w:i w:val="0"/>
        <w:sz w:val="22"/>
        <w:szCs w:val="22"/>
      </w:rPr>
    </w:lvl>
    <w:lvl w:ilvl="4">
      <w:start w:val="1"/>
      <w:numFmt w:val="decimal"/>
      <w:pStyle w:val="level5"/>
      <w:lvlText w:val="%1.%2.%3.%4.%5"/>
      <w:lvlJc w:val="left"/>
      <w:pPr>
        <w:tabs>
          <w:tab w:val="num" w:pos="1701"/>
        </w:tabs>
        <w:ind w:left="1701" w:hanging="1701"/>
      </w:pPr>
      <w:rPr>
        <w:rFonts w:hint="default" w:ascii="Arial (W1)" w:hAnsi="Arial (W1)"/>
        <w:b w:val="0"/>
        <w:i w:val="0"/>
        <w:sz w:val="22"/>
        <w:szCs w:val="22"/>
      </w:rPr>
    </w:lvl>
    <w:lvl w:ilvl="5">
      <w:start w:val="1"/>
      <w:numFmt w:val="decimal"/>
      <w:pStyle w:val="level6"/>
      <w:lvlText w:val="%1.%2.%3.%4.%5.%6"/>
      <w:lvlJc w:val="left"/>
      <w:pPr>
        <w:tabs>
          <w:tab w:val="num" w:pos="1985"/>
        </w:tabs>
        <w:ind w:left="1985" w:hanging="1985"/>
      </w:pPr>
      <w:rPr>
        <w:rFonts w:hint="default" w:ascii="Arial (W1)" w:hAnsi="Arial (W1)"/>
        <w:b w:val="0"/>
        <w:i w:val="0"/>
        <w:sz w:val="22"/>
        <w:szCs w:val="22"/>
      </w:rPr>
    </w:lvl>
    <w:lvl w:ilvl="6">
      <w:start w:val="1"/>
      <w:numFmt w:val="decimal"/>
      <w:pStyle w:val="level7"/>
      <w:lvlText w:val="%1.%2.%3.%4.%5.%6.%7"/>
      <w:lvlJc w:val="left"/>
      <w:pPr>
        <w:tabs>
          <w:tab w:val="num" w:pos="2268"/>
        </w:tabs>
        <w:ind w:left="2268" w:hanging="2268"/>
      </w:pPr>
      <w:rPr>
        <w:rFonts w:hint="default" w:ascii="Arial (W1)" w:hAnsi="Arial (W1)"/>
        <w:b w:val="0"/>
        <w:i w:val="0"/>
        <w:sz w:val="22"/>
        <w:szCs w:val="22"/>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6C1A6D79"/>
    <w:multiLevelType w:val="multilevel"/>
    <w:tmpl w:val="DCEE44E0"/>
    <w:lvl w:ilvl="0">
      <w:start w:val="1"/>
      <w:numFmt w:val="decimal"/>
      <w:lvlText w:val="%1."/>
      <w:lvlJc w:val="left"/>
      <w:pPr>
        <w:ind w:left="573" w:hanging="573"/>
      </w:pPr>
      <w:rPr>
        <w:rFonts w:hint="default"/>
        <w:b w:val="0"/>
        <w:bCs/>
      </w:rPr>
    </w:lvl>
    <w:lvl w:ilvl="1">
      <w:start w:val="1"/>
      <w:numFmt w:val="decimal"/>
      <w:isLgl/>
      <w:lvlText w:val="%1.%2"/>
      <w:lvlJc w:val="left"/>
      <w:pPr>
        <w:ind w:left="851" w:hanging="142"/>
      </w:pPr>
      <w:rPr>
        <w:rFonts w:hint="default" w:ascii="Calibri" w:hAnsi="Calibri" w:cs="Calibri"/>
        <w:b w:val="0"/>
        <w:sz w:val="22"/>
        <w:szCs w:val="22"/>
      </w:rPr>
    </w:lvl>
    <w:lvl w:ilvl="2">
      <w:start w:val="1"/>
      <w:numFmt w:val="decimal"/>
      <w:isLgl/>
      <w:lvlText w:val="%1.%2.%3"/>
      <w:lvlJc w:val="left"/>
      <w:pPr>
        <w:ind w:left="1134" w:hanging="76"/>
      </w:pPr>
      <w:rPr>
        <w:rFonts w:hint="default"/>
        <w:b w:val="0"/>
        <w:i w:val="0"/>
        <w:iCs w:val="0"/>
      </w:rPr>
    </w:lvl>
    <w:lvl w:ilvl="3">
      <w:start w:val="1"/>
      <w:numFmt w:val="decimal"/>
      <w:isLgl/>
      <w:lvlText w:val="%1.%2.%3.%4"/>
      <w:lvlJc w:val="left"/>
      <w:pPr>
        <w:ind w:left="2127" w:hanging="720"/>
      </w:pPr>
      <w:rPr>
        <w:rFonts w:hint="default"/>
        <w:b w:val="0"/>
      </w:rPr>
    </w:lvl>
    <w:lvl w:ilvl="4">
      <w:start w:val="1"/>
      <w:numFmt w:val="decimal"/>
      <w:isLgl/>
      <w:lvlText w:val="%1.%2.%3.%4.%5"/>
      <w:lvlJc w:val="left"/>
      <w:pPr>
        <w:ind w:left="2836" w:hanging="1080"/>
      </w:pPr>
      <w:rPr>
        <w:rFonts w:hint="default"/>
        <w:b w:val="0"/>
      </w:rPr>
    </w:lvl>
    <w:lvl w:ilvl="5">
      <w:start w:val="1"/>
      <w:numFmt w:val="decimal"/>
      <w:isLgl/>
      <w:lvlText w:val="%1.%2.%3.%4.%5.%6"/>
      <w:lvlJc w:val="left"/>
      <w:pPr>
        <w:ind w:left="3185" w:hanging="1080"/>
      </w:pPr>
      <w:rPr>
        <w:rFonts w:hint="default"/>
        <w:b w:val="0"/>
      </w:rPr>
    </w:lvl>
    <w:lvl w:ilvl="6">
      <w:start w:val="1"/>
      <w:numFmt w:val="decimal"/>
      <w:isLgl/>
      <w:lvlText w:val="%1.%2.%3.%4.%5.%6.%7"/>
      <w:lvlJc w:val="left"/>
      <w:pPr>
        <w:ind w:left="3894" w:hanging="1440"/>
      </w:pPr>
      <w:rPr>
        <w:rFonts w:hint="default"/>
        <w:b w:val="0"/>
      </w:rPr>
    </w:lvl>
    <w:lvl w:ilvl="7">
      <w:start w:val="1"/>
      <w:numFmt w:val="decimal"/>
      <w:isLgl/>
      <w:lvlText w:val="%1.%2.%3.%4.%5.%6.%7.%8"/>
      <w:lvlJc w:val="left"/>
      <w:pPr>
        <w:ind w:left="4243" w:hanging="1440"/>
      </w:pPr>
      <w:rPr>
        <w:rFonts w:hint="default"/>
        <w:b w:val="0"/>
      </w:rPr>
    </w:lvl>
    <w:lvl w:ilvl="8">
      <w:start w:val="1"/>
      <w:numFmt w:val="decimal"/>
      <w:isLgl/>
      <w:lvlText w:val="%1.%2.%3.%4.%5.%6.%7.%8.%9"/>
      <w:lvlJc w:val="left"/>
      <w:pPr>
        <w:ind w:left="4952" w:hanging="1800"/>
      </w:pPr>
      <w:rPr>
        <w:rFonts w:hint="default"/>
        <w:b w:val="0"/>
      </w:rPr>
    </w:lvl>
  </w:abstractNum>
  <w:abstractNum w:abstractNumId="51" w15:restartNumberingAfterBreak="0">
    <w:nsid w:val="6DFD44ED"/>
    <w:multiLevelType w:val="multilevel"/>
    <w:tmpl w:val="515CA66C"/>
    <w:lvl w:ilvl="0">
      <w:start w:val="1"/>
      <w:numFmt w:val="upperLetter"/>
      <w:pStyle w:val="BowAlphaUpper6"/>
      <w:lvlText w:val="%1."/>
      <w:lvlJc w:val="left"/>
      <w:pPr>
        <w:tabs>
          <w:tab w:val="num" w:pos="1985"/>
        </w:tabs>
        <w:ind w:left="1985" w:hanging="198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6F5B5706"/>
    <w:multiLevelType w:val="multilevel"/>
    <w:tmpl w:val="73D65D1A"/>
    <w:lvl w:ilvl="0">
      <w:start w:val="1"/>
      <w:numFmt w:val="lowerLetter"/>
      <w:pStyle w:val="BowAlphaLower6"/>
      <w:lvlText w:val="%1."/>
      <w:lvlJc w:val="left"/>
      <w:pPr>
        <w:tabs>
          <w:tab w:val="num" w:pos="1985"/>
        </w:tabs>
        <w:ind w:left="1985" w:hanging="198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15:restartNumberingAfterBreak="0">
    <w:nsid w:val="70094D2C"/>
    <w:multiLevelType w:val="multilevel"/>
    <w:tmpl w:val="7CB82B7E"/>
    <w:lvl w:ilvl="0">
      <w:start w:val="1"/>
      <w:numFmt w:val="upperRoman"/>
      <w:pStyle w:val="BowRomanListBig5"/>
      <w:lvlText w:val="%1."/>
      <w:lvlJc w:val="left"/>
      <w:pPr>
        <w:tabs>
          <w:tab w:val="num" w:pos="1701"/>
        </w:tabs>
        <w:ind w:left="1701" w:hanging="170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73DC027C"/>
    <w:multiLevelType w:val="multilevel"/>
    <w:tmpl w:val="2D543750"/>
    <w:lvl w:ilvl="0">
      <w:start w:val="1"/>
      <w:numFmt w:val="bullet"/>
      <w:pStyle w:val="BowBullet7"/>
      <w:lvlText w:val="•"/>
      <w:lvlJc w:val="left"/>
      <w:pPr>
        <w:tabs>
          <w:tab w:val="num" w:pos="2268"/>
        </w:tabs>
        <w:ind w:left="2268" w:hanging="2268"/>
      </w:pPr>
      <w:rPr>
        <w:rFonts w:hint="default" w:ascii="Arial" w:hAnsi="Arial"/>
        <w:b w:val="0"/>
        <w:i w:val="0"/>
        <w:color w:val="auto"/>
        <w:w w:val="131"/>
        <w:sz w:val="20"/>
        <w:szCs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5" w15:restartNumberingAfterBreak="0">
    <w:nsid w:val="75435E6B"/>
    <w:multiLevelType w:val="multilevel"/>
    <w:tmpl w:val="D0225EAA"/>
    <w:lvl w:ilvl="0">
      <w:start w:val="1"/>
      <w:numFmt w:val="upperRoman"/>
      <w:pStyle w:val="BowRomanListBig6"/>
      <w:lvlText w:val="%1."/>
      <w:lvlJc w:val="left"/>
      <w:pPr>
        <w:tabs>
          <w:tab w:val="num" w:pos="1985"/>
        </w:tabs>
        <w:ind w:left="1985" w:hanging="198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76EC1B44"/>
    <w:multiLevelType w:val="singleLevel"/>
    <w:tmpl w:val="4FB41C4E"/>
    <w:lvl w:ilvl="0">
      <w:start w:val="1"/>
      <w:numFmt w:val="upperLetter"/>
      <w:lvlRestart w:val="0"/>
      <w:pStyle w:val="BowPartHeading"/>
      <w:lvlText w:val="Part %1"/>
      <w:lvlJc w:val="center"/>
      <w:pPr>
        <w:tabs>
          <w:tab w:val="num" w:pos="720"/>
        </w:tabs>
        <w:ind w:left="720" w:hanging="360"/>
      </w:pPr>
      <w:rPr>
        <w:b/>
      </w:rPr>
    </w:lvl>
  </w:abstractNum>
  <w:abstractNum w:abstractNumId="57" w15:restartNumberingAfterBreak="0">
    <w:nsid w:val="77247375"/>
    <w:multiLevelType w:val="multilevel"/>
    <w:tmpl w:val="E8AEECA0"/>
    <w:lvl w:ilvl="0">
      <w:start w:val="1"/>
      <w:numFmt w:val="lowerRoman"/>
      <w:pStyle w:val="BowRecitalBracketsLower"/>
      <w:lvlText w:val="(%1)"/>
      <w:lvlJc w:val="left"/>
      <w:pPr>
        <w:tabs>
          <w:tab w:val="num" w:pos="1287"/>
        </w:tabs>
        <w:ind w:left="1287" w:hanging="567"/>
      </w:pPr>
      <w:rPr>
        <w:rFonts w:hint="default"/>
      </w:rPr>
    </w:lvl>
    <w:lvl w:ilvl="1">
      <w:start w:val="1"/>
      <w:numFmt w:val="lowerLetter"/>
      <w:lvlText w:val="%2."/>
      <w:lvlJc w:val="left"/>
      <w:pPr>
        <w:tabs>
          <w:tab w:val="num" w:pos="1571"/>
        </w:tabs>
        <w:ind w:left="1571" w:hanging="567"/>
      </w:pPr>
      <w:rPr>
        <w:rFonts w:hint="default"/>
      </w:rPr>
    </w:lvl>
    <w:lvl w:ilvl="2">
      <w:start w:val="1"/>
      <w:numFmt w:val="decimal"/>
      <w:lvlText w:val="%3."/>
      <w:lvlJc w:val="right"/>
      <w:pPr>
        <w:tabs>
          <w:tab w:val="num" w:pos="1855"/>
        </w:tabs>
        <w:ind w:left="1855" w:hanging="567"/>
      </w:pPr>
      <w:rPr>
        <w:rFonts w:hint="default"/>
      </w:rPr>
    </w:lvl>
    <w:lvl w:ilvl="3">
      <w:start w:val="1"/>
      <w:numFmt w:val="lowerRoman"/>
      <w:lvlText w:val="%4."/>
      <w:lvlJc w:val="left"/>
      <w:pPr>
        <w:tabs>
          <w:tab w:val="num" w:pos="2139"/>
        </w:tabs>
        <w:ind w:left="2139" w:hanging="567"/>
      </w:pPr>
      <w:rPr>
        <w:rFonts w:hint="default"/>
      </w:rPr>
    </w:lvl>
    <w:lvl w:ilvl="4">
      <w:start w:val="1"/>
      <w:numFmt w:val="lowerLetter"/>
      <w:lvlText w:val="%5."/>
      <w:lvlJc w:val="left"/>
      <w:pPr>
        <w:tabs>
          <w:tab w:val="num" w:pos="2423"/>
        </w:tabs>
        <w:ind w:left="2423" w:hanging="567"/>
      </w:pPr>
      <w:rPr>
        <w:rFonts w:hint="default"/>
      </w:rPr>
    </w:lvl>
    <w:lvl w:ilvl="5">
      <w:start w:val="1"/>
      <w:numFmt w:val="decimal"/>
      <w:lvlText w:val="%6."/>
      <w:lvlJc w:val="right"/>
      <w:pPr>
        <w:tabs>
          <w:tab w:val="num" w:pos="2707"/>
        </w:tabs>
        <w:ind w:left="2707" w:hanging="567"/>
      </w:pPr>
      <w:rPr>
        <w:rFonts w:hint="default"/>
      </w:rPr>
    </w:lvl>
    <w:lvl w:ilvl="6">
      <w:start w:val="1"/>
      <w:numFmt w:val="lowerRoman"/>
      <w:lvlText w:val="%7."/>
      <w:lvlJc w:val="left"/>
      <w:pPr>
        <w:tabs>
          <w:tab w:val="num" w:pos="2988"/>
        </w:tabs>
        <w:ind w:left="2988" w:hanging="567"/>
      </w:pPr>
      <w:rPr>
        <w:rFonts w:hint="default"/>
      </w:rPr>
    </w:lvl>
    <w:lvl w:ilvl="7">
      <w:start w:val="1"/>
      <w:numFmt w:val="lowerLetter"/>
      <w:lvlText w:val="%8."/>
      <w:lvlJc w:val="left"/>
      <w:pPr>
        <w:tabs>
          <w:tab w:val="num" w:pos="3272"/>
        </w:tabs>
        <w:ind w:left="3272" w:hanging="567"/>
      </w:pPr>
      <w:rPr>
        <w:rFonts w:hint="default"/>
      </w:rPr>
    </w:lvl>
    <w:lvl w:ilvl="8">
      <w:start w:val="1"/>
      <w:numFmt w:val="decimal"/>
      <w:lvlText w:val="%9."/>
      <w:lvlJc w:val="right"/>
      <w:pPr>
        <w:tabs>
          <w:tab w:val="num" w:pos="3555"/>
        </w:tabs>
        <w:ind w:left="3555" w:hanging="567"/>
      </w:pPr>
      <w:rPr>
        <w:rFonts w:hint="default"/>
      </w:rPr>
    </w:lvl>
  </w:abstractNum>
  <w:abstractNum w:abstractNumId="58" w15:restartNumberingAfterBreak="0">
    <w:nsid w:val="796609A9"/>
    <w:multiLevelType w:val="multilevel"/>
    <w:tmpl w:val="414A2818"/>
    <w:lvl w:ilvl="0">
      <w:start w:val="1"/>
      <w:numFmt w:val="decimal"/>
      <w:pStyle w:val="alevel1"/>
      <w:isLgl/>
      <w:lvlText w:val="%1"/>
      <w:lvlJc w:val="left"/>
      <w:pPr>
        <w:tabs>
          <w:tab w:val="num" w:pos="567"/>
        </w:tabs>
        <w:ind w:left="567" w:hanging="567"/>
      </w:pPr>
      <w:rPr>
        <w:u w:val="none"/>
      </w:rPr>
    </w:lvl>
    <w:lvl w:ilvl="1">
      <w:start w:val="1"/>
      <w:numFmt w:val="decimal"/>
      <w:pStyle w:val="alevel2"/>
      <w:isLgl/>
      <w:lvlText w:val="%1.%2"/>
      <w:lvlJc w:val="left"/>
      <w:pPr>
        <w:tabs>
          <w:tab w:val="num" w:pos="851"/>
        </w:tabs>
        <w:ind w:left="851" w:hanging="851"/>
      </w:pPr>
      <w:rPr>
        <w:b w:val="0"/>
      </w:rPr>
    </w:lvl>
    <w:lvl w:ilvl="2">
      <w:start w:val="1"/>
      <w:numFmt w:val="decimal"/>
      <w:pStyle w:val="alevel3"/>
      <w:lvlText w:val="%1.%2.%3"/>
      <w:lvlJc w:val="left"/>
      <w:pPr>
        <w:tabs>
          <w:tab w:val="num" w:pos="1134"/>
        </w:tabs>
        <w:ind w:left="1134" w:hanging="1134"/>
      </w:pPr>
    </w:lvl>
    <w:lvl w:ilvl="3">
      <w:start w:val="1"/>
      <w:numFmt w:val="decimal"/>
      <w:pStyle w:val="alevel4"/>
      <w:lvlText w:val="%1.%2.%3.%4"/>
      <w:lvlJc w:val="left"/>
      <w:pPr>
        <w:tabs>
          <w:tab w:val="num" w:pos="1418"/>
        </w:tabs>
        <w:ind w:left="1418" w:hanging="1418"/>
      </w:pPr>
    </w:lvl>
    <w:lvl w:ilvl="4">
      <w:start w:val="1"/>
      <w:numFmt w:val="decimal"/>
      <w:pStyle w:val="alevel5"/>
      <w:lvlText w:val="%1.%2.%3.%4.%5"/>
      <w:lvlJc w:val="left"/>
      <w:pPr>
        <w:tabs>
          <w:tab w:val="num" w:pos="1701"/>
        </w:tabs>
        <w:ind w:left="1701" w:hanging="1701"/>
      </w:pPr>
    </w:lvl>
    <w:lvl w:ilvl="5">
      <w:start w:val="1"/>
      <w:numFmt w:val="decimal"/>
      <w:pStyle w:val="alevel6"/>
      <w:lvlText w:val="%1.%2.%3.%4.%5.%6"/>
      <w:lvlJc w:val="left"/>
      <w:pPr>
        <w:tabs>
          <w:tab w:val="num" w:pos="1985"/>
        </w:tabs>
        <w:ind w:left="1985" w:hanging="1985"/>
      </w:pPr>
    </w:lvl>
    <w:lvl w:ilvl="6">
      <w:start w:val="1"/>
      <w:numFmt w:val="decimal"/>
      <w:pStyle w:val="alevel7"/>
      <w:lvlText w:val="%1.%2.%3.%4.%5.%6.%7"/>
      <w:lvlJc w:val="left"/>
      <w:pPr>
        <w:tabs>
          <w:tab w:val="num" w:pos="2268"/>
        </w:tabs>
        <w:ind w:left="2268" w:hanging="2268"/>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9" w15:restartNumberingAfterBreak="0">
    <w:nsid w:val="796D0A26"/>
    <w:multiLevelType w:val="multilevel"/>
    <w:tmpl w:val="D6C8453A"/>
    <w:lvl w:ilvl="0">
      <w:start w:val="1"/>
      <w:numFmt w:val="lowerRoman"/>
      <w:pStyle w:val="BowRomanListSmall4"/>
      <w:lvlText w:val="%1."/>
      <w:lvlJc w:val="left"/>
      <w:pPr>
        <w:tabs>
          <w:tab w:val="num" w:pos="1418"/>
        </w:tabs>
        <w:ind w:left="1418" w:hanging="141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7D0F6EAE"/>
    <w:multiLevelType w:val="multilevel"/>
    <w:tmpl w:val="8646B318"/>
    <w:lvl w:ilvl="0">
      <w:start w:val="1"/>
      <w:numFmt w:val="lowerLetter"/>
      <w:pStyle w:val="BowAlphaLower7"/>
      <w:lvlText w:val="%1."/>
      <w:lvlJc w:val="left"/>
      <w:pPr>
        <w:tabs>
          <w:tab w:val="num" w:pos="2268"/>
        </w:tabs>
        <w:ind w:left="2268" w:hanging="2268"/>
      </w:pPr>
      <w:rPr>
        <w:rFonts w:hint="default"/>
      </w:rPr>
    </w:lvl>
    <w:lvl w:ilvl="1">
      <w:start w:val="1"/>
      <w:numFmt w:val="lowerLetter"/>
      <w:lvlText w:val="%2."/>
      <w:lvlJc w:val="left"/>
      <w:pPr>
        <w:tabs>
          <w:tab w:val="num" w:pos="2268"/>
        </w:tabs>
        <w:ind w:left="2268" w:hanging="2268"/>
      </w:pPr>
      <w:rPr>
        <w:rFonts w:hint="default"/>
      </w:rPr>
    </w:lvl>
    <w:lvl w:ilvl="2">
      <w:start w:val="1"/>
      <w:numFmt w:val="lowerRoman"/>
      <w:lvlText w:val="%3."/>
      <w:lvlJc w:val="right"/>
      <w:pPr>
        <w:tabs>
          <w:tab w:val="num" w:pos="2268"/>
        </w:tabs>
        <w:ind w:left="2268" w:hanging="2268"/>
      </w:pPr>
      <w:rPr>
        <w:rFonts w:hint="default"/>
      </w:rPr>
    </w:lvl>
    <w:lvl w:ilvl="3">
      <w:start w:val="1"/>
      <w:numFmt w:val="decimal"/>
      <w:lvlText w:val="%4."/>
      <w:lvlJc w:val="left"/>
      <w:pPr>
        <w:tabs>
          <w:tab w:val="num" w:pos="2268"/>
        </w:tabs>
        <w:ind w:left="2268" w:hanging="2268"/>
      </w:pPr>
      <w:rPr>
        <w:rFonts w:hint="default"/>
      </w:rPr>
    </w:lvl>
    <w:lvl w:ilvl="4">
      <w:start w:val="1"/>
      <w:numFmt w:val="lowerLetter"/>
      <w:lvlText w:val="%5."/>
      <w:lvlJc w:val="left"/>
      <w:pPr>
        <w:tabs>
          <w:tab w:val="num" w:pos="2268"/>
        </w:tabs>
        <w:ind w:left="2268" w:hanging="2268"/>
      </w:pPr>
      <w:rPr>
        <w:rFonts w:hint="default"/>
      </w:rPr>
    </w:lvl>
    <w:lvl w:ilvl="5">
      <w:start w:val="1"/>
      <w:numFmt w:val="lowerRoman"/>
      <w:lvlText w:val="%6."/>
      <w:lvlJc w:val="right"/>
      <w:pPr>
        <w:tabs>
          <w:tab w:val="num" w:pos="2268"/>
        </w:tabs>
        <w:ind w:left="2268" w:hanging="2268"/>
      </w:pPr>
      <w:rPr>
        <w:rFonts w:hint="default"/>
      </w:rPr>
    </w:lvl>
    <w:lvl w:ilvl="6">
      <w:start w:val="1"/>
      <w:numFmt w:val="decimal"/>
      <w:lvlText w:val="%7."/>
      <w:lvlJc w:val="left"/>
      <w:pPr>
        <w:tabs>
          <w:tab w:val="num" w:pos="2268"/>
        </w:tabs>
        <w:ind w:left="2268" w:hanging="2268"/>
      </w:pPr>
      <w:rPr>
        <w:rFonts w:hint="default"/>
      </w:rPr>
    </w:lvl>
    <w:lvl w:ilvl="7">
      <w:start w:val="1"/>
      <w:numFmt w:val="lowerLetter"/>
      <w:lvlText w:val="%8."/>
      <w:lvlJc w:val="left"/>
      <w:pPr>
        <w:tabs>
          <w:tab w:val="num" w:pos="2268"/>
        </w:tabs>
        <w:ind w:left="2268" w:hanging="2268"/>
      </w:pPr>
      <w:rPr>
        <w:rFonts w:hint="default"/>
      </w:rPr>
    </w:lvl>
    <w:lvl w:ilvl="8">
      <w:start w:val="1"/>
      <w:numFmt w:val="lowerRoman"/>
      <w:lvlText w:val="%9."/>
      <w:lvlJc w:val="right"/>
      <w:pPr>
        <w:tabs>
          <w:tab w:val="num" w:pos="2268"/>
        </w:tabs>
        <w:ind w:left="2268" w:hanging="2268"/>
      </w:pPr>
      <w:rPr>
        <w:rFonts w:hint="default"/>
      </w:rPr>
    </w:lvl>
  </w:abstractNum>
  <w:abstractNum w:abstractNumId="61" w15:restartNumberingAfterBreak="0">
    <w:nsid w:val="7E351E14"/>
    <w:multiLevelType w:val="multilevel"/>
    <w:tmpl w:val="4B9281E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num w:numId="1" w16cid:durableId="1309628140">
    <w:abstractNumId w:val="56"/>
  </w:num>
  <w:num w:numId="2" w16cid:durableId="661546414">
    <w:abstractNumId w:val="14"/>
  </w:num>
  <w:num w:numId="3" w16cid:durableId="1917979301">
    <w:abstractNumId w:val="5"/>
  </w:num>
  <w:num w:numId="4" w16cid:durableId="292950803">
    <w:abstractNumId w:val="27"/>
  </w:num>
  <w:num w:numId="5" w16cid:durableId="305935768">
    <w:abstractNumId w:val="2"/>
  </w:num>
  <w:num w:numId="6" w16cid:durableId="1741903962">
    <w:abstractNumId w:val="1"/>
  </w:num>
  <w:num w:numId="7" w16cid:durableId="1006829766">
    <w:abstractNumId w:val="23"/>
  </w:num>
  <w:num w:numId="8" w16cid:durableId="512261302">
    <w:abstractNumId w:val="16"/>
  </w:num>
  <w:num w:numId="9" w16cid:durableId="2040667367">
    <w:abstractNumId w:val="39"/>
  </w:num>
  <w:num w:numId="10" w16cid:durableId="2125608978">
    <w:abstractNumId w:val="37"/>
  </w:num>
  <w:num w:numId="11" w16cid:durableId="481968081">
    <w:abstractNumId w:val="53"/>
  </w:num>
  <w:num w:numId="12" w16cid:durableId="1599481067">
    <w:abstractNumId w:val="55"/>
  </w:num>
  <w:num w:numId="13" w16cid:durableId="2077704272">
    <w:abstractNumId w:val="3"/>
  </w:num>
  <w:num w:numId="14" w16cid:durableId="352659417">
    <w:abstractNumId w:val="28"/>
  </w:num>
  <w:num w:numId="15" w16cid:durableId="1342702937">
    <w:abstractNumId w:val="18"/>
  </w:num>
  <w:num w:numId="16" w16cid:durableId="1123110257">
    <w:abstractNumId w:val="8"/>
  </w:num>
  <w:num w:numId="17" w16cid:durableId="1692102488">
    <w:abstractNumId w:val="4"/>
  </w:num>
  <w:num w:numId="18" w16cid:durableId="1751806405">
    <w:abstractNumId w:val="29"/>
  </w:num>
  <w:num w:numId="19" w16cid:durableId="1479690947">
    <w:abstractNumId w:val="51"/>
  </w:num>
  <w:num w:numId="20" w16cid:durableId="284434153">
    <w:abstractNumId w:val="31"/>
  </w:num>
  <w:num w:numId="21" w16cid:durableId="1924100073">
    <w:abstractNumId w:val="35"/>
  </w:num>
  <w:num w:numId="22" w16cid:durableId="1679847657">
    <w:abstractNumId w:val="40"/>
  </w:num>
  <w:num w:numId="23" w16cid:durableId="1793939201">
    <w:abstractNumId w:val="26"/>
  </w:num>
  <w:num w:numId="24" w16cid:durableId="63767401">
    <w:abstractNumId w:val="10"/>
  </w:num>
  <w:num w:numId="25" w16cid:durableId="1272318761">
    <w:abstractNumId w:val="42"/>
  </w:num>
  <w:num w:numId="26" w16cid:durableId="522668708">
    <w:abstractNumId w:val="52"/>
  </w:num>
  <w:num w:numId="27" w16cid:durableId="1712336832">
    <w:abstractNumId w:val="60"/>
  </w:num>
  <w:num w:numId="28" w16cid:durableId="446392224">
    <w:abstractNumId w:val="9"/>
  </w:num>
  <w:num w:numId="29" w16cid:durableId="1215701417">
    <w:abstractNumId w:val="24"/>
  </w:num>
  <w:num w:numId="30" w16cid:durableId="1675722531">
    <w:abstractNumId w:val="32"/>
  </w:num>
  <w:num w:numId="31" w16cid:durableId="2099322128">
    <w:abstractNumId w:val="44"/>
  </w:num>
  <w:num w:numId="32" w16cid:durableId="314649403">
    <w:abstractNumId w:val="13"/>
  </w:num>
  <w:num w:numId="33" w16cid:durableId="249511548">
    <w:abstractNumId w:val="45"/>
  </w:num>
  <w:num w:numId="34" w16cid:durableId="51656365">
    <w:abstractNumId w:val="54"/>
  </w:num>
  <w:num w:numId="35" w16cid:durableId="1400324292">
    <w:abstractNumId w:val="36"/>
  </w:num>
  <w:num w:numId="36" w16cid:durableId="387608647">
    <w:abstractNumId w:val="22"/>
  </w:num>
  <w:num w:numId="37" w16cid:durableId="933250715">
    <w:abstractNumId w:val="47"/>
  </w:num>
  <w:num w:numId="38" w16cid:durableId="391587953">
    <w:abstractNumId w:val="59"/>
  </w:num>
  <w:num w:numId="39" w16cid:durableId="1061174549">
    <w:abstractNumId w:val="46"/>
  </w:num>
  <w:num w:numId="40" w16cid:durableId="1347976353">
    <w:abstractNumId w:val="33"/>
  </w:num>
  <w:num w:numId="41" w16cid:durableId="120658241">
    <w:abstractNumId w:val="48"/>
  </w:num>
  <w:num w:numId="42" w16cid:durableId="1223518283">
    <w:abstractNumId w:val="15"/>
  </w:num>
  <w:num w:numId="43" w16cid:durableId="521869089">
    <w:abstractNumId w:val="20"/>
  </w:num>
  <w:num w:numId="44" w16cid:durableId="4478260">
    <w:abstractNumId w:val="17"/>
  </w:num>
  <w:num w:numId="45" w16cid:durableId="1638221058">
    <w:abstractNumId w:val="57"/>
  </w:num>
  <w:num w:numId="46" w16cid:durableId="743797084">
    <w:abstractNumId w:val="0"/>
  </w:num>
  <w:num w:numId="47" w16cid:durableId="1005669442">
    <w:abstractNumId w:val="34"/>
  </w:num>
  <w:num w:numId="48" w16cid:durableId="1804037193">
    <w:abstractNumId w:val="38"/>
  </w:num>
  <w:num w:numId="49" w16cid:durableId="1990398086">
    <w:abstractNumId w:val="11"/>
  </w:num>
  <w:num w:numId="50" w16cid:durableId="535890508">
    <w:abstractNumId w:val="49"/>
  </w:num>
  <w:num w:numId="51" w16cid:durableId="632489024">
    <w:abstractNumId w:val="12"/>
  </w:num>
  <w:num w:numId="52" w16cid:durableId="1566065655">
    <w:abstractNumId w:val="7"/>
  </w:num>
  <w:num w:numId="53" w16cid:durableId="1097602489">
    <w:abstractNumId w:val="50"/>
  </w:num>
  <w:num w:numId="54" w16cid:durableId="1810047093">
    <w:abstractNumId w:val="58"/>
  </w:num>
  <w:num w:numId="55" w16cid:durableId="957565999">
    <w:abstractNumId w:val="25"/>
  </w:num>
  <w:num w:numId="56" w16cid:durableId="13162577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43309464">
    <w:abstractNumId w:val="61"/>
  </w:num>
  <w:num w:numId="58" w16cid:durableId="1397627712">
    <w:abstractNumId w:val="43"/>
  </w:num>
  <w:num w:numId="59" w16cid:durableId="2114394996">
    <w:abstractNumId w:val="41"/>
  </w:num>
  <w:num w:numId="60" w16cid:durableId="1614751350">
    <w:abstractNumId w:val="19"/>
  </w:num>
  <w:num w:numId="61" w16cid:durableId="331496864">
    <w:abstractNumId w:val="6"/>
  </w:num>
  <w:num w:numId="62" w16cid:durableId="307250942">
    <w:abstractNumId w:val="21"/>
  </w:num>
  <w:num w:numId="63" w16cid:durableId="1335301849">
    <w:abstractNumId w:val="30"/>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yanda Monageng | Auto Fund">
    <w15:presenceInfo w15:providerId="AD" w15:userId="S::ayanda.monageng@autofund.co.za::4dafe414-4b71-4adf-9a18-d4401e5bfe2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forms" w:enforcement="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Stamp" w:val="H1.5"/>
    <w:docVar w:name="varClientNumber" w:val="gdata\login\INSTALL\BOWMAN\BL_WIP"/>
    <w:docVar w:name="varDocNumber" w:val="BLNormal"/>
    <w:docVar w:name="VersionNumber" w:val="1"/>
  </w:docVars>
  <w:rsids>
    <w:rsidRoot w:val="002A14DB"/>
    <w:rsid w:val="00000F34"/>
    <w:rsid w:val="000024CE"/>
    <w:rsid w:val="00003D27"/>
    <w:rsid w:val="00003F07"/>
    <w:rsid w:val="00006C81"/>
    <w:rsid w:val="00007C41"/>
    <w:rsid w:val="000112E0"/>
    <w:rsid w:val="00013A0D"/>
    <w:rsid w:val="00013A85"/>
    <w:rsid w:val="00013B43"/>
    <w:rsid w:val="00014825"/>
    <w:rsid w:val="000164AB"/>
    <w:rsid w:val="000169BF"/>
    <w:rsid w:val="00017BFB"/>
    <w:rsid w:val="0002034F"/>
    <w:rsid w:val="00020A40"/>
    <w:rsid w:val="000215A0"/>
    <w:rsid w:val="00022430"/>
    <w:rsid w:val="0002301C"/>
    <w:rsid w:val="00024F37"/>
    <w:rsid w:val="000260A7"/>
    <w:rsid w:val="0003134A"/>
    <w:rsid w:val="00031379"/>
    <w:rsid w:val="00034762"/>
    <w:rsid w:val="00034870"/>
    <w:rsid w:val="00035A99"/>
    <w:rsid w:val="00035D7B"/>
    <w:rsid w:val="00036F97"/>
    <w:rsid w:val="0004107E"/>
    <w:rsid w:val="00041082"/>
    <w:rsid w:val="00041CC8"/>
    <w:rsid w:val="00043500"/>
    <w:rsid w:val="00043D6D"/>
    <w:rsid w:val="00044AC3"/>
    <w:rsid w:val="00045D47"/>
    <w:rsid w:val="00045F28"/>
    <w:rsid w:val="00050CE4"/>
    <w:rsid w:val="00051101"/>
    <w:rsid w:val="00052D33"/>
    <w:rsid w:val="00054669"/>
    <w:rsid w:val="00055155"/>
    <w:rsid w:val="00055978"/>
    <w:rsid w:val="000565AA"/>
    <w:rsid w:val="00057569"/>
    <w:rsid w:val="00060930"/>
    <w:rsid w:val="00060F48"/>
    <w:rsid w:val="00062C32"/>
    <w:rsid w:val="00062D4C"/>
    <w:rsid w:val="0006612D"/>
    <w:rsid w:val="0007023D"/>
    <w:rsid w:val="000732EF"/>
    <w:rsid w:val="000733C8"/>
    <w:rsid w:val="00074C5C"/>
    <w:rsid w:val="0007558B"/>
    <w:rsid w:val="00075C05"/>
    <w:rsid w:val="0008194B"/>
    <w:rsid w:val="00081C6A"/>
    <w:rsid w:val="00082266"/>
    <w:rsid w:val="000823EE"/>
    <w:rsid w:val="00082C78"/>
    <w:rsid w:val="000838F7"/>
    <w:rsid w:val="00084E10"/>
    <w:rsid w:val="000875F1"/>
    <w:rsid w:val="00087D00"/>
    <w:rsid w:val="00092054"/>
    <w:rsid w:val="0009296D"/>
    <w:rsid w:val="000932BF"/>
    <w:rsid w:val="00093ACB"/>
    <w:rsid w:val="00093F2D"/>
    <w:rsid w:val="000952AF"/>
    <w:rsid w:val="000A0A9E"/>
    <w:rsid w:val="000A2E93"/>
    <w:rsid w:val="000A36D3"/>
    <w:rsid w:val="000A3EA0"/>
    <w:rsid w:val="000B04C3"/>
    <w:rsid w:val="000B2F38"/>
    <w:rsid w:val="000B3F28"/>
    <w:rsid w:val="000B5A8B"/>
    <w:rsid w:val="000B64DF"/>
    <w:rsid w:val="000B748B"/>
    <w:rsid w:val="000B76D1"/>
    <w:rsid w:val="000B7F03"/>
    <w:rsid w:val="000C05C3"/>
    <w:rsid w:val="000C0A07"/>
    <w:rsid w:val="000C1DE5"/>
    <w:rsid w:val="000C24EC"/>
    <w:rsid w:val="000C2DD9"/>
    <w:rsid w:val="000C31A4"/>
    <w:rsid w:val="000C330D"/>
    <w:rsid w:val="000C3466"/>
    <w:rsid w:val="000C4224"/>
    <w:rsid w:val="000C59BA"/>
    <w:rsid w:val="000C7D51"/>
    <w:rsid w:val="000D2345"/>
    <w:rsid w:val="000D2EA4"/>
    <w:rsid w:val="000D416D"/>
    <w:rsid w:val="000D4460"/>
    <w:rsid w:val="000D50D6"/>
    <w:rsid w:val="000D5912"/>
    <w:rsid w:val="000D5D30"/>
    <w:rsid w:val="000D629E"/>
    <w:rsid w:val="000D6983"/>
    <w:rsid w:val="000D7E27"/>
    <w:rsid w:val="000E01E7"/>
    <w:rsid w:val="000E4703"/>
    <w:rsid w:val="000E4EA2"/>
    <w:rsid w:val="000E51A3"/>
    <w:rsid w:val="000E595E"/>
    <w:rsid w:val="000E6064"/>
    <w:rsid w:val="000E6988"/>
    <w:rsid w:val="000F08E3"/>
    <w:rsid w:val="000F0B6D"/>
    <w:rsid w:val="000F12AF"/>
    <w:rsid w:val="000F1ED4"/>
    <w:rsid w:val="000F2251"/>
    <w:rsid w:val="000F2A85"/>
    <w:rsid w:val="000F2FD9"/>
    <w:rsid w:val="000F4349"/>
    <w:rsid w:val="000F4535"/>
    <w:rsid w:val="000F4812"/>
    <w:rsid w:val="000F4DE1"/>
    <w:rsid w:val="000F5634"/>
    <w:rsid w:val="000F67F6"/>
    <w:rsid w:val="000F6B5C"/>
    <w:rsid w:val="001002C4"/>
    <w:rsid w:val="00100B60"/>
    <w:rsid w:val="00101DB7"/>
    <w:rsid w:val="001022C3"/>
    <w:rsid w:val="001044F8"/>
    <w:rsid w:val="00104EE4"/>
    <w:rsid w:val="00106EF4"/>
    <w:rsid w:val="001101C7"/>
    <w:rsid w:val="0011130F"/>
    <w:rsid w:val="00111B0D"/>
    <w:rsid w:val="001131E8"/>
    <w:rsid w:val="00115024"/>
    <w:rsid w:val="0011528B"/>
    <w:rsid w:val="00115C15"/>
    <w:rsid w:val="00115C29"/>
    <w:rsid w:val="001160DD"/>
    <w:rsid w:val="00117019"/>
    <w:rsid w:val="0011777D"/>
    <w:rsid w:val="001177E5"/>
    <w:rsid w:val="001201E5"/>
    <w:rsid w:val="00120AB7"/>
    <w:rsid w:val="00120EA0"/>
    <w:rsid w:val="00123F19"/>
    <w:rsid w:val="00124590"/>
    <w:rsid w:val="001248D6"/>
    <w:rsid w:val="0012544C"/>
    <w:rsid w:val="00126263"/>
    <w:rsid w:val="00126B37"/>
    <w:rsid w:val="00126BBB"/>
    <w:rsid w:val="00127241"/>
    <w:rsid w:val="0012746E"/>
    <w:rsid w:val="001275F1"/>
    <w:rsid w:val="00130BC3"/>
    <w:rsid w:val="00131AAC"/>
    <w:rsid w:val="00133277"/>
    <w:rsid w:val="00133A78"/>
    <w:rsid w:val="00133C07"/>
    <w:rsid w:val="001350D7"/>
    <w:rsid w:val="001353F8"/>
    <w:rsid w:val="00135C10"/>
    <w:rsid w:val="00136106"/>
    <w:rsid w:val="0013627B"/>
    <w:rsid w:val="00136A1D"/>
    <w:rsid w:val="0013772D"/>
    <w:rsid w:val="001408CE"/>
    <w:rsid w:val="00141051"/>
    <w:rsid w:val="00141CD6"/>
    <w:rsid w:val="0014251F"/>
    <w:rsid w:val="00142787"/>
    <w:rsid w:val="001432BC"/>
    <w:rsid w:val="00143E80"/>
    <w:rsid w:val="001442AF"/>
    <w:rsid w:val="00145625"/>
    <w:rsid w:val="00145F8F"/>
    <w:rsid w:val="00146A2F"/>
    <w:rsid w:val="00147166"/>
    <w:rsid w:val="00151E88"/>
    <w:rsid w:val="00152EAC"/>
    <w:rsid w:val="001562D6"/>
    <w:rsid w:val="00156532"/>
    <w:rsid w:val="00161A8F"/>
    <w:rsid w:val="00162B93"/>
    <w:rsid w:val="00162C0A"/>
    <w:rsid w:val="00162E9B"/>
    <w:rsid w:val="0016354C"/>
    <w:rsid w:val="0016449F"/>
    <w:rsid w:val="00167606"/>
    <w:rsid w:val="00170859"/>
    <w:rsid w:val="00171267"/>
    <w:rsid w:val="0017380E"/>
    <w:rsid w:val="0017403A"/>
    <w:rsid w:val="001745EE"/>
    <w:rsid w:val="00174B19"/>
    <w:rsid w:val="0017697C"/>
    <w:rsid w:val="00176D2E"/>
    <w:rsid w:val="00177ADC"/>
    <w:rsid w:val="00182154"/>
    <w:rsid w:val="00182E6A"/>
    <w:rsid w:val="001839CF"/>
    <w:rsid w:val="00184C52"/>
    <w:rsid w:val="00185889"/>
    <w:rsid w:val="001866F5"/>
    <w:rsid w:val="00187982"/>
    <w:rsid w:val="0019145D"/>
    <w:rsid w:val="00191774"/>
    <w:rsid w:val="00192403"/>
    <w:rsid w:val="0019306B"/>
    <w:rsid w:val="00193269"/>
    <w:rsid w:val="001932BE"/>
    <w:rsid w:val="00193963"/>
    <w:rsid w:val="00193B2F"/>
    <w:rsid w:val="00195A60"/>
    <w:rsid w:val="00196065"/>
    <w:rsid w:val="00196E66"/>
    <w:rsid w:val="0019740A"/>
    <w:rsid w:val="00197E89"/>
    <w:rsid w:val="001A0969"/>
    <w:rsid w:val="001A128F"/>
    <w:rsid w:val="001A23C2"/>
    <w:rsid w:val="001A24BA"/>
    <w:rsid w:val="001A2D31"/>
    <w:rsid w:val="001A3C21"/>
    <w:rsid w:val="001A3E85"/>
    <w:rsid w:val="001A3F4B"/>
    <w:rsid w:val="001A452E"/>
    <w:rsid w:val="001A487E"/>
    <w:rsid w:val="001A4A0F"/>
    <w:rsid w:val="001A5793"/>
    <w:rsid w:val="001A589B"/>
    <w:rsid w:val="001A5BC1"/>
    <w:rsid w:val="001A5EA1"/>
    <w:rsid w:val="001A6957"/>
    <w:rsid w:val="001A74A7"/>
    <w:rsid w:val="001A74B6"/>
    <w:rsid w:val="001A7E0E"/>
    <w:rsid w:val="001B35F4"/>
    <w:rsid w:val="001B36DC"/>
    <w:rsid w:val="001B4059"/>
    <w:rsid w:val="001B4807"/>
    <w:rsid w:val="001C0403"/>
    <w:rsid w:val="001C062C"/>
    <w:rsid w:val="001C19F9"/>
    <w:rsid w:val="001C36DF"/>
    <w:rsid w:val="001C3D91"/>
    <w:rsid w:val="001C4C8B"/>
    <w:rsid w:val="001C7100"/>
    <w:rsid w:val="001D01DF"/>
    <w:rsid w:val="001D04B2"/>
    <w:rsid w:val="001D171E"/>
    <w:rsid w:val="001D1870"/>
    <w:rsid w:val="001D3891"/>
    <w:rsid w:val="001D49A4"/>
    <w:rsid w:val="001D4A9B"/>
    <w:rsid w:val="001E1212"/>
    <w:rsid w:val="001E2670"/>
    <w:rsid w:val="001E382E"/>
    <w:rsid w:val="001E3855"/>
    <w:rsid w:val="001E3F98"/>
    <w:rsid w:val="001E44FC"/>
    <w:rsid w:val="001E5238"/>
    <w:rsid w:val="001E70FE"/>
    <w:rsid w:val="001F0DB8"/>
    <w:rsid w:val="001F24A2"/>
    <w:rsid w:val="001F2B48"/>
    <w:rsid w:val="001F393B"/>
    <w:rsid w:val="001F3FAD"/>
    <w:rsid w:val="001F43B2"/>
    <w:rsid w:val="001F58B9"/>
    <w:rsid w:val="001F5F94"/>
    <w:rsid w:val="001F608E"/>
    <w:rsid w:val="001F6D61"/>
    <w:rsid w:val="001F7E0D"/>
    <w:rsid w:val="001F7E41"/>
    <w:rsid w:val="0020036D"/>
    <w:rsid w:val="0020039D"/>
    <w:rsid w:val="00200563"/>
    <w:rsid w:val="002036A9"/>
    <w:rsid w:val="00204249"/>
    <w:rsid w:val="0020591D"/>
    <w:rsid w:val="00205FC8"/>
    <w:rsid w:val="00206600"/>
    <w:rsid w:val="00207931"/>
    <w:rsid w:val="002104EF"/>
    <w:rsid w:val="00213E6D"/>
    <w:rsid w:val="002144F0"/>
    <w:rsid w:val="00215121"/>
    <w:rsid w:val="00216F5C"/>
    <w:rsid w:val="00217B7D"/>
    <w:rsid w:val="00217F5C"/>
    <w:rsid w:val="0022106B"/>
    <w:rsid w:val="00222081"/>
    <w:rsid w:val="00225897"/>
    <w:rsid w:val="00227264"/>
    <w:rsid w:val="002314E5"/>
    <w:rsid w:val="002361CE"/>
    <w:rsid w:val="0023646B"/>
    <w:rsid w:val="00236C9C"/>
    <w:rsid w:val="002373F0"/>
    <w:rsid w:val="002374B5"/>
    <w:rsid w:val="00240D0C"/>
    <w:rsid w:val="00241D18"/>
    <w:rsid w:val="00243EC3"/>
    <w:rsid w:val="002444C0"/>
    <w:rsid w:val="00246764"/>
    <w:rsid w:val="00247852"/>
    <w:rsid w:val="002503C6"/>
    <w:rsid w:val="00250499"/>
    <w:rsid w:val="00253647"/>
    <w:rsid w:val="002540B5"/>
    <w:rsid w:val="002572CC"/>
    <w:rsid w:val="002575FC"/>
    <w:rsid w:val="0026029E"/>
    <w:rsid w:val="00260E16"/>
    <w:rsid w:val="0026231A"/>
    <w:rsid w:val="0026495D"/>
    <w:rsid w:val="00265D3B"/>
    <w:rsid w:val="00265D95"/>
    <w:rsid w:val="002701E9"/>
    <w:rsid w:val="002701FC"/>
    <w:rsid w:val="00270416"/>
    <w:rsid w:val="00270661"/>
    <w:rsid w:val="0027206D"/>
    <w:rsid w:val="00275874"/>
    <w:rsid w:val="00275BBD"/>
    <w:rsid w:val="00276925"/>
    <w:rsid w:val="00276DCC"/>
    <w:rsid w:val="00277601"/>
    <w:rsid w:val="00277B2C"/>
    <w:rsid w:val="0028021A"/>
    <w:rsid w:val="00280860"/>
    <w:rsid w:val="0028225E"/>
    <w:rsid w:val="00282613"/>
    <w:rsid w:val="002833FB"/>
    <w:rsid w:val="002835E2"/>
    <w:rsid w:val="0028554A"/>
    <w:rsid w:val="00285824"/>
    <w:rsid w:val="00286B4E"/>
    <w:rsid w:val="00286F7F"/>
    <w:rsid w:val="0029043A"/>
    <w:rsid w:val="002908B8"/>
    <w:rsid w:val="00293744"/>
    <w:rsid w:val="00294D48"/>
    <w:rsid w:val="002955B2"/>
    <w:rsid w:val="00295903"/>
    <w:rsid w:val="002963F3"/>
    <w:rsid w:val="00296D15"/>
    <w:rsid w:val="00296E5E"/>
    <w:rsid w:val="002A0518"/>
    <w:rsid w:val="002A0711"/>
    <w:rsid w:val="002A14DB"/>
    <w:rsid w:val="002A1CD2"/>
    <w:rsid w:val="002A3216"/>
    <w:rsid w:val="002A564D"/>
    <w:rsid w:val="002A7AB0"/>
    <w:rsid w:val="002B108C"/>
    <w:rsid w:val="002B15A7"/>
    <w:rsid w:val="002B1873"/>
    <w:rsid w:val="002B2553"/>
    <w:rsid w:val="002B27CC"/>
    <w:rsid w:val="002B5351"/>
    <w:rsid w:val="002C0823"/>
    <w:rsid w:val="002C0BFD"/>
    <w:rsid w:val="002C1023"/>
    <w:rsid w:val="002C10A1"/>
    <w:rsid w:val="002C11E9"/>
    <w:rsid w:val="002C1CD4"/>
    <w:rsid w:val="002C1D3D"/>
    <w:rsid w:val="002C4743"/>
    <w:rsid w:val="002C4780"/>
    <w:rsid w:val="002C5551"/>
    <w:rsid w:val="002C59D0"/>
    <w:rsid w:val="002C5A38"/>
    <w:rsid w:val="002C653B"/>
    <w:rsid w:val="002C6F84"/>
    <w:rsid w:val="002D0ED9"/>
    <w:rsid w:val="002D27BE"/>
    <w:rsid w:val="002D2E74"/>
    <w:rsid w:val="002D3A31"/>
    <w:rsid w:val="002D4510"/>
    <w:rsid w:val="002D47A4"/>
    <w:rsid w:val="002D6473"/>
    <w:rsid w:val="002D66DA"/>
    <w:rsid w:val="002D7BAD"/>
    <w:rsid w:val="002E02DC"/>
    <w:rsid w:val="002E1BD0"/>
    <w:rsid w:val="002E20CD"/>
    <w:rsid w:val="002E2332"/>
    <w:rsid w:val="002E4A10"/>
    <w:rsid w:val="002E68B2"/>
    <w:rsid w:val="002E6C07"/>
    <w:rsid w:val="002F0B3A"/>
    <w:rsid w:val="002F1424"/>
    <w:rsid w:val="002F1C07"/>
    <w:rsid w:val="002F1F51"/>
    <w:rsid w:val="002F22DF"/>
    <w:rsid w:val="002F26BA"/>
    <w:rsid w:val="002F26D9"/>
    <w:rsid w:val="002F3B19"/>
    <w:rsid w:val="002F3CD5"/>
    <w:rsid w:val="002F4439"/>
    <w:rsid w:val="002F4AB7"/>
    <w:rsid w:val="0030020B"/>
    <w:rsid w:val="0030065E"/>
    <w:rsid w:val="00300A2C"/>
    <w:rsid w:val="00301D19"/>
    <w:rsid w:val="003028A1"/>
    <w:rsid w:val="00303283"/>
    <w:rsid w:val="003034BF"/>
    <w:rsid w:val="0030370F"/>
    <w:rsid w:val="003037F1"/>
    <w:rsid w:val="00303DB5"/>
    <w:rsid w:val="00303FF0"/>
    <w:rsid w:val="003076BC"/>
    <w:rsid w:val="0031309F"/>
    <w:rsid w:val="00314B7F"/>
    <w:rsid w:val="00314E3B"/>
    <w:rsid w:val="003154A8"/>
    <w:rsid w:val="0032085D"/>
    <w:rsid w:val="00323F37"/>
    <w:rsid w:val="0032404B"/>
    <w:rsid w:val="00324580"/>
    <w:rsid w:val="00326076"/>
    <w:rsid w:val="00326CD8"/>
    <w:rsid w:val="00327C4B"/>
    <w:rsid w:val="00330F1B"/>
    <w:rsid w:val="003314F0"/>
    <w:rsid w:val="0033228F"/>
    <w:rsid w:val="003337EB"/>
    <w:rsid w:val="0033493C"/>
    <w:rsid w:val="00335D34"/>
    <w:rsid w:val="00336661"/>
    <w:rsid w:val="00337428"/>
    <w:rsid w:val="00347FA5"/>
    <w:rsid w:val="00354DA9"/>
    <w:rsid w:val="00355456"/>
    <w:rsid w:val="003554E3"/>
    <w:rsid w:val="003578E7"/>
    <w:rsid w:val="00357EFC"/>
    <w:rsid w:val="00360A53"/>
    <w:rsid w:val="003610E2"/>
    <w:rsid w:val="003614B9"/>
    <w:rsid w:val="00361FF0"/>
    <w:rsid w:val="003643E5"/>
    <w:rsid w:val="00364E2B"/>
    <w:rsid w:val="003651A0"/>
    <w:rsid w:val="00367F54"/>
    <w:rsid w:val="00370CF7"/>
    <w:rsid w:val="00371404"/>
    <w:rsid w:val="003714CB"/>
    <w:rsid w:val="00371569"/>
    <w:rsid w:val="00372146"/>
    <w:rsid w:val="003722A3"/>
    <w:rsid w:val="003725A1"/>
    <w:rsid w:val="00372699"/>
    <w:rsid w:val="0037280D"/>
    <w:rsid w:val="003738DC"/>
    <w:rsid w:val="00374C2F"/>
    <w:rsid w:val="003753BC"/>
    <w:rsid w:val="00376403"/>
    <w:rsid w:val="00376472"/>
    <w:rsid w:val="00376E58"/>
    <w:rsid w:val="00376FBF"/>
    <w:rsid w:val="00377914"/>
    <w:rsid w:val="00377F58"/>
    <w:rsid w:val="0038028D"/>
    <w:rsid w:val="00380DB3"/>
    <w:rsid w:val="00384557"/>
    <w:rsid w:val="00384E22"/>
    <w:rsid w:val="0038572F"/>
    <w:rsid w:val="00385732"/>
    <w:rsid w:val="00385999"/>
    <w:rsid w:val="00385D48"/>
    <w:rsid w:val="00386509"/>
    <w:rsid w:val="00386A34"/>
    <w:rsid w:val="00390F43"/>
    <w:rsid w:val="00391D43"/>
    <w:rsid w:val="00392875"/>
    <w:rsid w:val="0039298E"/>
    <w:rsid w:val="00392DBB"/>
    <w:rsid w:val="003935AB"/>
    <w:rsid w:val="0039427A"/>
    <w:rsid w:val="00395BD3"/>
    <w:rsid w:val="00395D8F"/>
    <w:rsid w:val="0039618D"/>
    <w:rsid w:val="003A024F"/>
    <w:rsid w:val="003A223D"/>
    <w:rsid w:val="003A35C4"/>
    <w:rsid w:val="003A57BF"/>
    <w:rsid w:val="003A783B"/>
    <w:rsid w:val="003B08A7"/>
    <w:rsid w:val="003B0AC4"/>
    <w:rsid w:val="003B0CB0"/>
    <w:rsid w:val="003B1C04"/>
    <w:rsid w:val="003B26D5"/>
    <w:rsid w:val="003B512A"/>
    <w:rsid w:val="003B73A0"/>
    <w:rsid w:val="003B7A2F"/>
    <w:rsid w:val="003C0356"/>
    <w:rsid w:val="003C03B0"/>
    <w:rsid w:val="003C0414"/>
    <w:rsid w:val="003C08A9"/>
    <w:rsid w:val="003C2686"/>
    <w:rsid w:val="003C2FD8"/>
    <w:rsid w:val="003C3503"/>
    <w:rsid w:val="003C5244"/>
    <w:rsid w:val="003C601E"/>
    <w:rsid w:val="003C6645"/>
    <w:rsid w:val="003D0003"/>
    <w:rsid w:val="003D2979"/>
    <w:rsid w:val="003D3338"/>
    <w:rsid w:val="003D3C04"/>
    <w:rsid w:val="003D53C2"/>
    <w:rsid w:val="003D6346"/>
    <w:rsid w:val="003D726C"/>
    <w:rsid w:val="003D7779"/>
    <w:rsid w:val="003D7EF2"/>
    <w:rsid w:val="003E00A5"/>
    <w:rsid w:val="003E0EC8"/>
    <w:rsid w:val="003E13A9"/>
    <w:rsid w:val="003E33FC"/>
    <w:rsid w:val="003E5B9D"/>
    <w:rsid w:val="003E68E4"/>
    <w:rsid w:val="003E711E"/>
    <w:rsid w:val="003E74C0"/>
    <w:rsid w:val="003E74E0"/>
    <w:rsid w:val="003F10B7"/>
    <w:rsid w:val="003F18BC"/>
    <w:rsid w:val="003F31FE"/>
    <w:rsid w:val="003F46E4"/>
    <w:rsid w:val="003F57D5"/>
    <w:rsid w:val="003F67CE"/>
    <w:rsid w:val="003F6928"/>
    <w:rsid w:val="003F7C97"/>
    <w:rsid w:val="003F7F10"/>
    <w:rsid w:val="004015DA"/>
    <w:rsid w:val="00401F53"/>
    <w:rsid w:val="00402A43"/>
    <w:rsid w:val="004044F7"/>
    <w:rsid w:val="00404FC3"/>
    <w:rsid w:val="00405888"/>
    <w:rsid w:val="00407115"/>
    <w:rsid w:val="0041011B"/>
    <w:rsid w:val="00411531"/>
    <w:rsid w:val="00411A6D"/>
    <w:rsid w:val="004124FC"/>
    <w:rsid w:val="00413FBA"/>
    <w:rsid w:val="0041474B"/>
    <w:rsid w:val="00421221"/>
    <w:rsid w:val="00421AAF"/>
    <w:rsid w:val="00426296"/>
    <w:rsid w:val="00426801"/>
    <w:rsid w:val="00430181"/>
    <w:rsid w:val="00430742"/>
    <w:rsid w:val="004319A3"/>
    <w:rsid w:val="004336D5"/>
    <w:rsid w:val="00434DC5"/>
    <w:rsid w:val="004358EF"/>
    <w:rsid w:val="00435CC4"/>
    <w:rsid w:val="00436EB7"/>
    <w:rsid w:val="00436FE6"/>
    <w:rsid w:val="0043737E"/>
    <w:rsid w:val="004401B7"/>
    <w:rsid w:val="0044084D"/>
    <w:rsid w:val="00440E58"/>
    <w:rsid w:val="00440F01"/>
    <w:rsid w:val="00441718"/>
    <w:rsid w:val="00441CAB"/>
    <w:rsid w:val="0044221E"/>
    <w:rsid w:val="004429EB"/>
    <w:rsid w:val="00443F58"/>
    <w:rsid w:val="004445EE"/>
    <w:rsid w:val="00445175"/>
    <w:rsid w:val="00447906"/>
    <w:rsid w:val="00450FBD"/>
    <w:rsid w:val="00451A3D"/>
    <w:rsid w:val="00453D0D"/>
    <w:rsid w:val="004544A1"/>
    <w:rsid w:val="00454E5C"/>
    <w:rsid w:val="00454FDC"/>
    <w:rsid w:val="00457A20"/>
    <w:rsid w:val="00460C85"/>
    <w:rsid w:val="004615D9"/>
    <w:rsid w:val="00461AAE"/>
    <w:rsid w:val="00462019"/>
    <w:rsid w:val="004622F0"/>
    <w:rsid w:val="004665C0"/>
    <w:rsid w:val="004666A3"/>
    <w:rsid w:val="00467685"/>
    <w:rsid w:val="00467B76"/>
    <w:rsid w:val="00467F4C"/>
    <w:rsid w:val="004718D5"/>
    <w:rsid w:val="00472EE6"/>
    <w:rsid w:val="00473E9F"/>
    <w:rsid w:val="004741E2"/>
    <w:rsid w:val="00474E68"/>
    <w:rsid w:val="00475135"/>
    <w:rsid w:val="004752FE"/>
    <w:rsid w:val="00480F3E"/>
    <w:rsid w:val="00482195"/>
    <w:rsid w:val="0048333F"/>
    <w:rsid w:val="00484240"/>
    <w:rsid w:val="00485EB8"/>
    <w:rsid w:val="00485F15"/>
    <w:rsid w:val="004873F8"/>
    <w:rsid w:val="0049039D"/>
    <w:rsid w:val="00490786"/>
    <w:rsid w:val="00490DF0"/>
    <w:rsid w:val="00490EBB"/>
    <w:rsid w:val="00490EF3"/>
    <w:rsid w:val="00491706"/>
    <w:rsid w:val="00491AB9"/>
    <w:rsid w:val="004932B7"/>
    <w:rsid w:val="004940BE"/>
    <w:rsid w:val="00494105"/>
    <w:rsid w:val="00494405"/>
    <w:rsid w:val="0049442D"/>
    <w:rsid w:val="004972C3"/>
    <w:rsid w:val="00497B9C"/>
    <w:rsid w:val="004A0074"/>
    <w:rsid w:val="004A05A5"/>
    <w:rsid w:val="004A0D0F"/>
    <w:rsid w:val="004A1771"/>
    <w:rsid w:val="004A17FF"/>
    <w:rsid w:val="004A1964"/>
    <w:rsid w:val="004A1CBB"/>
    <w:rsid w:val="004A3218"/>
    <w:rsid w:val="004A5112"/>
    <w:rsid w:val="004A5B8F"/>
    <w:rsid w:val="004A6488"/>
    <w:rsid w:val="004A6833"/>
    <w:rsid w:val="004A7302"/>
    <w:rsid w:val="004B0245"/>
    <w:rsid w:val="004B0B78"/>
    <w:rsid w:val="004B0B9A"/>
    <w:rsid w:val="004B0D06"/>
    <w:rsid w:val="004B13CA"/>
    <w:rsid w:val="004B1B9A"/>
    <w:rsid w:val="004B2145"/>
    <w:rsid w:val="004B272D"/>
    <w:rsid w:val="004B2DE7"/>
    <w:rsid w:val="004B35B5"/>
    <w:rsid w:val="004B3687"/>
    <w:rsid w:val="004B391F"/>
    <w:rsid w:val="004B4525"/>
    <w:rsid w:val="004B52FD"/>
    <w:rsid w:val="004B7723"/>
    <w:rsid w:val="004B77E7"/>
    <w:rsid w:val="004C1384"/>
    <w:rsid w:val="004C1C69"/>
    <w:rsid w:val="004C2CE3"/>
    <w:rsid w:val="004C36F4"/>
    <w:rsid w:val="004C5075"/>
    <w:rsid w:val="004C5D0D"/>
    <w:rsid w:val="004C6AB0"/>
    <w:rsid w:val="004D0036"/>
    <w:rsid w:val="004D047F"/>
    <w:rsid w:val="004D0A82"/>
    <w:rsid w:val="004D21AF"/>
    <w:rsid w:val="004D6A64"/>
    <w:rsid w:val="004E0F78"/>
    <w:rsid w:val="004E1684"/>
    <w:rsid w:val="004E33D3"/>
    <w:rsid w:val="004E383F"/>
    <w:rsid w:val="004E3FF1"/>
    <w:rsid w:val="004E5050"/>
    <w:rsid w:val="004E5CE9"/>
    <w:rsid w:val="004E67B9"/>
    <w:rsid w:val="004E7679"/>
    <w:rsid w:val="004E7858"/>
    <w:rsid w:val="004F0F6C"/>
    <w:rsid w:val="004F14A2"/>
    <w:rsid w:val="004F1E89"/>
    <w:rsid w:val="004F2D60"/>
    <w:rsid w:val="004F2DC4"/>
    <w:rsid w:val="004F3CF2"/>
    <w:rsid w:val="004F3D51"/>
    <w:rsid w:val="004F643C"/>
    <w:rsid w:val="004F6EE1"/>
    <w:rsid w:val="004F70DF"/>
    <w:rsid w:val="004F7161"/>
    <w:rsid w:val="005002E7"/>
    <w:rsid w:val="00500A1A"/>
    <w:rsid w:val="00501C2E"/>
    <w:rsid w:val="00504355"/>
    <w:rsid w:val="005044B9"/>
    <w:rsid w:val="00504F2A"/>
    <w:rsid w:val="00504FB0"/>
    <w:rsid w:val="00505EB6"/>
    <w:rsid w:val="00507F7E"/>
    <w:rsid w:val="00510F1C"/>
    <w:rsid w:val="005118AB"/>
    <w:rsid w:val="00511C72"/>
    <w:rsid w:val="005120DA"/>
    <w:rsid w:val="00513A60"/>
    <w:rsid w:val="00515275"/>
    <w:rsid w:val="0051668C"/>
    <w:rsid w:val="00520D28"/>
    <w:rsid w:val="00520DB7"/>
    <w:rsid w:val="00520E4B"/>
    <w:rsid w:val="0052176D"/>
    <w:rsid w:val="00522A33"/>
    <w:rsid w:val="00522EB2"/>
    <w:rsid w:val="005241E6"/>
    <w:rsid w:val="00525327"/>
    <w:rsid w:val="00525B37"/>
    <w:rsid w:val="00526EA1"/>
    <w:rsid w:val="00527003"/>
    <w:rsid w:val="00527221"/>
    <w:rsid w:val="00527C4D"/>
    <w:rsid w:val="00530A49"/>
    <w:rsid w:val="0053204A"/>
    <w:rsid w:val="005322DE"/>
    <w:rsid w:val="0053398C"/>
    <w:rsid w:val="005368BD"/>
    <w:rsid w:val="00536A34"/>
    <w:rsid w:val="00536CF6"/>
    <w:rsid w:val="00536EC5"/>
    <w:rsid w:val="005371DC"/>
    <w:rsid w:val="005411A0"/>
    <w:rsid w:val="005411CE"/>
    <w:rsid w:val="00542526"/>
    <w:rsid w:val="00542C41"/>
    <w:rsid w:val="0054350D"/>
    <w:rsid w:val="00544D2C"/>
    <w:rsid w:val="00546233"/>
    <w:rsid w:val="00546F69"/>
    <w:rsid w:val="005508AD"/>
    <w:rsid w:val="00550FB1"/>
    <w:rsid w:val="00553250"/>
    <w:rsid w:val="00553AAD"/>
    <w:rsid w:val="00554FC2"/>
    <w:rsid w:val="00555D6F"/>
    <w:rsid w:val="0055628C"/>
    <w:rsid w:val="00557FDB"/>
    <w:rsid w:val="00557FE6"/>
    <w:rsid w:val="00560198"/>
    <w:rsid w:val="005608FC"/>
    <w:rsid w:val="00560941"/>
    <w:rsid w:val="00560985"/>
    <w:rsid w:val="00561169"/>
    <w:rsid w:val="00561AC4"/>
    <w:rsid w:val="0056237C"/>
    <w:rsid w:val="00565BEB"/>
    <w:rsid w:val="0056653A"/>
    <w:rsid w:val="00567352"/>
    <w:rsid w:val="0056757A"/>
    <w:rsid w:val="00570967"/>
    <w:rsid w:val="00570A8B"/>
    <w:rsid w:val="00573F7F"/>
    <w:rsid w:val="00574702"/>
    <w:rsid w:val="005766E4"/>
    <w:rsid w:val="00576851"/>
    <w:rsid w:val="00576E04"/>
    <w:rsid w:val="00577216"/>
    <w:rsid w:val="00577333"/>
    <w:rsid w:val="0058067A"/>
    <w:rsid w:val="00580862"/>
    <w:rsid w:val="00580F35"/>
    <w:rsid w:val="005816CA"/>
    <w:rsid w:val="00583AE7"/>
    <w:rsid w:val="00584965"/>
    <w:rsid w:val="0058624E"/>
    <w:rsid w:val="005873F3"/>
    <w:rsid w:val="00591079"/>
    <w:rsid w:val="00591706"/>
    <w:rsid w:val="00592005"/>
    <w:rsid w:val="005964B5"/>
    <w:rsid w:val="005A00E5"/>
    <w:rsid w:val="005A0E26"/>
    <w:rsid w:val="005A10E0"/>
    <w:rsid w:val="005A397B"/>
    <w:rsid w:val="005A4188"/>
    <w:rsid w:val="005A451E"/>
    <w:rsid w:val="005A4A86"/>
    <w:rsid w:val="005A64DB"/>
    <w:rsid w:val="005A66BE"/>
    <w:rsid w:val="005A6ECF"/>
    <w:rsid w:val="005B14CB"/>
    <w:rsid w:val="005B30F9"/>
    <w:rsid w:val="005B391B"/>
    <w:rsid w:val="005B4A60"/>
    <w:rsid w:val="005B4CE6"/>
    <w:rsid w:val="005B5C20"/>
    <w:rsid w:val="005B6659"/>
    <w:rsid w:val="005C0D95"/>
    <w:rsid w:val="005C1835"/>
    <w:rsid w:val="005C1BDB"/>
    <w:rsid w:val="005C1D1D"/>
    <w:rsid w:val="005C3220"/>
    <w:rsid w:val="005C46F3"/>
    <w:rsid w:val="005C6B01"/>
    <w:rsid w:val="005C797D"/>
    <w:rsid w:val="005C7991"/>
    <w:rsid w:val="005D0951"/>
    <w:rsid w:val="005D21D5"/>
    <w:rsid w:val="005D2B3E"/>
    <w:rsid w:val="005D4018"/>
    <w:rsid w:val="005D4B72"/>
    <w:rsid w:val="005D6B1D"/>
    <w:rsid w:val="005E0B5E"/>
    <w:rsid w:val="005E1DE4"/>
    <w:rsid w:val="005E2A68"/>
    <w:rsid w:val="005E2D80"/>
    <w:rsid w:val="005E34BA"/>
    <w:rsid w:val="005E3953"/>
    <w:rsid w:val="005E5E35"/>
    <w:rsid w:val="005E779F"/>
    <w:rsid w:val="005F13DD"/>
    <w:rsid w:val="005F269F"/>
    <w:rsid w:val="005F33F0"/>
    <w:rsid w:val="005F363D"/>
    <w:rsid w:val="005F392A"/>
    <w:rsid w:val="005F4CDD"/>
    <w:rsid w:val="005F5CFA"/>
    <w:rsid w:val="005F6752"/>
    <w:rsid w:val="005F7C65"/>
    <w:rsid w:val="00600109"/>
    <w:rsid w:val="006033D7"/>
    <w:rsid w:val="006038DF"/>
    <w:rsid w:val="006039B8"/>
    <w:rsid w:val="00604841"/>
    <w:rsid w:val="00606438"/>
    <w:rsid w:val="00606794"/>
    <w:rsid w:val="00606D55"/>
    <w:rsid w:val="00610478"/>
    <w:rsid w:val="006107E2"/>
    <w:rsid w:val="00610E5F"/>
    <w:rsid w:val="006137CA"/>
    <w:rsid w:val="00613BFF"/>
    <w:rsid w:val="00613E7C"/>
    <w:rsid w:val="00614CD5"/>
    <w:rsid w:val="006155FF"/>
    <w:rsid w:val="00616E2D"/>
    <w:rsid w:val="00617777"/>
    <w:rsid w:val="00617CE9"/>
    <w:rsid w:val="006200A3"/>
    <w:rsid w:val="006202BF"/>
    <w:rsid w:val="00620554"/>
    <w:rsid w:val="0062132F"/>
    <w:rsid w:val="0062184C"/>
    <w:rsid w:val="00621A66"/>
    <w:rsid w:val="00622178"/>
    <w:rsid w:val="006222DD"/>
    <w:rsid w:val="00623505"/>
    <w:rsid w:val="00624233"/>
    <w:rsid w:val="0062639E"/>
    <w:rsid w:val="00626D13"/>
    <w:rsid w:val="006300FD"/>
    <w:rsid w:val="00632B6A"/>
    <w:rsid w:val="006355F2"/>
    <w:rsid w:val="0063783B"/>
    <w:rsid w:val="00637E0F"/>
    <w:rsid w:val="00637E74"/>
    <w:rsid w:val="006406DB"/>
    <w:rsid w:val="00643DE7"/>
    <w:rsid w:val="0064621E"/>
    <w:rsid w:val="00647467"/>
    <w:rsid w:val="00647BE0"/>
    <w:rsid w:val="0065103E"/>
    <w:rsid w:val="00652544"/>
    <w:rsid w:val="00652726"/>
    <w:rsid w:val="0065338A"/>
    <w:rsid w:val="00653BFB"/>
    <w:rsid w:val="00654575"/>
    <w:rsid w:val="0065486C"/>
    <w:rsid w:val="006556C2"/>
    <w:rsid w:val="006560CB"/>
    <w:rsid w:val="006561BA"/>
    <w:rsid w:val="006563D6"/>
    <w:rsid w:val="00657CC3"/>
    <w:rsid w:val="00660694"/>
    <w:rsid w:val="006612B5"/>
    <w:rsid w:val="006621C6"/>
    <w:rsid w:val="00662DE0"/>
    <w:rsid w:val="006634E4"/>
    <w:rsid w:val="0066378A"/>
    <w:rsid w:val="00663936"/>
    <w:rsid w:val="00663A42"/>
    <w:rsid w:val="006642D3"/>
    <w:rsid w:val="00665B0F"/>
    <w:rsid w:val="00666169"/>
    <w:rsid w:val="006665BA"/>
    <w:rsid w:val="00666837"/>
    <w:rsid w:val="00666C70"/>
    <w:rsid w:val="00667C51"/>
    <w:rsid w:val="00670777"/>
    <w:rsid w:val="00672405"/>
    <w:rsid w:val="00674185"/>
    <w:rsid w:val="00674358"/>
    <w:rsid w:val="00674832"/>
    <w:rsid w:val="00676423"/>
    <w:rsid w:val="00680B17"/>
    <w:rsid w:val="006826B1"/>
    <w:rsid w:val="00683D87"/>
    <w:rsid w:val="00684248"/>
    <w:rsid w:val="0068439D"/>
    <w:rsid w:val="0068587D"/>
    <w:rsid w:val="00685DD8"/>
    <w:rsid w:val="00687452"/>
    <w:rsid w:val="0068799D"/>
    <w:rsid w:val="00690EB1"/>
    <w:rsid w:val="0069112A"/>
    <w:rsid w:val="00692A3F"/>
    <w:rsid w:val="00692E2D"/>
    <w:rsid w:val="0069436D"/>
    <w:rsid w:val="00694B02"/>
    <w:rsid w:val="00694F2E"/>
    <w:rsid w:val="00697D59"/>
    <w:rsid w:val="006A0FEB"/>
    <w:rsid w:val="006A10D3"/>
    <w:rsid w:val="006A2C2B"/>
    <w:rsid w:val="006A37D8"/>
    <w:rsid w:val="006A41DF"/>
    <w:rsid w:val="006A524D"/>
    <w:rsid w:val="006A787D"/>
    <w:rsid w:val="006B057D"/>
    <w:rsid w:val="006B0785"/>
    <w:rsid w:val="006B12A8"/>
    <w:rsid w:val="006B154A"/>
    <w:rsid w:val="006B52CE"/>
    <w:rsid w:val="006B7395"/>
    <w:rsid w:val="006B7788"/>
    <w:rsid w:val="006B7805"/>
    <w:rsid w:val="006B7F65"/>
    <w:rsid w:val="006C0728"/>
    <w:rsid w:val="006C1344"/>
    <w:rsid w:val="006C15AD"/>
    <w:rsid w:val="006C1F17"/>
    <w:rsid w:val="006C35E7"/>
    <w:rsid w:val="006C373B"/>
    <w:rsid w:val="006C4192"/>
    <w:rsid w:val="006C41DB"/>
    <w:rsid w:val="006C528C"/>
    <w:rsid w:val="006C52C8"/>
    <w:rsid w:val="006C5DB9"/>
    <w:rsid w:val="006C7406"/>
    <w:rsid w:val="006D10D1"/>
    <w:rsid w:val="006D16D5"/>
    <w:rsid w:val="006D2596"/>
    <w:rsid w:val="006D28C1"/>
    <w:rsid w:val="006D3999"/>
    <w:rsid w:val="006D42C0"/>
    <w:rsid w:val="006D4804"/>
    <w:rsid w:val="006D50F2"/>
    <w:rsid w:val="006D6027"/>
    <w:rsid w:val="006D6D81"/>
    <w:rsid w:val="006D7F46"/>
    <w:rsid w:val="006E07BF"/>
    <w:rsid w:val="006E1591"/>
    <w:rsid w:val="006E15C5"/>
    <w:rsid w:val="006E1D0D"/>
    <w:rsid w:val="006E1FA8"/>
    <w:rsid w:val="006E2C61"/>
    <w:rsid w:val="006E316D"/>
    <w:rsid w:val="006E33E8"/>
    <w:rsid w:val="006E36B9"/>
    <w:rsid w:val="006E40C7"/>
    <w:rsid w:val="006E4AEE"/>
    <w:rsid w:val="006E6327"/>
    <w:rsid w:val="006E6473"/>
    <w:rsid w:val="006F12AA"/>
    <w:rsid w:val="006F13CF"/>
    <w:rsid w:val="006F1428"/>
    <w:rsid w:val="006F4357"/>
    <w:rsid w:val="006F4A1A"/>
    <w:rsid w:val="006F4CDB"/>
    <w:rsid w:val="006F5EF1"/>
    <w:rsid w:val="006F6782"/>
    <w:rsid w:val="006F7961"/>
    <w:rsid w:val="007016A2"/>
    <w:rsid w:val="00701C7E"/>
    <w:rsid w:val="00704823"/>
    <w:rsid w:val="00705E6A"/>
    <w:rsid w:val="0070629E"/>
    <w:rsid w:val="0070759B"/>
    <w:rsid w:val="007140E8"/>
    <w:rsid w:val="00715CC8"/>
    <w:rsid w:val="00716C67"/>
    <w:rsid w:val="00716F5B"/>
    <w:rsid w:val="00717C7F"/>
    <w:rsid w:val="007229E3"/>
    <w:rsid w:val="00727AEE"/>
    <w:rsid w:val="00730631"/>
    <w:rsid w:val="0073178F"/>
    <w:rsid w:val="007373FB"/>
    <w:rsid w:val="00737E4E"/>
    <w:rsid w:val="007406E3"/>
    <w:rsid w:val="00741198"/>
    <w:rsid w:val="007436B0"/>
    <w:rsid w:val="00743CD1"/>
    <w:rsid w:val="00744A1B"/>
    <w:rsid w:val="00745DB4"/>
    <w:rsid w:val="00745F15"/>
    <w:rsid w:val="00746123"/>
    <w:rsid w:val="007464D4"/>
    <w:rsid w:val="007474DB"/>
    <w:rsid w:val="007552F0"/>
    <w:rsid w:val="00755A41"/>
    <w:rsid w:val="00755B36"/>
    <w:rsid w:val="00755D40"/>
    <w:rsid w:val="00761618"/>
    <w:rsid w:val="00761DE2"/>
    <w:rsid w:val="00762256"/>
    <w:rsid w:val="007625DA"/>
    <w:rsid w:val="00762F62"/>
    <w:rsid w:val="00763864"/>
    <w:rsid w:val="00763E87"/>
    <w:rsid w:val="00763FC5"/>
    <w:rsid w:val="0076403C"/>
    <w:rsid w:val="00765DE8"/>
    <w:rsid w:val="007664D6"/>
    <w:rsid w:val="0077103D"/>
    <w:rsid w:val="0077253F"/>
    <w:rsid w:val="00772F35"/>
    <w:rsid w:val="00774346"/>
    <w:rsid w:val="007749BB"/>
    <w:rsid w:val="00776057"/>
    <w:rsid w:val="007802CF"/>
    <w:rsid w:val="00780548"/>
    <w:rsid w:val="007807C9"/>
    <w:rsid w:val="00781E6C"/>
    <w:rsid w:val="00783D5C"/>
    <w:rsid w:val="00783FEF"/>
    <w:rsid w:val="00784057"/>
    <w:rsid w:val="00784797"/>
    <w:rsid w:val="007857AA"/>
    <w:rsid w:val="00785CD5"/>
    <w:rsid w:val="0078770A"/>
    <w:rsid w:val="00787FD6"/>
    <w:rsid w:val="007902E3"/>
    <w:rsid w:val="00791B94"/>
    <w:rsid w:val="00792ABD"/>
    <w:rsid w:val="00792F34"/>
    <w:rsid w:val="00794321"/>
    <w:rsid w:val="007946D6"/>
    <w:rsid w:val="00794A6A"/>
    <w:rsid w:val="00795221"/>
    <w:rsid w:val="00796F94"/>
    <w:rsid w:val="00797BFF"/>
    <w:rsid w:val="007A2EB2"/>
    <w:rsid w:val="007A2F44"/>
    <w:rsid w:val="007A39D0"/>
    <w:rsid w:val="007A3E0C"/>
    <w:rsid w:val="007A59EE"/>
    <w:rsid w:val="007B0C6A"/>
    <w:rsid w:val="007B1257"/>
    <w:rsid w:val="007B1849"/>
    <w:rsid w:val="007B23AD"/>
    <w:rsid w:val="007B38B1"/>
    <w:rsid w:val="007B4DFB"/>
    <w:rsid w:val="007B5C30"/>
    <w:rsid w:val="007B7A91"/>
    <w:rsid w:val="007C015F"/>
    <w:rsid w:val="007C0947"/>
    <w:rsid w:val="007C09AB"/>
    <w:rsid w:val="007C1C00"/>
    <w:rsid w:val="007C231F"/>
    <w:rsid w:val="007C3107"/>
    <w:rsid w:val="007C4D93"/>
    <w:rsid w:val="007C5CF9"/>
    <w:rsid w:val="007C7AE3"/>
    <w:rsid w:val="007C7BA5"/>
    <w:rsid w:val="007C7C5E"/>
    <w:rsid w:val="007D02F9"/>
    <w:rsid w:val="007D1802"/>
    <w:rsid w:val="007D3484"/>
    <w:rsid w:val="007D3A9E"/>
    <w:rsid w:val="007D5A5A"/>
    <w:rsid w:val="007D70E0"/>
    <w:rsid w:val="007D7252"/>
    <w:rsid w:val="007D74FF"/>
    <w:rsid w:val="007E0AFD"/>
    <w:rsid w:val="007E217E"/>
    <w:rsid w:val="007E2208"/>
    <w:rsid w:val="007E3794"/>
    <w:rsid w:val="007E5779"/>
    <w:rsid w:val="007E70F3"/>
    <w:rsid w:val="007E790F"/>
    <w:rsid w:val="007F03E4"/>
    <w:rsid w:val="007F0867"/>
    <w:rsid w:val="007F0BD0"/>
    <w:rsid w:val="007F10C7"/>
    <w:rsid w:val="007F1AAA"/>
    <w:rsid w:val="007F2135"/>
    <w:rsid w:val="007F3023"/>
    <w:rsid w:val="007F36C2"/>
    <w:rsid w:val="007F3764"/>
    <w:rsid w:val="007F45A4"/>
    <w:rsid w:val="007F5AFE"/>
    <w:rsid w:val="007F6F69"/>
    <w:rsid w:val="007F7A4B"/>
    <w:rsid w:val="00800752"/>
    <w:rsid w:val="00801015"/>
    <w:rsid w:val="008017AC"/>
    <w:rsid w:val="00803FF6"/>
    <w:rsid w:val="008065A8"/>
    <w:rsid w:val="00810641"/>
    <w:rsid w:val="00812D73"/>
    <w:rsid w:val="00814A2F"/>
    <w:rsid w:val="00814AF4"/>
    <w:rsid w:val="00814DEB"/>
    <w:rsid w:val="008155E5"/>
    <w:rsid w:val="008157EF"/>
    <w:rsid w:val="00816BB8"/>
    <w:rsid w:val="00817B3F"/>
    <w:rsid w:val="00822B3A"/>
    <w:rsid w:val="0082355C"/>
    <w:rsid w:val="008245AA"/>
    <w:rsid w:val="00824983"/>
    <w:rsid w:val="00825017"/>
    <w:rsid w:val="00825093"/>
    <w:rsid w:val="00826528"/>
    <w:rsid w:val="00827B25"/>
    <w:rsid w:val="00827FFD"/>
    <w:rsid w:val="00830930"/>
    <w:rsid w:val="00830951"/>
    <w:rsid w:val="008325C2"/>
    <w:rsid w:val="008329B2"/>
    <w:rsid w:val="00833AAC"/>
    <w:rsid w:val="0083416D"/>
    <w:rsid w:val="00835538"/>
    <w:rsid w:val="00835F34"/>
    <w:rsid w:val="00836944"/>
    <w:rsid w:val="008373C5"/>
    <w:rsid w:val="00837DA5"/>
    <w:rsid w:val="0084215A"/>
    <w:rsid w:val="00842948"/>
    <w:rsid w:val="00842DE6"/>
    <w:rsid w:val="0084387E"/>
    <w:rsid w:val="00843E5D"/>
    <w:rsid w:val="00843E91"/>
    <w:rsid w:val="00844099"/>
    <w:rsid w:val="00847741"/>
    <w:rsid w:val="0085104F"/>
    <w:rsid w:val="0085308A"/>
    <w:rsid w:val="0085323B"/>
    <w:rsid w:val="008547E3"/>
    <w:rsid w:val="008558BF"/>
    <w:rsid w:val="00856144"/>
    <w:rsid w:val="00856D8C"/>
    <w:rsid w:val="00857372"/>
    <w:rsid w:val="00857406"/>
    <w:rsid w:val="00857757"/>
    <w:rsid w:val="008577BD"/>
    <w:rsid w:val="00860220"/>
    <w:rsid w:val="008603E3"/>
    <w:rsid w:val="00860538"/>
    <w:rsid w:val="00863F7A"/>
    <w:rsid w:val="00864715"/>
    <w:rsid w:val="00866FDF"/>
    <w:rsid w:val="008672AA"/>
    <w:rsid w:val="0087105E"/>
    <w:rsid w:val="00871284"/>
    <w:rsid w:val="0087206A"/>
    <w:rsid w:val="00873283"/>
    <w:rsid w:val="00873B61"/>
    <w:rsid w:val="00874590"/>
    <w:rsid w:val="00875C87"/>
    <w:rsid w:val="0088277D"/>
    <w:rsid w:val="008835BD"/>
    <w:rsid w:val="008846E9"/>
    <w:rsid w:val="008848CE"/>
    <w:rsid w:val="008867D3"/>
    <w:rsid w:val="00891A3D"/>
    <w:rsid w:val="0089262B"/>
    <w:rsid w:val="00892ACE"/>
    <w:rsid w:val="008935EF"/>
    <w:rsid w:val="008950CA"/>
    <w:rsid w:val="008968B5"/>
    <w:rsid w:val="00897727"/>
    <w:rsid w:val="008A1203"/>
    <w:rsid w:val="008A1309"/>
    <w:rsid w:val="008A1805"/>
    <w:rsid w:val="008A237B"/>
    <w:rsid w:val="008A3D4F"/>
    <w:rsid w:val="008A44A9"/>
    <w:rsid w:val="008A4F66"/>
    <w:rsid w:val="008A623C"/>
    <w:rsid w:val="008B164D"/>
    <w:rsid w:val="008B1A86"/>
    <w:rsid w:val="008B1C6E"/>
    <w:rsid w:val="008B2323"/>
    <w:rsid w:val="008B2769"/>
    <w:rsid w:val="008B29E1"/>
    <w:rsid w:val="008B45D3"/>
    <w:rsid w:val="008B4735"/>
    <w:rsid w:val="008B4927"/>
    <w:rsid w:val="008B4E78"/>
    <w:rsid w:val="008B518C"/>
    <w:rsid w:val="008B6A0A"/>
    <w:rsid w:val="008C008F"/>
    <w:rsid w:val="008C07BF"/>
    <w:rsid w:val="008C0ADE"/>
    <w:rsid w:val="008C241A"/>
    <w:rsid w:val="008C2516"/>
    <w:rsid w:val="008C2633"/>
    <w:rsid w:val="008C2C9A"/>
    <w:rsid w:val="008C3DBB"/>
    <w:rsid w:val="008C5493"/>
    <w:rsid w:val="008C6D9D"/>
    <w:rsid w:val="008D08B8"/>
    <w:rsid w:val="008D0F16"/>
    <w:rsid w:val="008D1196"/>
    <w:rsid w:val="008D16D7"/>
    <w:rsid w:val="008D2001"/>
    <w:rsid w:val="008D3257"/>
    <w:rsid w:val="008D359F"/>
    <w:rsid w:val="008D3CF9"/>
    <w:rsid w:val="008D434C"/>
    <w:rsid w:val="008D45B0"/>
    <w:rsid w:val="008D519D"/>
    <w:rsid w:val="008E0A4F"/>
    <w:rsid w:val="008E0FEF"/>
    <w:rsid w:val="008E1C1D"/>
    <w:rsid w:val="008E2364"/>
    <w:rsid w:val="008E27D8"/>
    <w:rsid w:val="008E2BDD"/>
    <w:rsid w:val="008E3ACF"/>
    <w:rsid w:val="008E6530"/>
    <w:rsid w:val="008E6686"/>
    <w:rsid w:val="008E7A1F"/>
    <w:rsid w:val="008E7E37"/>
    <w:rsid w:val="008F07BB"/>
    <w:rsid w:val="008F0CC9"/>
    <w:rsid w:val="008F1AEA"/>
    <w:rsid w:val="008F3D29"/>
    <w:rsid w:val="008F41EA"/>
    <w:rsid w:val="008F443C"/>
    <w:rsid w:val="008F466E"/>
    <w:rsid w:val="008F59BD"/>
    <w:rsid w:val="008F669F"/>
    <w:rsid w:val="008F6F64"/>
    <w:rsid w:val="008F7629"/>
    <w:rsid w:val="008F784C"/>
    <w:rsid w:val="00900982"/>
    <w:rsid w:val="00900F9D"/>
    <w:rsid w:val="009011CE"/>
    <w:rsid w:val="0090120D"/>
    <w:rsid w:val="009013CB"/>
    <w:rsid w:val="0090141B"/>
    <w:rsid w:val="009032A0"/>
    <w:rsid w:val="009039AD"/>
    <w:rsid w:val="0090461E"/>
    <w:rsid w:val="00904945"/>
    <w:rsid w:val="00906FBC"/>
    <w:rsid w:val="0090717C"/>
    <w:rsid w:val="00910069"/>
    <w:rsid w:val="00910A73"/>
    <w:rsid w:val="00910BF1"/>
    <w:rsid w:val="009122F1"/>
    <w:rsid w:val="009128E8"/>
    <w:rsid w:val="00912C19"/>
    <w:rsid w:val="00913883"/>
    <w:rsid w:val="00913C84"/>
    <w:rsid w:val="00916108"/>
    <w:rsid w:val="00916145"/>
    <w:rsid w:val="0092197D"/>
    <w:rsid w:val="00922426"/>
    <w:rsid w:val="009262B8"/>
    <w:rsid w:val="009275C9"/>
    <w:rsid w:val="009302C8"/>
    <w:rsid w:val="00930A69"/>
    <w:rsid w:val="00932103"/>
    <w:rsid w:val="00932876"/>
    <w:rsid w:val="00932D09"/>
    <w:rsid w:val="00933FAD"/>
    <w:rsid w:val="009349BD"/>
    <w:rsid w:val="009374AC"/>
    <w:rsid w:val="00937807"/>
    <w:rsid w:val="009405B8"/>
    <w:rsid w:val="009407BE"/>
    <w:rsid w:val="00940D9B"/>
    <w:rsid w:val="00941E84"/>
    <w:rsid w:val="00943319"/>
    <w:rsid w:val="00943BEF"/>
    <w:rsid w:val="0094452A"/>
    <w:rsid w:val="00945320"/>
    <w:rsid w:val="0094573B"/>
    <w:rsid w:val="00947CBC"/>
    <w:rsid w:val="0095051A"/>
    <w:rsid w:val="00950E4B"/>
    <w:rsid w:val="009518D4"/>
    <w:rsid w:val="009520FF"/>
    <w:rsid w:val="00955577"/>
    <w:rsid w:val="009563C9"/>
    <w:rsid w:val="009568F3"/>
    <w:rsid w:val="00956BB2"/>
    <w:rsid w:val="009576A3"/>
    <w:rsid w:val="009633A6"/>
    <w:rsid w:val="00964A83"/>
    <w:rsid w:val="00964D33"/>
    <w:rsid w:val="00965E62"/>
    <w:rsid w:val="00966619"/>
    <w:rsid w:val="009675E8"/>
    <w:rsid w:val="00970C41"/>
    <w:rsid w:val="00970CCE"/>
    <w:rsid w:val="009711CD"/>
    <w:rsid w:val="00972559"/>
    <w:rsid w:val="00976600"/>
    <w:rsid w:val="0097696F"/>
    <w:rsid w:val="009814F9"/>
    <w:rsid w:val="00981903"/>
    <w:rsid w:val="00982C25"/>
    <w:rsid w:val="00982D47"/>
    <w:rsid w:val="00983BF9"/>
    <w:rsid w:val="0098404E"/>
    <w:rsid w:val="00984118"/>
    <w:rsid w:val="00984413"/>
    <w:rsid w:val="00987392"/>
    <w:rsid w:val="00987891"/>
    <w:rsid w:val="00987B3A"/>
    <w:rsid w:val="00990533"/>
    <w:rsid w:val="0099158E"/>
    <w:rsid w:val="009917E6"/>
    <w:rsid w:val="00991B25"/>
    <w:rsid w:val="00992C50"/>
    <w:rsid w:val="00993A8F"/>
    <w:rsid w:val="009952CB"/>
    <w:rsid w:val="0099545A"/>
    <w:rsid w:val="00995493"/>
    <w:rsid w:val="00995E5F"/>
    <w:rsid w:val="009966D8"/>
    <w:rsid w:val="009968E4"/>
    <w:rsid w:val="00996AC1"/>
    <w:rsid w:val="00997364"/>
    <w:rsid w:val="009A1CCE"/>
    <w:rsid w:val="009A343D"/>
    <w:rsid w:val="009A4E41"/>
    <w:rsid w:val="009A4F0D"/>
    <w:rsid w:val="009A513F"/>
    <w:rsid w:val="009A5736"/>
    <w:rsid w:val="009A5FE2"/>
    <w:rsid w:val="009A6B25"/>
    <w:rsid w:val="009A7B21"/>
    <w:rsid w:val="009B2DD0"/>
    <w:rsid w:val="009B464A"/>
    <w:rsid w:val="009B482E"/>
    <w:rsid w:val="009B492F"/>
    <w:rsid w:val="009B4F10"/>
    <w:rsid w:val="009B5D6F"/>
    <w:rsid w:val="009B60BF"/>
    <w:rsid w:val="009B6E04"/>
    <w:rsid w:val="009C1BE3"/>
    <w:rsid w:val="009C1F25"/>
    <w:rsid w:val="009C2636"/>
    <w:rsid w:val="009C2E47"/>
    <w:rsid w:val="009C3991"/>
    <w:rsid w:val="009C41F7"/>
    <w:rsid w:val="009C4980"/>
    <w:rsid w:val="009C5D7D"/>
    <w:rsid w:val="009C67AE"/>
    <w:rsid w:val="009D18B7"/>
    <w:rsid w:val="009D18E3"/>
    <w:rsid w:val="009D233E"/>
    <w:rsid w:val="009D493E"/>
    <w:rsid w:val="009D4ED0"/>
    <w:rsid w:val="009D4F23"/>
    <w:rsid w:val="009D523A"/>
    <w:rsid w:val="009D5E7E"/>
    <w:rsid w:val="009D6EF0"/>
    <w:rsid w:val="009D78AA"/>
    <w:rsid w:val="009E0428"/>
    <w:rsid w:val="009E21D2"/>
    <w:rsid w:val="009E55D6"/>
    <w:rsid w:val="009E6222"/>
    <w:rsid w:val="009E687E"/>
    <w:rsid w:val="009E68E9"/>
    <w:rsid w:val="009E6C5E"/>
    <w:rsid w:val="009E6E80"/>
    <w:rsid w:val="009E7D04"/>
    <w:rsid w:val="009F001D"/>
    <w:rsid w:val="009F011F"/>
    <w:rsid w:val="009F039E"/>
    <w:rsid w:val="009F3542"/>
    <w:rsid w:val="009F7482"/>
    <w:rsid w:val="009F7BB8"/>
    <w:rsid w:val="009F7BD0"/>
    <w:rsid w:val="00A00466"/>
    <w:rsid w:val="00A009A9"/>
    <w:rsid w:val="00A00DA2"/>
    <w:rsid w:val="00A01D08"/>
    <w:rsid w:val="00A02201"/>
    <w:rsid w:val="00A02E97"/>
    <w:rsid w:val="00A03026"/>
    <w:rsid w:val="00A040C2"/>
    <w:rsid w:val="00A04BA5"/>
    <w:rsid w:val="00A04FE6"/>
    <w:rsid w:val="00A07907"/>
    <w:rsid w:val="00A117D9"/>
    <w:rsid w:val="00A12477"/>
    <w:rsid w:val="00A12675"/>
    <w:rsid w:val="00A12850"/>
    <w:rsid w:val="00A20374"/>
    <w:rsid w:val="00A20AC5"/>
    <w:rsid w:val="00A218C3"/>
    <w:rsid w:val="00A21931"/>
    <w:rsid w:val="00A2486B"/>
    <w:rsid w:val="00A24E52"/>
    <w:rsid w:val="00A2500E"/>
    <w:rsid w:val="00A25760"/>
    <w:rsid w:val="00A26362"/>
    <w:rsid w:val="00A2652A"/>
    <w:rsid w:val="00A27ADE"/>
    <w:rsid w:val="00A303D0"/>
    <w:rsid w:val="00A3110E"/>
    <w:rsid w:val="00A32A6A"/>
    <w:rsid w:val="00A35A18"/>
    <w:rsid w:val="00A35E9C"/>
    <w:rsid w:val="00A36483"/>
    <w:rsid w:val="00A37872"/>
    <w:rsid w:val="00A4029B"/>
    <w:rsid w:val="00A41181"/>
    <w:rsid w:val="00A44183"/>
    <w:rsid w:val="00A447A3"/>
    <w:rsid w:val="00A467E5"/>
    <w:rsid w:val="00A47D3D"/>
    <w:rsid w:val="00A50A02"/>
    <w:rsid w:val="00A50DCD"/>
    <w:rsid w:val="00A5139D"/>
    <w:rsid w:val="00A52A9E"/>
    <w:rsid w:val="00A55804"/>
    <w:rsid w:val="00A56065"/>
    <w:rsid w:val="00A60AF1"/>
    <w:rsid w:val="00A60FA9"/>
    <w:rsid w:val="00A6133F"/>
    <w:rsid w:val="00A63393"/>
    <w:rsid w:val="00A63771"/>
    <w:rsid w:val="00A63D25"/>
    <w:rsid w:val="00A6469A"/>
    <w:rsid w:val="00A64A0F"/>
    <w:rsid w:val="00A6727B"/>
    <w:rsid w:val="00A70888"/>
    <w:rsid w:val="00A70E27"/>
    <w:rsid w:val="00A7192C"/>
    <w:rsid w:val="00A71BB1"/>
    <w:rsid w:val="00A776A4"/>
    <w:rsid w:val="00A776F3"/>
    <w:rsid w:val="00A81826"/>
    <w:rsid w:val="00A821E2"/>
    <w:rsid w:val="00A83C67"/>
    <w:rsid w:val="00A84B20"/>
    <w:rsid w:val="00A84D56"/>
    <w:rsid w:val="00A8500B"/>
    <w:rsid w:val="00A85208"/>
    <w:rsid w:val="00A85D6B"/>
    <w:rsid w:val="00A861E1"/>
    <w:rsid w:val="00A876F8"/>
    <w:rsid w:val="00A9088C"/>
    <w:rsid w:val="00A90F2B"/>
    <w:rsid w:val="00A919B7"/>
    <w:rsid w:val="00A91E8A"/>
    <w:rsid w:val="00A97766"/>
    <w:rsid w:val="00AA063C"/>
    <w:rsid w:val="00AA0846"/>
    <w:rsid w:val="00AA32A5"/>
    <w:rsid w:val="00AA32C0"/>
    <w:rsid w:val="00AA4217"/>
    <w:rsid w:val="00AB0B0A"/>
    <w:rsid w:val="00AB124B"/>
    <w:rsid w:val="00AB1967"/>
    <w:rsid w:val="00AB2600"/>
    <w:rsid w:val="00AB38A4"/>
    <w:rsid w:val="00AB72B8"/>
    <w:rsid w:val="00AB75E4"/>
    <w:rsid w:val="00AC3839"/>
    <w:rsid w:val="00AC3A5F"/>
    <w:rsid w:val="00AC42FF"/>
    <w:rsid w:val="00AC4C9F"/>
    <w:rsid w:val="00AC5D4F"/>
    <w:rsid w:val="00AC6A6C"/>
    <w:rsid w:val="00AC7085"/>
    <w:rsid w:val="00AD0913"/>
    <w:rsid w:val="00AD1B2B"/>
    <w:rsid w:val="00AD27FF"/>
    <w:rsid w:val="00AD71DA"/>
    <w:rsid w:val="00AD71EF"/>
    <w:rsid w:val="00AD7473"/>
    <w:rsid w:val="00AD79F8"/>
    <w:rsid w:val="00AE0AA9"/>
    <w:rsid w:val="00AE1358"/>
    <w:rsid w:val="00AE1FE3"/>
    <w:rsid w:val="00AE297A"/>
    <w:rsid w:val="00AE3B61"/>
    <w:rsid w:val="00AE44AC"/>
    <w:rsid w:val="00AF02C1"/>
    <w:rsid w:val="00AF04D5"/>
    <w:rsid w:val="00AF3000"/>
    <w:rsid w:val="00AF36A5"/>
    <w:rsid w:val="00AF3A62"/>
    <w:rsid w:val="00AF410B"/>
    <w:rsid w:val="00AF58C4"/>
    <w:rsid w:val="00AF6F53"/>
    <w:rsid w:val="00AF74C9"/>
    <w:rsid w:val="00B00377"/>
    <w:rsid w:val="00B01D3C"/>
    <w:rsid w:val="00B02618"/>
    <w:rsid w:val="00B04B8B"/>
    <w:rsid w:val="00B056AA"/>
    <w:rsid w:val="00B057A1"/>
    <w:rsid w:val="00B05E03"/>
    <w:rsid w:val="00B05F19"/>
    <w:rsid w:val="00B06761"/>
    <w:rsid w:val="00B06E8A"/>
    <w:rsid w:val="00B077C7"/>
    <w:rsid w:val="00B10C9E"/>
    <w:rsid w:val="00B11A9F"/>
    <w:rsid w:val="00B122A6"/>
    <w:rsid w:val="00B13371"/>
    <w:rsid w:val="00B135C3"/>
    <w:rsid w:val="00B13AC5"/>
    <w:rsid w:val="00B140B0"/>
    <w:rsid w:val="00B141D6"/>
    <w:rsid w:val="00B17906"/>
    <w:rsid w:val="00B20742"/>
    <w:rsid w:val="00B21294"/>
    <w:rsid w:val="00B232E4"/>
    <w:rsid w:val="00B249ED"/>
    <w:rsid w:val="00B24C0E"/>
    <w:rsid w:val="00B24CF9"/>
    <w:rsid w:val="00B25260"/>
    <w:rsid w:val="00B27924"/>
    <w:rsid w:val="00B3013D"/>
    <w:rsid w:val="00B32532"/>
    <w:rsid w:val="00B32DE1"/>
    <w:rsid w:val="00B33C25"/>
    <w:rsid w:val="00B35011"/>
    <w:rsid w:val="00B36606"/>
    <w:rsid w:val="00B36EF8"/>
    <w:rsid w:val="00B36F18"/>
    <w:rsid w:val="00B37D0D"/>
    <w:rsid w:val="00B40636"/>
    <w:rsid w:val="00B429E6"/>
    <w:rsid w:val="00B42CD7"/>
    <w:rsid w:val="00B438D4"/>
    <w:rsid w:val="00B44F6F"/>
    <w:rsid w:val="00B45C6F"/>
    <w:rsid w:val="00B47876"/>
    <w:rsid w:val="00B505D9"/>
    <w:rsid w:val="00B51A8E"/>
    <w:rsid w:val="00B52559"/>
    <w:rsid w:val="00B52E30"/>
    <w:rsid w:val="00B55EFA"/>
    <w:rsid w:val="00B56B97"/>
    <w:rsid w:val="00B57FE6"/>
    <w:rsid w:val="00B604A0"/>
    <w:rsid w:val="00B61129"/>
    <w:rsid w:val="00B62934"/>
    <w:rsid w:val="00B62B9A"/>
    <w:rsid w:val="00B63128"/>
    <w:rsid w:val="00B63F2A"/>
    <w:rsid w:val="00B673D1"/>
    <w:rsid w:val="00B70399"/>
    <w:rsid w:val="00B70537"/>
    <w:rsid w:val="00B70565"/>
    <w:rsid w:val="00B71086"/>
    <w:rsid w:val="00B7474E"/>
    <w:rsid w:val="00B75C2A"/>
    <w:rsid w:val="00B76904"/>
    <w:rsid w:val="00B77270"/>
    <w:rsid w:val="00B77547"/>
    <w:rsid w:val="00B80051"/>
    <w:rsid w:val="00B805CD"/>
    <w:rsid w:val="00B80D43"/>
    <w:rsid w:val="00B82ACC"/>
    <w:rsid w:val="00B84A1A"/>
    <w:rsid w:val="00B84AD2"/>
    <w:rsid w:val="00B85100"/>
    <w:rsid w:val="00B85415"/>
    <w:rsid w:val="00B858D2"/>
    <w:rsid w:val="00B8600F"/>
    <w:rsid w:val="00B8623A"/>
    <w:rsid w:val="00B86522"/>
    <w:rsid w:val="00B8718D"/>
    <w:rsid w:val="00B90491"/>
    <w:rsid w:val="00B91AD8"/>
    <w:rsid w:val="00B9303B"/>
    <w:rsid w:val="00B934C3"/>
    <w:rsid w:val="00B93B14"/>
    <w:rsid w:val="00B93DE9"/>
    <w:rsid w:val="00B93F01"/>
    <w:rsid w:val="00B942B5"/>
    <w:rsid w:val="00B94578"/>
    <w:rsid w:val="00B94BFA"/>
    <w:rsid w:val="00B95CF4"/>
    <w:rsid w:val="00B96D33"/>
    <w:rsid w:val="00B97A9A"/>
    <w:rsid w:val="00BA183C"/>
    <w:rsid w:val="00BA1D20"/>
    <w:rsid w:val="00BA4904"/>
    <w:rsid w:val="00BA5CBA"/>
    <w:rsid w:val="00BA6BEC"/>
    <w:rsid w:val="00BA7AC3"/>
    <w:rsid w:val="00BB25E6"/>
    <w:rsid w:val="00BB49F3"/>
    <w:rsid w:val="00BB5F5A"/>
    <w:rsid w:val="00BB6126"/>
    <w:rsid w:val="00BB64B2"/>
    <w:rsid w:val="00BB6646"/>
    <w:rsid w:val="00BB7FC9"/>
    <w:rsid w:val="00BC35CE"/>
    <w:rsid w:val="00BC5F2A"/>
    <w:rsid w:val="00BC5F3D"/>
    <w:rsid w:val="00BC5FE7"/>
    <w:rsid w:val="00BC6144"/>
    <w:rsid w:val="00BC6711"/>
    <w:rsid w:val="00BC6A0E"/>
    <w:rsid w:val="00BD1073"/>
    <w:rsid w:val="00BD36E1"/>
    <w:rsid w:val="00BD3BEC"/>
    <w:rsid w:val="00BD5431"/>
    <w:rsid w:val="00BD7BE6"/>
    <w:rsid w:val="00BE0458"/>
    <w:rsid w:val="00BE08C0"/>
    <w:rsid w:val="00BE21BB"/>
    <w:rsid w:val="00BE23FE"/>
    <w:rsid w:val="00BE319C"/>
    <w:rsid w:val="00BE3E70"/>
    <w:rsid w:val="00BE4F6D"/>
    <w:rsid w:val="00BE5CEE"/>
    <w:rsid w:val="00BE7E02"/>
    <w:rsid w:val="00BF2031"/>
    <w:rsid w:val="00BF22DB"/>
    <w:rsid w:val="00BF2D92"/>
    <w:rsid w:val="00BF58C9"/>
    <w:rsid w:val="00BF7C21"/>
    <w:rsid w:val="00C011C2"/>
    <w:rsid w:val="00C02AA0"/>
    <w:rsid w:val="00C035AE"/>
    <w:rsid w:val="00C039AC"/>
    <w:rsid w:val="00C044DE"/>
    <w:rsid w:val="00C04A66"/>
    <w:rsid w:val="00C05304"/>
    <w:rsid w:val="00C0533B"/>
    <w:rsid w:val="00C053E7"/>
    <w:rsid w:val="00C05EDD"/>
    <w:rsid w:val="00C105B7"/>
    <w:rsid w:val="00C11405"/>
    <w:rsid w:val="00C11471"/>
    <w:rsid w:val="00C114F1"/>
    <w:rsid w:val="00C11E7D"/>
    <w:rsid w:val="00C12A31"/>
    <w:rsid w:val="00C1306E"/>
    <w:rsid w:val="00C14A46"/>
    <w:rsid w:val="00C14E0D"/>
    <w:rsid w:val="00C15393"/>
    <w:rsid w:val="00C15D32"/>
    <w:rsid w:val="00C15D34"/>
    <w:rsid w:val="00C1656A"/>
    <w:rsid w:val="00C1768E"/>
    <w:rsid w:val="00C17E64"/>
    <w:rsid w:val="00C23D09"/>
    <w:rsid w:val="00C24D12"/>
    <w:rsid w:val="00C2723C"/>
    <w:rsid w:val="00C30411"/>
    <w:rsid w:val="00C3084F"/>
    <w:rsid w:val="00C32EB6"/>
    <w:rsid w:val="00C337CA"/>
    <w:rsid w:val="00C338DD"/>
    <w:rsid w:val="00C33DDC"/>
    <w:rsid w:val="00C360EF"/>
    <w:rsid w:val="00C36197"/>
    <w:rsid w:val="00C36C7E"/>
    <w:rsid w:val="00C371BF"/>
    <w:rsid w:val="00C37A55"/>
    <w:rsid w:val="00C4019C"/>
    <w:rsid w:val="00C40F96"/>
    <w:rsid w:val="00C417C7"/>
    <w:rsid w:val="00C426F1"/>
    <w:rsid w:val="00C42A9B"/>
    <w:rsid w:val="00C42BEF"/>
    <w:rsid w:val="00C43227"/>
    <w:rsid w:val="00C45173"/>
    <w:rsid w:val="00C454DA"/>
    <w:rsid w:val="00C47D5F"/>
    <w:rsid w:val="00C508B4"/>
    <w:rsid w:val="00C50EC5"/>
    <w:rsid w:val="00C510AC"/>
    <w:rsid w:val="00C51DD8"/>
    <w:rsid w:val="00C52154"/>
    <w:rsid w:val="00C52233"/>
    <w:rsid w:val="00C526C2"/>
    <w:rsid w:val="00C52D6A"/>
    <w:rsid w:val="00C52DE5"/>
    <w:rsid w:val="00C53ABC"/>
    <w:rsid w:val="00C549C3"/>
    <w:rsid w:val="00C55503"/>
    <w:rsid w:val="00C5697A"/>
    <w:rsid w:val="00C579B4"/>
    <w:rsid w:val="00C60D39"/>
    <w:rsid w:val="00C6372E"/>
    <w:rsid w:val="00C6424F"/>
    <w:rsid w:val="00C64977"/>
    <w:rsid w:val="00C655E7"/>
    <w:rsid w:val="00C66FE3"/>
    <w:rsid w:val="00C671E9"/>
    <w:rsid w:val="00C70929"/>
    <w:rsid w:val="00C7101C"/>
    <w:rsid w:val="00C72ED0"/>
    <w:rsid w:val="00C741B9"/>
    <w:rsid w:val="00C76CC5"/>
    <w:rsid w:val="00C806F3"/>
    <w:rsid w:val="00C81B13"/>
    <w:rsid w:val="00C81C41"/>
    <w:rsid w:val="00C824A4"/>
    <w:rsid w:val="00C832AF"/>
    <w:rsid w:val="00C84C6E"/>
    <w:rsid w:val="00C8501B"/>
    <w:rsid w:val="00C8502F"/>
    <w:rsid w:val="00C85239"/>
    <w:rsid w:val="00C908A7"/>
    <w:rsid w:val="00C90CB2"/>
    <w:rsid w:val="00C90D7D"/>
    <w:rsid w:val="00C91443"/>
    <w:rsid w:val="00C931A4"/>
    <w:rsid w:val="00C953B0"/>
    <w:rsid w:val="00C9605F"/>
    <w:rsid w:val="00C96730"/>
    <w:rsid w:val="00C97D8F"/>
    <w:rsid w:val="00CA13F5"/>
    <w:rsid w:val="00CA2941"/>
    <w:rsid w:val="00CA4A2B"/>
    <w:rsid w:val="00CA6C14"/>
    <w:rsid w:val="00CA6CAF"/>
    <w:rsid w:val="00CA7AA9"/>
    <w:rsid w:val="00CA7D9B"/>
    <w:rsid w:val="00CB180B"/>
    <w:rsid w:val="00CB2BB5"/>
    <w:rsid w:val="00CB3B24"/>
    <w:rsid w:val="00CB4E38"/>
    <w:rsid w:val="00CB4ED6"/>
    <w:rsid w:val="00CB58D5"/>
    <w:rsid w:val="00CB6331"/>
    <w:rsid w:val="00CB7345"/>
    <w:rsid w:val="00CB7712"/>
    <w:rsid w:val="00CB7E17"/>
    <w:rsid w:val="00CC1976"/>
    <w:rsid w:val="00CC36F2"/>
    <w:rsid w:val="00CC40DB"/>
    <w:rsid w:val="00CC4470"/>
    <w:rsid w:val="00CC47BD"/>
    <w:rsid w:val="00CC7079"/>
    <w:rsid w:val="00CD31F4"/>
    <w:rsid w:val="00CD4193"/>
    <w:rsid w:val="00CD4464"/>
    <w:rsid w:val="00CD6A85"/>
    <w:rsid w:val="00CD6EE5"/>
    <w:rsid w:val="00CE0699"/>
    <w:rsid w:val="00CE0808"/>
    <w:rsid w:val="00CE1C4B"/>
    <w:rsid w:val="00CE33FE"/>
    <w:rsid w:val="00CE35F0"/>
    <w:rsid w:val="00CE38AE"/>
    <w:rsid w:val="00CE4EB4"/>
    <w:rsid w:val="00CE693A"/>
    <w:rsid w:val="00CE6A8F"/>
    <w:rsid w:val="00CE6CEE"/>
    <w:rsid w:val="00CE79B8"/>
    <w:rsid w:val="00CF0561"/>
    <w:rsid w:val="00CF0CEF"/>
    <w:rsid w:val="00CF12E0"/>
    <w:rsid w:val="00CF13CE"/>
    <w:rsid w:val="00CF1813"/>
    <w:rsid w:val="00CF2339"/>
    <w:rsid w:val="00CF2BD6"/>
    <w:rsid w:val="00CF3001"/>
    <w:rsid w:val="00CF3CCB"/>
    <w:rsid w:val="00CF448E"/>
    <w:rsid w:val="00CF4C80"/>
    <w:rsid w:val="00CF4E39"/>
    <w:rsid w:val="00D00C69"/>
    <w:rsid w:val="00D018A9"/>
    <w:rsid w:val="00D02561"/>
    <w:rsid w:val="00D0263E"/>
    <w:rsid w:val="00D0268D"/>
    <w:rsid w:val="00D04487"/>
    <w:rsid w:val="00D0526D"/>
    <w:rsid w:val="00D058C5"/>
    <w:rsid w:val="00D06212"/>
    <w:rsid w:val="00D06F98"/>
    <w:rsid w:val="00D07741"/>
    <w:rsid w:val="00D077A9"/>
    <w:rsid w:val="00D10506"/>
    <w:rsid w:val="00D10855"/>
    <w:rsid w:val="00D10B92"/>
    <w:rsid w:val="00D11D0C"/>
    <w:rsid w:val="00D11F72"/>
    <w:rsid w:val="00D14D64"/>
    <w:rsid w:val="00D158AD"/>
    <w:rsid w:val="00D168B8"/>
    <w:rsid w:val="00D170A2"/>
    <w:rsid w:val="00D218A8"/>
    <w:rsid w:val="00D23722"/>
    <w:rsid w:val="00D24B02"/>
    <w:rsid w:val="00D25114"/>
    <w:rsid w:val="00D26445"/>
    <w:rsid w:val="00D30C59"/>
    <w:rsid w:val="00D34F61"/>
    <w:rsid w:val="00D410B5"/>
    <w:rsid w:val="00D41425"/>
    <w:rsid w:val="00D4239A"/>
    <w:rsid w:val="00D4269E"/>
    <w:rsid w:val="00D42EDD"/>
    <w:rsid w:val="00D448EF"/>
    <w:rsid w:val="00D45332"/>
    <w:rsid w:val="00D46D9D"/>
    <w:rsid w:val="00D47504"/>
    <w:rsid w:val="00D47B49"/>
    <w:rsid w:val="00D47B52"/>
    <w:rsid w:val="00D5108C"/>
    <w:rsid w:val="00D51DA0"/>
    <w:rsid w:val="00D5234E"/>
    <w:rsid w:val="00D523AE"/>
    <w:rsid w:val="00D52B9F"/>
    <w:rsid w:val="00D53AD3"/>
    <w:rsid w:val="00D54E5D"/>
    <w:rsid w:val="00D552D8"/>
    <w:rsid w:val="00D5552E"/>
    <w:rsid w:val="00D56C85"/>
    <w:rsid w:val="00D6044A"/>
    <w:rsid w:val="00D6065C"/>
    <w:rsid w:val="00D6090B"/>
    <w:rsid w:val="00D60F84"/>
    <w:rsid w:val="00D617F5"/>
    <w:rsid w:val="00D618DB"/>
    <w:rsid w:val="00D61B0A"/>
    <w:rsid w:val="00D62C4E"/>
    <w:rsid w:val="00D63D85"/>
    <w:rsid w:val="00D64000"/>
    <w:rsid w:val="00D642E5"/>
    <w:rsid w:val="00D6452D"/>
    <w:rsid w:val="00D6513A"/>
    <w:rsid w:val="00D66B0C"/>
    <w:rsid w:val="00D72944"/>
    <w:rsid w:val="00D730FB"/>
    <w:rsid w:val="00D7453D"/>
    <w:rsid w:val="00D74D57"/>
    <w:rsid w:val="00D7569D"/>
    <w:rsid w:val="00D7788F"/>
    <w:rsid w:val="00D77DAE"/>
    <w:rsid w:val="00D810ED"/>
    <w:rsid w:val="00D81213"/>
    <w:rsid w:val="00D828CD"/>
    <w:rsid w:val="00D83077"/>
    <w:rsid w:val="00D84A15"/>
    <w:rsid w:val="00D85151"/>
    <w:rsid w:val="00D8638A"/>
    <w:rsid w:val="00D86B1E"/>
    <w:rsid w:val="00D86B46"/>
    <w:rsid w:val="00D87DF2"/>
    <w:rsid w:val="00D87E06"/>
    <w:rsid w:val="00D9014F"/>
    <w:rsid w:val="00D912CE"/>
    <w:rsid w:val="00D91C69"/>
    <w:rsid w:val="00D92522"/>
    <w:rsid w:val="00D93908"/>
    <w:rsid w:val="00D93DE8"/>
    <w:rsid w:val="00D94390"/>
    <w:rsid w:val="00D94DDE"/>
    <w:rsid w:val="00D952A6"/>
    <w:rsid w:val="00D96E2A"/>
    <w:rsid w:val="00DA03EB"/>
    <w:rsid w:val="00DA0470"/>
    <w:rsid w:val="00DA2A40"/>
    <w:rsid w:val="00DA55E2"/>
    <w:rsid w:val="00DA6356"/>
    <w:rsid w:val="00DA6603"/>
    <w:rsid w:val="00DA6796"/>
    <w:rsid w:val="00DA757D"/>
    <w:rsid w:val="00DA7D73"/>
    <w:rsid w:val="00DA7ED2"/>
    <w:rsid w:val="00DB1E34"/>
    <w:rsid w:val="00DB2D3D"/>
    <w:rsid w:val="00DB3B67"/>
    <w:rsid w:val="00DB3E27"/>
    <w:rsid w:val="00DB4177"/>
    <w:rsid w:val="00DB67F5"/>
    <w:rsid w:val="00DC07EB"/>
    <w:rsid w:val="00DC08D5"/>
    <w:rsid w:val="00DC12F3"/>
    <w:rsid w:val="00DC2349"/>
    <w:rsid w:val="00DC2495"/>
    <w:rsid w:val="00DC2A2B"/>
    <w:rsid w:val="00DC2B61"/>
    <w:rsid w:val="00DC2B78"/>
    <w:rsid w:val="00DC3BD8"/>
    <w:rsid w:val="00DC48F8"/>
    <w:rsid w:val="00DC6219"/>
    <w:rsid w:val="00DC64EA"/>
    <w:rsid w:val="00DC7C72"/>
    <w:rsid w:val="00DD1027"/>
    <w:rsid w:val="00DD2576"/>
    <w:rsid w:val="00DD4E9A"/>
    <w:rsid w:val="00DD6A41"/>
    <w:rsid w:val="00DE1534"/>
    <w:rsid w:val="00DE2370"/>
    <w:rsid w:val="00DE46B8"/>
    <w:rsid w:val="00DE70F1"/>
    <w:rsid w:val="00DF003D"/>
    <w:rsid w:val="00DF0EDF"/>
    <w:rsid w:val="00DF1300"/>
    <w:rsid w:val="00DF18B7"/>
    <w:rsid w:val="00DF1D20"/>
    <w:rsid w:val="00DF21F4"/>
    <w:rsid w:val="00DF2CEC"/>
    <w:rsid w:val="00DF545E"/>
    <w:rsid w:val="00DF5532"/>
    <w:rsid w:val="00DF571D"/>
    <w:rsid w:val="00DF61E5"/>
    <w:rsid w:val="00DF7034"/>
    <w:rsid w:val="00E01114"/>
    <w:rsid w:val="00E01567"/>
    <w:rsid w:val="00E01EEA"/>
    <w:rsid w:val="00E026C4"/>
    <w:rsid w:val="00E03EFB"/>
    <w:rsid w:val="00E04CBD"/>
    <w:rsid w:val="00E05567"/>
    <w:rsid w:val="00E05CDD"/>
    <w:rsid w:val="00E065C1"/>
    <w:rsid w:val="00E07A4C"/>
    <w:rsid w:val="00E112B1"/>
    <w:rsid w:val="00E11554"/>
    <w:rsid w:val="00E12612"/>
    <w:rsid w:val="00E12842"/>
    <w:rsid w:val="00E1330F"/>
    <w:rsid w:val="00E141C3"/>
    <w:rsid w:val="00E15505"/>
    <w:rsid w:val="00E16082"/>
    <w:rsid w:val="00E1736D"/>
    <w:rsid w:val="00E1786D"/>
    <w:rsid w:val="00E17CE8"/>
    <w:rsid w:val="00E20A1E"/>
    <w:rsid w:val="00E21FAC"/>
    <w:rsid w:val="00E228A8"/>
    <w:rsid w:val="00E23266"/>
    <w:rsid w:val="00E23776"/>
    <w:rsid w:val="00E24DD6"/>
    <w:rsid w:val="00E25321"/>
    <w:rsid w:val="00E2768D"/>
    <w:rsid w:val="00E27F8E"/>
    <w:rsid w:val="00E30CD4"/>
    <w:rsid w:val="00E31793"/>
    <w:rsid w:val="00E32A2A"/>
    <w:rsid w:val="00E343AB"/>
    <w:rsid w:val="00E35A16"/>
    <w:rsid w:val="00E35DB1"/>
    <w:rsid w:val="00E360E4"/>
    <w:rsid w:val="00E40CF6"/>
    <w:rsid w:val="00E426FF"/>
    <w:rsid w:val="00E42E96"/>
    <w:rsid w:val="00E4402E"/>
    <w:rsid w:val="00E4422D"/>
    <w:rsid w:val="00E445D8"/>
    <w:rsid w:val="00E44EC9"/>
    <w:rsid w:val="00E45817"/>
    <w:rsid w:val="00E466DD"/>
    <w:rsid w:val="00E46948"/>
    <w:rsid w:val="00E508F6"/>
    <w:rsid w:val="00E52B45"/>
    <w:rsid w:val="00E544EC"/>
    <w:rsid w:val="00E5491F"/>
    <w:rsid w:val="00E562D1"/>
    <w:rsid w:val="00E57B49"/>
    <w:rsid w:val="00E63C79"/>
    <w:rsid w:val="00E64551"/>
    <w:rsid w:val="00E64DBF"/>
    <w:rsid w:val="00E66F1F"/>
    <w:rsid w:val="00E678D6"/>
    <w:rsid w:val="00E67D73"/>
    <w:rsid w:val="00E70418"/>
    <w:rsid w:val="00E70FA3"/>
    <w:rsid w:val="00E710AC"/>
    <w:rsid w:val="00E71362"/>
    <w:rsid w:val="00E71863"/>
    <w:rsid w:val="00E7332C"/>
    <w:rsid w:val="00E73409"/>
    <w:rsid w:val="00E73513"/>
    <w:rsid w:val="00E76D05"/>
    <w:rsid w:val="00E76D45"/>
    <w:rsid w:val="00E77FA7"/>
    <w:rsid w:val="00E80351"/>
    <w:rsid w:val="00E81004"/>
    <w:rsid w:val="00E819B3"/>
    <w:rsid w:val="00E82D40"/>
    <w:rsid w:val="00E82F6E"/>
    <w:rsid w:val="00E8427F"/>
    <w:rsid w:val="00E8488A"/>
    <w:rsid w:val="00E85868"/>
    <w:rsid w:val="00E876A2"/>
    <w:rsid w:val="00E87BC5"/>
    <w:rsid w:val="00E90D8F"/>
    <w:rsid w:val="00E910D0"/>
    <w:rsid w:val="00E911DD"/>
    <w:rsid w:val="00E91F39"/>
    <w:rsid w:val="00E93963"/>
    <w:rsid w:val="00E943D0"/>
    <w:rsid w:val="00E9497E"/>
    <w:rsid w:val="00E95000"/>
    <w:rsid w:val="00E953E9"/>
    <w:rsid w:val="00E95F62"/>
    <w:rsid w:val="00E96BFA"/>
    <w:rsid w:val="00E97268"/>
    <w:rsid w:val="00E976FF"/>
    <w:rsid w:val="00EA0A5E"/>
    <w:rsid w:val="00EA1988"/>
    <w:rsid w:val="00EA3404"/>
    <w:rsid w:val="00EA35C3"/>
    <w:rsid w:val="00EA5763"/>
    <w:rsid w:val="00EA590E"/>
    <w:rsid w:val="00EB288F"/>
    <w:rsid w:val="00EB31A8"/>
    <w:rsid w:val="00EB39B7"/>
    <w:rsid w:val="00EB3BD5"/>
    <w:rsid w:val="00EB440D"/>
    <w:rsid w:val="00EB693E"/>
    <w:rsid w:val="00EC2B3F"/>
    <w:rsid w:val="00EC2CD2"/>
    <w:rsid w:val="00EC30F5"/>
    <w:rsid w:val="00EC6324"/>
    <w:rsid w:val="00ED10C5"/>
    <w:rsid w:val="00ED2C3C"/>
    <w:rsid w:val="00ED2DB6"/>
    <w:rsid w:val="00ED2F9A"/>
    <w:rsid w:val="00ED5566"/>
    <w:rsid w:val="00ED6E7A"/>
    <w:rsid w:val="00ED78AC"/>
    <w:rsid w:val="00EE48F0"/>
    <w:rsid w:val="00EE571B"/>
    <w:rsid w:val="00EE6368"/>
    <w:rsid w:val="00EE68BB"/>
    <w:rsid w:val="00EE692D"/>
    <w:rsid w:val="00EE7720"/>
    <w:rsid w:val="00EE7B6E"/>
    <w:rsid w:val="00EE7D94"/>
    <w:rsid w:val="00EE7F6A"/>
    <w:rsid w:val="00EE7F93"/>
    <w:rsid w:val="00EF0E3A"/>
    <w:rsid w:val="00EF1688"/>
    <w:rsid w:val="00EF1EDF"/>
    <w:rsid w:val="00EF29F1"/>
    <w:rsid w:val="00EF4535"/>
    <w:rsid w:val="00EF4AF4"/>
    <w:rsid w:val="00EF4E84"/>
    <w:rsid w:val="00EF613F"/>
    <w:rsid w:val="00F000E0"/>
    <w:rsid w:val="00F00166"/>
    <w:rsid w:val="00F00779"/>
    <w:rsid w:val="00F00A36"/>
    <w:rsid w:val="00F014F3"/>
    <w:rsid w:val="00F016B7"/>
    <w:rsid w:val="00F04475"/>
    <w:rsid w:val="00F056ED"/>
    <w:rsid w:val="00F065D9"/>
    <w:rsid w:val="00F07125"/>
    <w:rsid w:val="00F07B27"/>
    <w:rsid w:val="00F10BDD"/>
    <w:rsid w:val="00F11663"/>
    <w:rsid w:val="00F12850"/>
    <w:rsid w:val="00F12928"/>
    <w:rsid w:val="00F15561"/>
    <w:rsid w:val="00F16F43"/>
    <w:rsid w:val="00F22917"/>
    <w:rsid w:val="00F23EE7"/>
    <w:rsid w:val="00F23FD9"/>
    <w:rsid w:val="00F24F2D"/>
    <w:rsid w:val="00F26CAF"/>
    <w:rsid w:val="00F30E10"/>
    <w:rsid w:val="00F313AD"/>
    <w:rsid w:val="00F3199A"/>
    <w:rsid w:val="00F33404"/>
    <w:rsid w:val="00F346D6"/>
    <w:rsid w:val="00F353E0"/>
    <w:rsid w:val="00F40197"/>
    <w:rsid w:val="00F40576"/>
    <w:rsid w:val="00F40686"/>
    <w:rsid w:val="00F41761"/>
    <w:rsid w:val="00F41AA8"/>
    <w:rsid w:val="00F41FA0"/>
    <w:rsid w:val="00F42878"/>
    <w:rsid w:val="00F4326A"/>
    <w:rsid w:val="00F44024"/>
    <w:rsid w:val="00F454C4"/>
    <w:rsid w:val="00F457EF"/>
    <w:rsid w:val="00F46213"/>
    <w:rsid w:val="00F47223"/>
    <w:rsid w:val="00F5062E"/>
    <w:rsid w:val="00F51DB2"/>
    <w:rsid w:val="00F51E8C"/>
    <w:rsid w:val="00F51F74"/>
    <w:rsid w:val="00F53BA0"/>
    <w:rsid w:val="00F54DAD"/>
    <w:rsid w:val="00F60299"/>
    <w:rsid w:val="00F62F67"/>
    <w:rsid w:val="00F63788"/>
    <w:rsid w:val="00F63990"/>
    <w:rsid w:val="00F665C2"/>
    <w:rsid w:val="00F67D1C"/>
    <w:rsid w:val="00F70B13"/>
    <w:rsid w:val="00F71D98"/>
    <w:rsid w:val="00F7365E"/>
    <w:rsid w:val="00F76ACC"/>
    <w:rsid w:val="00F76D4B"/>
    <w:rsid w:val="00F7777F"/>
    <w:rsid w:val="00F80057"/>
    <w:rsid w:val="00F81781"/>
    <w:rsid w:val="00F85736"/>
    <w:rsid w:val="00F8575E"/>
    <w:rsid w:val="00F86329"/>
    <w:rsid w:val="00F8668D"/>
    <w:rsid w:val="00F9101A"/>
    <w:rsid w:val="00F910F3"/>
    <w:rsid w:val="00F911BB"/>
    <w:rsid w:val="00F91FB8"/>
    <w:rsid w:val="00F938E0"/>
    <w:rsid w:val="00F95457"/>
    <w:rsid w:val="00F9629C"/>
    <w:rsid w:val="00FA16B5"/>
    <w:rsid w:val="00FA1CE8"/>
    <w:rsid w:val="00FA2588"/>
    <w:rsid w:val="00FA2970"/>
    <w:rsid w:val="00FA58A4"/>
    <w:rsid w:val="00FA61C9"/>
    <w:rsid w:val="00FA61E5"/>
    <w:rsid w:val="00FA65DA"/>
    <w:rsid w:val="00FA68B1"/>
    <w:rsid w:val="00FA7253"/>
    <w:rsid w:val="00FB344A"/>
    <w:rsid w:val="00FB52B5"/>
    <w:rsid w:val="00FC07AD"/>
    <w:rsid w:val="00FC086A"/>
    <w:rsid w:val="00FC19B5"/>
    <w:rsid w:val="00FC1BED"/>
    <w:rsid w:val="00FC1DD1"/>
    <w:rsid w:val="00FC23BF"/>
    <w:rsid w:val="00FC308D"/>
    <w:rsid w:val="00FC35A1"/>
    <w:rsid w:val="00FC47DB"/>
    <w:rsid w:val="00FC56FC"/>
    <w:rsid w:val="00FC5EC8"/>
    <w:rsid w:val="00FC6786"/>
    <w:rsid w:val="00FC75C1"/>
    <w:rsid w:val="00FC7700"/>
    <w:rsid w:val="00FC77B6"/>
    <w:rsid w:val="00FC7852"/>
    <w:rsid w:val="00FD0483"/>
    <w:rsid w:val="00FD0D32"/>
    <w:rsid w:val="00FD1849"/>
    <w:rsid w:val="00FD255B"/>
    <w:rsid w:val="00FD2B02"/>
    <w:rsid w:val="00FD3233"/>
    <w:rsid w:val="00FD3491"/>
    <w:rsid w:val="00FD3500"/>
    <w:rsid w:val="00FD3BF3"/>
    <w:rsid w:val="00FD3BF8"/>
    <w:rsid w:val="00FD4FA6"/>
    <w:rsid w:val="00FD50F4"/>
    <w:rsid w:val="00FD53C3"/>
    <w:rsid w:val="00FD65E7"/>
    <w:rsid w:val="00FE244C"/>
    <w:rsid w:val="00FE3BB9"/>
    <w:rsid w:val="00FE3DDD"/>
    <w:rsid w:val="00FE4E5B"/>
    <w:rsid w:val="00FE63B5"/>
    <w:rsid w:val="00FE7FD4"/>
    <w:rsid w:val="00FF00C5"/>
    <w:rsid w:val="00FF00DF"/>
    <w:rsid w:val="00FF0B38"/>
    <w:rsid w:val="00FF124B"/>
    <w:rsid w:val="00FF1B58"/>
    <w:rsid w:val="00FF1D65"/>
    <w:rsid w:val="00FF23B3"/>
    <w:rsid w:val="00FF3A1E"/>
    <w:rsid w:val="00FF5FDA"/>
    <w:rsid w:val="00FF62E8"/>
    <w:rsid w:val="010E7F11"/>
    <w:rsid w:val="05710729"/>
    <w:rsid w:val="0AA645B7"/>
    <w:rsid w:val="0FCE1125"/>
    <w:rsid w:val="10A62921"/>
    <w:rsid w:val="113B6BD3"/>
    <w:rsid w:val="122502E0"/>
    <w:rsid w:val="1AE68315"/>
    <w:rsid w:val="23742F60"/>
    <w:rsid w:val="27553062"/>
    <w:rsid w:val="28D012E8"/>
    <w:rsid w:val="293B32C0"/>
    <w:rsid w:val="408B811F"/>
    <w:rsid w:val="4442807C"/>
    <w:rsid w:val="47864EA1"/>
    <w:rsid w:val="5357AB07"/>
    <w:rsid w:val="54B27CDE"/>
    <w:rsid w:val="60D79556"/>
    <w:rsid w:val="61A25811"/>
    <w:rsid w:val="632D10C2"/>
    <w:rsid w:val="6DC61474"/>
    <w:rsid w:val="77354B73"/>
    <w:rsid w:val="78E5F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03FD2D"/>
  <w15:chartTrackingRefBased/>
  <w15:docId w15:val="{77DBEB67-AB8D-4A4F-9596-F8301BB7A5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entury Gothic" w:hAnsi="Century Gothic" w:eastAsia="Times New Roman" w:cs="Times New Roman"/>
        <w:sz w:val="18"/>
        <w:szCs w:val="18"/>
        <w:lang w:val="en-US" w:eastAsia="en-US" w:bidi="ar-SA"/>
      </w:rPr>
    </w:rPrDefault>
    <w:pPrDefault>
      <w:pPr>
        <w:spacing w:after="200" w:line="360"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uiPriority="39" w:semiHidden="1" w:unhideWhenUsed="1"/>
    <w:lsdException w:name="Normal Indent" w:semiHidden="1" w:unhideWhenUsed="1"/>
    <w:lsdException w:name="footnote text" w:uiPriority="99"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uiPriority="99" w:semiHidden="1" w:unhideWhenUsed="1"/>
    <w:lsdException w:name="endnote text" w:uiPriority="99"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3" w:semiHidden="1" w:unhideWhenUsed="1"/>
    <w:lsdException w:name="List 2" w:semiHidden="1" w:unhideWhenUsed="1"/>
    <w:lsdException w:name="List 3" w:semiHidden="1" w:unhideWhenUsed="1"/>
    <w:lsdException w:name="List Bullet 2" w:uiPriority="3"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uiPriority="99"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nhideWhenUsed/>
    <w:qFormat/>
    <w:rsid w:val="00246764"/>
    <w:pPr>
      <w:suppressAutoHyphens/>
      <w:spacing w:after="0" w:line="240" w:lineRule="auto"/>
    </w:pPr>
    <w:rPr>
      <w:rFonts w:ascii="Arial" w:hAnsi="Arial"/>
      <w:sz w:val="22"/>
      <w:szCs w:val="24"/>
      <w:lang w:val="en-ZA" w:eastAsia="en-GB"/>
    </w:rPr>
  </w:style>
  <w:style w:type="paragraph" w:styleId="Heading1">
    <w:name w:val="heading 1"/>
    <w:basedOn w:val="Normal"/>
    <w:next w:val="Normal"/>
    <w:link w:val="Heading1Char"/>
    <w:semiHidden/>
    <w:qFormat/>
    <w:rsid w:val="002B2553"/>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197E8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semiHidden/>
    <w:unhideWhenUsed/>
    <w:qFormat/>
    <w:rsid w:val="00560198"/>
    <w:pPr>
      <w:keepNext/>
      <w:keepLines/>
      <w:spacing w:before="40"/>
      <w:outlineLvl w:val="2"/>
    </w:pPr>
    <w:rPr>
      <w:rFonts w:asciiTheme="majorHAnsi" w:hAnsiTheme="majorHAnsi" w:eastAsiaTheme="majorEastAsia" w:cstheme="majorBidi"/>
      <w:color w:val="243F60" w:themeColor="accent1" w:themeShade="7F"/>
      <w:sz w:val="24"/>
    </w:rPr>
  </w:style>
  <w:style w:type="paragraph" w:styleId="Heading4">
    <w:name w:val="heading 4"/>
    <w:basedOn w:val="Normal"/>
    <w:next w:val="Normal"/>
    <w:link w:val="Heading4Char"/>
    <w:semiHidden/>
    <w:unhideWhenUsed/>
    <w:qFormat/>
    <w:rsid w:val="00560198"/>
    <w:pPr>
      <w:keepNext/>
      <w:keepLines/>
      <w:spacing w:before="40"/>
      <w:outlineLvl w:val="3"/>
    </w:pPr>
    <w:rPr>
      <w:rFonts w:asciiTheme="majorHAnsi" w:hAnsiTheme="majorHAnsi" w:eastAsiaTheme="majorEastAsia" w:cstheme="majorBidi"/>
      <w:i/>
      <w:iCs/>
      <w:color w:val="365F91" w:themeColor="accent1" w:themeShade="BF"/>
    </w:rPr>
  </w:style>
  <w:style w:type="paragraph" w:styleId="Heading5">
    <w:name w:val="heading 5"/>
    <w:basedOn w:val="Normal"/>
    <w:next w:val="Normal"/>
    <w:link w:val="Heading5Char"/>
    <w:semiHidden/>
    <w:unhideWhenUsed/>
    <w:qFormat/>
    <w:rsid w:val="00560198"/>
    <w:pPr>
      <w:keepNext/>
      <w:keepLines/>
      <w:spacing w:before="40"/>
      <w:outlineLvl w:val="4"/>
    </w:pPr>
    <w:rPr>
      <w:rFonts w:asciiTheme="majorHAnsi" w:hAnsiTheme="majorHAnsi" w:eastAsiaTheme="majorEastAsia" w:cstheme="majorBidi"/>
      <w:color w:val="365F91" w:themeColor="accent1" w:themeShade="BF"/>
    </w:rPr>
  </w:style>
  <w:style w:type="paragraph" w:styleId="Heading6">
    <w:name w:val="heading 6"/>
    <w:basedOn w:val="Normal"/>
    <w:next w:val="Normal"/>
    <w:link w:val="Heading6Char"/>
    <w:semiHidden/>
    <w:unhideWhenUsed/>
    <w:qFormat/>
    <w:rsid w:val="00560198"/>
    <w:pPr>
      <w:keepNext/>
      <w:keepLines/>
      <w:spacing w:before="40"/>
      <w:outlineLvl w:val="5"/>
    </w:pPr>
    <w:rPr>
      <w:rFonts w:asciiTheme="majorHAnsi" w:hAnsiTheme="majorHAnsi" w:eastAsiaTheme="majorEastAsia" w:cstheme="majorBidi"/>
      <w:color w:val="243F60" w:themeColor="accent1" w:themeShade="7F"/>
    </w:rPr>
  </w:style>
  <w:style w:type="paragraph" w:styleId="Heading8">
    <w:name w:val="heading 8"/>
    <w:basedOn w:val="Normal"/>
    <w:next w:val="Normal"/>
    <w:semiHidden/>
    <w:qFormat/>
    <w:rsid w:val="00E66F1F"/>
    <w:pPr>
      <w:numPr>
        <w:ilvl w:val="7"/>
        <w:numId w:val="3"/>
      </w:numPr>
      <w:spacing w:before="240" w:after="60"/>
      <w:outlineLvl w:val="7"/>
    </w:pPr>
    <w:rPr>
      <w:rFonts w:ascii="Times New Roman" w:hAnsi="Times New Roman"/>
      <w:i/>
      <w:iCs/>
      <w:sz w:val="24"/>
    </w:rPr>
  </w:style>
  <w:style w:type="paragraph" w:styleId="Heading9">
    <w:name w:val="heading 9"/>
    <w:basedOn w:val="Normal"/>
    <w:next w:val="Normal"/>
    <w:semiHidden/>
    <w:qFormat/>
    <w:rsid w:val="00E66F1F"/>
    <w:pPr>
      <w:numPr>
        <w:ilvl w:val="8"/>
        <w:numId w:val="3"/>
      </w:numPr>
      <w:spacing w:before="240" w:after="60"/>
      <w:outlineLvl w:val="8"/>
    </w:pPr>
    <w:rPr>
      <w:rFonts w:cs="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semiHidden/>
    <w:rsid w:val="002B2553"/>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semiHidden/>
    <w:rsid w:val="00197E89"/>
    <w:rPr>
      <w:rFonts w:asciiTheme="majorHAnsi" w:hAnsiTheme="majorHAnsi" w:eastAsiaTheme="majorEastAsia" w:cstheme="majorBidi"/>
      <w:b/>
      <w:bCs/>
      <w:color w:val="4F81BD" w:themeColor="accent1"/>
      <w:sz w:val="26"/>
      <w:szCs w:val="26"/>
    </w:rPr>
  </w:style>
  <w:style w:type="paragraph" w:styleId="BowLevel1HeadingAltQ" w:customStyle="1">
    <w:name w:val="Bow_Level 1 Heading Alt+Q"/>
    <w:basedOn w:val="Normal"/>
    <w:link w:val="BowLevel1HeadingAltQChar"/>
    <w:rsid w:val="003D726C"/>
    <w:pPr>
      <w:keepNext/>
      <w:numPr>
        <w:ilvl w:val="2"/>
        <w:numId w:val="2"/>
      </w:numPr>
      <w:outlineLvl w:val="0"/>
    </w:pPr>
    <w:rPr>
      <w:b/>
      <w:caps/>
    </w:rPr>
  </w:style>
  <w:style w:type="character" w:styleId="BowLevel1HeadingAltQChar" w:customStyle="1">
    <w:name w:val="Bow_Level 1 Heading Alt+Q Char"/>
    <w:basedOn w:val="DefaultParagraphFont"/>
    <w:link w:val="BowLevel1HeadingAltQ"/>
    <w:rsid w:val="003D726C"/>
    <w:rPr>
      <w:rFonts w:ascii="Arial" w:hAnsi="Arial"/>
      <w:b/>
      <w:caps/>
      <w:sz w:val="22"/>
      <w:szCs w:val="24"/>
      <w:lang w:val="en-ZA" w:eastAsia="en-GB"/>
    </w:rPr>
  </w:style>
  <w:style w:type="paragraph" w:styleId="BowLevel2HeadingAltA" w:customStyle="1">
    <w:name w:val="Bow_Level 2 Heading Alt+A"/>
    <w:basedOn w:val="Normal"/>
    <w:link w:val="BowLevel2HeadingAltAChar"/>
    <w:rsid w:val="005F4CDD"/>
    <w:pPr>
      <w:numPr>
        <w:ilvl w:val="4"/>
        <w:numId w:val="2"/>
      </w:numPr>
    </w:pPr>
  </w:style>
  <w:style w:type="character" w:styleId="BowLevel2HeadingAltAChar" w:customStyle="1">
    <w:name w:val="Bow_Level 2 Heading Alt+A Char"/>
    <w:basedOn w:val="DefaultParagraphFont"/>
    <w:link w:val="BowLevel2HeadingAltA"/>
    <w:rsid w:val="005F4CDD"/>
    <w:rPr>
      <w:rFonts w:ascii="Arial" w:hAnsi="Arial"/>
      <w:sz w:val="22"/>
      <w:szCs w:val="24"/>
      <w:lang w:val="en-ZA" w:eastAsia="en-GB"/>
    </w:rPr>
  </w:style>
  <w:style w:type="paragraph" w:styleId="BowLevel3HeadingAltZ" w:customStyle="1">
    <w:name w:val="Bow_Level 3 Heading Alt+Z"/>
    <w:basedOn w:val="Normal"/>
    <w:link w:val="BowLevel3HeadingAltZChar"/>
    <w:rsid w:val="005F4CDD"/>
    <w:pPr>
      <w:tabs>
        <w:tab w:val="num" w:pos="1134"/>
      </w:tabs>
      <w:ind w:left="1134" w:hanging="1134"/>
    </w:pPr>
  </w:style>
  <w:style w:type="character" w:styleId="BowLevel3HeadingAltZChar" w:customStyle="1">
    <w:name w:val="Bow_Level 3 Heading Alt+Z Char"/>
    <w:basedOn w:val="DefaultParagraphFont"/>
    <w:link w:val="BowLevel3HeadingAltZ"/>
    <w:rsid w:val="005F4CDD"/>
    <w:rPr>
      <w:rFonts w:ascii="Arial" w:hAnsi="Arial"/>
      <w:sz w:val="22"/>
      <w:szCs w:val="24"/>
      <w:lang w:val="en-GB" w:eastAsia="en-GB"/>
    </w:rPr>
  </w:style>
  <w:style w:type="paragraph" w:styleId="BowLevel4HeadingAltX" w:customStyle="1">
    <w:name w:val="Bow_Level 4 Heading Alt+X"/>
    <w:basedOn w:val="Normal"/>
    <w:rsid w:val="00421AAF"/>
    <w:pPr>
      <w:numPr>
        <w:ilvl w:val="3"/>
        <w:numId w:val="2"/>
      </w:numPr>
    </w:pPr>
  </w:style>
  <w:style w:type="paragraph" w:styleId="BowLevel5HeadingAltC" w:customStyle="1">
    <w:name w:val="Bow_Level 5 Heading Alt+C"/>
    <w:basedOn w:val="Normal"/>
    <w:rsid w:val="003A024F"/>
    <w:pPr>
      <w:tabs>
        <w:tab w:val="num" w:pos="1701"/>
      </w:tabs>
      <w:ind w:left="1701" w:hanging="1701"/>
    </w:pPr>
  </w:style>
  <w:style w:type="paragraph" w:styleId="BowLevel6HeadingAltV" w:customStyle="1">
    <w:name w:val="Bow_Level 6 Heading Alt+V"/>
    <w:basedOn w:val="Normal"/>
    <w:rsid w:val="003A024F"/>
    <w:pPr>
      <w:numPr>
        <w:ilvl w:val="5"/>
        <w:numId w:val="2"/>
      </w:numPr>
    </w:pPr>
  </w:style>
  <w:style w:type="paragraph" w:styleId="BowIndentAlt" w:customStyle="1">
    <w:name w:val="Bow_Indent Alt+`"/>
    <w:basedOn w:val="Normal"/>
    <w:link w:val="BowIndentAltChar"/>
    <w:rsid w:val="00F51E8C"/>
  </w:style>
  <w:style w:type="character" w:styleId="BowIndentAltChar" w:customStyle="1">
    <w:name w:val="Bow_Indent Alt+` Char"/>
    <w:basedOn w:val="DefaultParagraphFont"/>
    <w:link w:val="BowIndentAlt"/>
    <w:rsid w:val="00F51E8C"/>
  </w:style>
  <w:style w:type="paragraph" w:styleId="BowIndent1Alt1" w:customStyle="1">
    <w:name w:val="Bow_Indent1 Alt+1"/>
    <w:basedOn w:val="Normal"/>
    <w:rsid w:val="000C7D51"/>
    <w:pPr>
      <w:ind w:left="567"/>
    </w:pPr>
  </w:style>
  <w:style w:type="paragraph" w:styleId="BowIndent2Alt2" w:customStyle="1">
    <w:name w:val="Bow_Indent2 Alt+2"/>
    <w:basedOn w:val="Normal"/>
    <w:rsid w:val="000C7D51"/>
    <w:pPr>
      <w:ind w:left="851"/>
    </w:pPr>
  </w:style>
  <w:style w:type="paragraph" w:styleId="BowIndent3Alt3" w:customStyle="1">
    <w:name w:val="Bow_Indent3 Alt+3"/>
    <w:basedOn w:val="Normal"/>
    <w:rsid w:val="000C7D51"/>
    <w:pPr>
      <w:ind w:left="1134"/>
    </w:pPr>
  </w:style>
  <w:style w:type="paragraph" w:styleId="BowIndent4Alt4" w:customStyle="1">
    <w:name w:val="Bow_Indent4 Alt+4"/>
    <w:basedOn w:val="Normal"/>
    <w:rsid w:val="000C7D51"/>
    <w:pPr>
      <w:ind w:left="1418"/>
    </w:pPr>
  </w:style>
  <w:style w:type="paragraph" w:styleId="BowIndent5Alt5" w:customStyle="1">
    <w:name w:val="Bow_Indent5 Alt+5"/>
    <w:basedOn w:val="Normal"/>
    <w:rsid w:val="000C7D51"/>
    <w:pPr>
      <w:ind w:left="1701"/>
    </w:pPr>
  </w:style>
  <w:style w:type="paragraph" w:styleId="BowIndent6Alt6" w:customStyle="1">
    <w:name w:val="Bow_Indent6 Alt+6"/>
    <w:basedOn w:val="Normal"/>
    <w:rsid w:val="000C7D51"/>
    <w:pPr>
      <w:ind w:left="1985"/>
    </w:pPr>
  </w:style>
  <w:style w:type="paragraph" w:styleId="BowIndent7Alt7" w:customStyle="1">
    <w:name w:val="Bow_Indent7 Alt+7"/>
    <w:basedOn w:val="Normal"/>
    <w:rsid w:val="000C7D51"/>
    <w:pPr>
      <w:ind w:left="2268"/>
    </w:pPr>
  </w:style>
  <w:style w:type="paragraph" w:styleId="BowAnnexHeading1AltShiftQ" w:customStyle="1">
    <w:name w:val="Bow_AnnexHeading 1 Alt+Shift+Q"/>
    <w:basedOn w:val="Normal"/>
    <w:rsid w:val="003D726C"/>
    <w:pPr>
      <w:keepNext/>
      <w:numPr>
        <w:numId w:val="3"/>
      </w:numPr>
      <w:outlineLvl w:val="0"/>
    </w:pPr>
    <w:rPr>
      <w:b/>
    </w:rPr>
  </w:style>
  <w:style w:type="paragraph" w:styleId="BowAnnexHeading2AltShiftA" w:customStyle="1">
    <w:name w:val="Bow_AnnexHeading 2 Alt+Shift+A"/>
    <w:basedOn w:val="Normal"/>
    <w:rsid w:val="00467685"/>
    <w:pPr>
      <w:keepNext/>
      <w:numPr>
        <w:ilvl w:val="1"/>
        <w:numId w:val="3"/>
      </w:numPr>
      <w:outlineLvl w:val="1"/>
    </w:pPr>
    <w:rPr>
      <w:b/>
    </w:rPr>
  </w:style>
  <w:style w:type="paragraph" w:styleId="BowAnnexHeading3AltShiftZ" w:customStyle="1">
    <w:name w:val="Bow_AnnexHeading 3 Alt+Shift+Z"/>
    <w:basedOn w:val="Normal"/>
    <w:rsid w:val="00467685"/>
    <w:pPr>
      <w:keepNext/>
      <w:numPr>
        <w:ilvl w:val="2"/>
        <w:numId w:val="3"/>
      </w:numPr>
      <w:outlineLvl w:val="2"/>
    </w:pPr>
    <w:rPr>
      <w:u w:val="single"/>
    </w:rPr>
  </w:style>
  <w:style w:type="paragraph" w:styleId="BowAnnexHeading4AltShiftX" w:customStyle="1">
    <w:name w:val="Bow_AnnexHeading 4 Alt+Shift+X"/>
    <w:basedOn w:val="Normal"/>
    <w:rsid w:val="00467685"/>
    <w:pPr>
      <w:keepNext/>
      <w:numPr>
        <w:ilvl w:val="3"/>
        <w:numId w:val="3"/>
      </w:numPr>
      <w:outlineLvl w:val="3"/>
    </w:pPr>
    <w:rPr>
      <w:i/>
    </w:rPr>
  </w:style>
  <w:style w:type="paragraph" w:styleId="BowAnnexHeading5AltShiftC" w:customStyle="1">
    <w:name w:val="Bow_AnnexHeading 5 Alt+Shift+C"/>
    <w:basedOn w:val="Normal"/>
    <w:rsid w:val="00467685"/>
    <w:pPr>
      <w:keepNext/>
      <w:numPr>
        <w:ilvl w:val="4"/>
        <w:numId w:val="3"/>
      </w:numPr>
      <w:outlineLvl w:val="4"/>
    </w:pPr>
    <w:rPr>
      <w:i/>
    </w:rPr>
  </w:style>
  <w:style w:type="paragraph" w:styleId="BowAnnexHeading6AltShiftV" w:customStyle="1">
    <w:name w:val="Bow_AnnexHeading 6 Alt+Shift+V"/>
    <w:basedOn w:val="Normal"/>
    <w:rsid w:val="00467685"/>
    <w:pPr>
      <w:keepNext/>
      <w:numPr>
        <w:ilvl w:val="5"/>
        <w:numId w:val="3"/>
      </w:numPr>
      <w:outlineLvl w:val="5"/>
    </w:pPr>
    <w:rPr>
      <w:i/>
    </w:rPr>
  </w:style>
  <w:style w:type="paragraph" w:styleId="BowAnnexHeading7AltShiftB" w:customStyle="1">
    <w:name w:val="Bow_AnnexHeading 7 Alt+Shift+B"/>
    <w:basedOn w:val="Normal"/>
    <w:rsid w:val="00467685"/>
    <w:pPr>
      <w:keepNext/>
      <w:tabs>
        <w:tab w:val="num" w:pos="2268"/>
      </w:tabs>
      <w:ind w:left="2268" w:hanging="2268"/>
      <w:outlineLvl w:val="6"/>
    </w:pPr>
    <w:rPr>
      <w:i/>
    </w:rPr>
  </w:style>
  <w:style w:type="paragraph" w:styleId="BowAlphaLower1" w:customStyle="1">
    <w:name w:val="Bow_Alpha Lower 1"/>
    <w:basedOn w:val="Normal"/>
    <w:qFormat/>
    <w:rsid w:val="006C1F17"/>
    <w:pPr>
      <w:numPr>
        <w:numId w:val="21"/>
      </w:numPr>
    </w:pPr>
  </w:style>
  <w:style w:type="paragraph" w:styleId="BowAlphaLower2" w:customStyle="1">
    <w:name w:val="Bow_Alpha Lower 2"/>
    <w:basedOn w:val="Normal"/>
    <w:qFormat/>
    <w:rsid w:val="006C1F17"/>
    <w:pPr>
      <w:numPr>
        <w:numId w:val="22"/>
      </w:numPr>
    </w:pPr>
  </w:style>
  <w:style w:type="paragraph" w:styleId="BowAlphaLower3" w:customStyle="1">
    <w:name w:val="Bow_Alpha Lower 3"/>
    <w:basedOn w:val="Normal"/>
    <w:qFormat/>
    <w:rsid w:val="00106EF4"/>
    <w:pPr>
      <w:numPr>
        <w:numId w:val="23"/>
      </w:numPr>
    </w:pPr>
  </w:style>
  <w:style w:type="paragraph" w:styleId="BowAlphaLower4" w:customStyle="1">
    <w:name w:val="Bow_Alpha Lower 4"/>
    <w:basedOn w:val="Normal"/>
    <w:qFormat/>
    <w:rsid w:val="00106EF4"/>
    <w:pPr>
      <w:numPr>
        <w:numId w:val="24"/>
      </w:numPr>
    </w:pPr>
  </w:style>
  <w:style w:type="paragraph" w:styleId="BowAlphaLower5" w:customStyle="1">
    <w:name w:val="Bow_Alpha Lower 5"/>
    <w:basedOn w:val="Normal"/>
    <w:qFormat/>
    <w:rsid w:val="008E0FEF"/>
    <w:pPr>
      <w:numPr>
        <w:numId w:val="25"/>
      </w:numPr>
    </w:pPr>
  </w:style>
  <w:style w:type="paragraph" w:styleId="BowAlphaLower6" w:customStyle="1">
    <w:name w:val="Bow_Alpha Lower 6"/>
    <w:basedOn w:val="Normal"/>
    <w:qFormat/>
    <w:rsid w:val="008E0FEF"/>
    <w:pPr>
      <w:numPr>
        <w:numId w:val="26"/>
      </w:numPr>
    </w:pPr>
  </w:style>
  <w:style w:type="paragraph" w:styleId="BowAlphaLower7" w:customStyle="1">
    <w:name w:val="Bow_Alpha Lower 7"/>
    <w:basedOn w:val="Normal"/>
    <w:qFormat/>
    <w:rsid w:val="008E0FEF"/>
    <w:pPr>
      <w:numPr>
        <w:numId w:val="27"/>
      </w:numPr>
    </w:pPr>
  </w:style>
  <w:style w:type="paragraph" w:styleId="FootnoteText">
    <w:name w:val="footnote text"/>
    <w:aliases w:val="Bow_Footnote Text,BL_Footnote Text"/>
    <w:basedOn w:val="Normal"/>
    <w:link w:val="FootnoteTextChar"/>
    <w:uiPriority w:val="99"/>
    <w:rsid w:val="00391D43"/>
    <w:pPr>
      <w:tabs>
        <w:tab w:val="left" w:pos="284"/>
      </w:tabs>
      <w:spacing w:after="60"/>
    </w:pPr>
    <w:rPr>
      <w:sz w:val="14"/>
      <w:szCs w:val="20"/>
    </w:rPr>
  </w:style>
  <w:style w:type="character" w:styleId="FootnoteTextChar" w:customStyle="1">
    <w:name w:val="Footnote Text Char"/>
    <w:aliases w:val="Bow_Footnote Text Char,BL_Footnote Text Char"/>
    <w:basedOn w:val="DefaultParagraphFont"/>
    <w:link w:val="FootnoteText"/>
    <w:uiPriority w:val="99"/>
    <w:rsid w:val="00391D43"/>
    <w:rPr>
      <w:sz w:val="14"/>
      <w:szCs w:val="20"/>
    </w:rPr>
  </w:style>
  <w:style w:type="paragraph" w:styleId="BowBullet2" w:customStyle="1">
    <w:name w:val="Bow_Bullet 2"/>
    <w:basedOn w:val="Normal"/>
    <w:qFormat/>
    <w:rsid w:val="008E0FEF"/>
    <w:pPr>
      <w:numPr>
        <w:numId w:val="29"/>
      </w:numPr>
    </w:pPr>
  </w:style>
  <w:style w:type="paragraph" w:styleId="BowBullet7" w:customStyle="1">
    <w:name w:val="Bow_Bullet 7"/>
    <w:basedOn w:val="Normal"/>
    <w:qFormat/>
    <w:rsid w:val="00E81004"/>
    <w:pPr>
      <w:numPr>
        <w:numId w:val="34"/>
      </w:numPr>
      <w:contextualSpacing/>
    </w:pPr>
  </w:style>
  <w:style w:type="paragraph" w:styleId="BowBullet3" w:customStyle="1">
    <w:name w:val="Bow_Bullet 3"/>
    <w:basedOn w:val="Normal"/>
    <w:qFormat/>
    <w:rsid w:val="008E0FEF"/>
    <w:pPr>
      <w:numPr>
        <w:numId w:val="30"/>
      </w:numPr>
    </w:pPr>
  </w:style>
  <w:style w:type="paragraph" w:styleId="BowBulletListOrd1" w:customStyle="1">
    <w:name w:val="Bow_BulletListOrd1"/>
    <w:basedOn w:val="Normal"/>
    <w:rsid w:val="00B27924"/>
    <w:pPr>
      <w:numPr>
        <w:ilvl w:val="1"/>
        <w:numId w:val="4"/>
      </w:numPr>
      <w:tabs>
        <w:tab w:val="clear" w:pos="1134"/>
        <w:tab w:val="num" w:pos="567"/>
      </w:tabs>
      <w:ind w:left="567"/>
      <w:outlineLvl w:val="1"/>
    </w:pPr>
  </w:style>
  <w:style w:type="paragraph" w:styleId="BowBullet4" w:customStyle="1">
    <w:name w:val="Bow_Bullet 4"/>
    <w:basedOn w:val="Normal"/>
    <w:qFormat/>
    <w:rsid w:val="00D810ED"/>
    <w:pPr>
      <w:numPr>
        <w:numId w:val="31"/>
      </w:numPr>
    </w:pPr>
  </w:style>
  <w:style w:type="paragraph" w:styleId="BowBulletListOrd2" w:customStyle="1">
    <w:name w:val="Bow_BulletListOrd2"/>
    <w:basedOn w:val="Normal"/>
    <w:rsid w:val="00DE2370"/>
    <w:pPr>
      <w:numPr>
        <w:ilvl w:val="2"/>
        <w:numId w:val="4"/>
      </w:numPr>
      <w:tabs>
        <w:tab w:val="clear" w:pos="1701"/>
        <w:tab w:val="num" w:pos="1134"/>
      </w:tabs>
      <w:ind w:left="1134"/>
      <w:outlineLvl w:val="2"/>
    </w:pPr>
  </w:style>
  <w:style w:type="paragraph" w:styleId="BowBullet5" w:customStyle="1">
    <w:name w:val="Bow_Bullet 5"/>
    <w:basedOn w:val="Normal"/>
    <w:qFormat/>
    <w:rsid w:val="00D810ED"/>
    <w:pPr>
      <w:numPr>
        <w:numId w:val="32"/>
      </w:numPr>
    </w:pPr>
  </w:style>
  <w:style w:type="paragraph" w:styleId="BowBulletListOrd3" w:customStyle="1">
    <w:name w:val="Bow_BulletListOrd3"/>
    <w:basedOn w:val="Normal"/>
    <w:rsid w:val="00DE2370"/>
    <w:pPr>
      <w:numPr>
        <w:ilvl w:val="3"/>
        <w:numId w:val="4"/>
      </w:numPr>
      <w:tabs>
        <w:tab w:val="clear" w:pos="2268"/>
        <w:tab w:val="num" w:pos="1701"/>
      </w:tabs>
      <w:ind w:left="1701"/>
      <w:outlineLvl w:val="3"/>
    </w:pPr>
  </w:style>
  <w:style w:type="paragraph" w:styleId="BowUnnumberedHeading1Bold10" w:customStyle="1">
    <w:name w:val="Bow_Unnumbered Heading 1 Bold 10"/>
    <w:basedOn w:val="Normal"/>
    <w:next w:val="BowIndentAlt"/>
    <w:rsid w:val="00377914"/>
    <w:pPr>
      <w:keepNext/>
    </w:pPr>
    <w:rPr>
      <w:b/>
      <w:sz w:val="20"/>
    </w:rPr>
  </w:style>
  <w:style w:type="paragraph" w:styleId="BowUnnumberedHeading2Blue10" w:customStyle="1">
    <w:name w:val="Bow_Unnumbered Heading 2 Blue 10"/>
    <w:basedOn w:val="Normal"/>
    <w:next w:val="BowIndentAlt"/>
    <w:rsid w:val="00377914"/>
    <w:pPr>
      <w:keepNext/>
    </w:pPr>
    <w:rPr>
      <w:b/>
      <w:color w:val="002854"/>
      <w:sz w:val="20"/>
    </w:rPr>
  </w:style>
  <w:style w:type="paragraph" w:styleId="BowUnnumberedHeading3Copper10" w:customStyle="1">
    <w:name w:val="Bow_Unnumbered Heading 3 Copper 10"/>
    <w:basedOn w:val="Normal"/>
    <w:next w:val="BowIndentAlt"/>
    <w:rsid w:val="00377914"/>
    <w:pPr>
      <w:keepNext/>
    </w:pPr>
    <w:rPr>
      <w:b/>
      <w:color w:val="B5613F"/>
      <w:sz w:val="20"/>
    </w:rPr>
  </w:style>
  <w:style w:type="paragraph" w:styleId="BowUnnumberedHeading4Underline10" w:customStyle="1">
    <w:name w:val="Bow_Unnumbered Heading 4 Underline 10"/>
    <w:basedOn w:val="Normal"/>
    <w:next w:val="BowIndentAlt"/>
    <w:rsid w:val="00377914"/>
    <w:pPr>
      <w:keepNext/>
    </w:pPr>
    <w:rPr>
      <w:sz w:val="20"/>
      <w:u w:val="single"/>
    </w:rPr>
  </w:style>
  <w:style w:type="paragraph" w:styleId="BowPartHeading" w:customStyle="1">
    <w:name w:val="Bow_Part Heading"/>
    <w:basedOn w:val="Normal"/>
    <w:next w:val="BowIndentAlt"/>
    <w:rsid w:val="00716C67"/>
    <w:pPr>
      <w:numPr>
        <w:numId w:val="1"/>
      </w:numPr>
      <w:spacing w:before="240"/>
      <w:jc w:val="center"/>
    </w:pPr>
    <w:rPr>
      <w:b/>
      <w:caps/>
    </w:rPr>
  </w:style>
  <w:style w:type="paragraph" w:styleId="BowTitleLeft" w:customStyle="1">
    <w:name w:val="Bow_Title Left"/>
    <w:basedOn w:val="Normal"/>
    <w:next w:val="BowIndentAlt"/>
    <w:rsid w:val="00277601"/>
    <w:pPr>
      <w:keepNext/>
      <w:spacing w:before="240"/>
    </w:pPr>
    <w:rPr>
      <w:b/>
      <w:caps/>
    </w:rPr>
  </w:style>
  <w:style w:type="paragraph" w:styleId="BowTitleCenter" w:customStyle="1">
    <w:name w:val="Bow_Title Center"/>
    <w:basedOn w:val="Normal"/>
    <w:next w:val="BowIndentAlt"/>
    <w:rsid w:val="00277601"/>
    <w:pPr>
      <w:keepNext/>
      <w:spacing w:before="240"/>
      <w:jc w:val="center"/>
    </w:pPr>
    <w:rPr>
      <w:b/>
      <w:caps/>
    </w:rPr>
  </w:style>
  <w:style w:type="paragraph" w:styleId="BowTitleRight" w:customStyle="1">
    <w:name w:val="Bow_Title Right"/>
    <w:basedOn w:val="Normal"/>
    <w:next w:val="BowIndentAlt"/>
    <w:rsid w:val="00277601"/>
    <w:pPr>
      <w:keepNext/>
      <w:spacing w:before="240"/>
      <w:jc w:val="right"/>
    </w:pPr>
    <w:rPr>
      <w:b/>
      <w:caps/>
    </w:rPr>
  </w:style>
  <w:style w:type="table" w:styleId="TableGrid">
    <w:name w:val="Table Grid"/>
    <w:basedOn w:val="TableNormal"/>
    <w:uiPriority w:val="39"/>
    <w:rsid w:val="00666169"/>
    <w:pPr>
      <w:spacing w:before="120" w:after="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lockText">
    <w:name w:val="Block Text"/>
    <w:basedOn w:val="Normal"/>
    <w:semiHidden/>
    <w:rsid w:val="00277601"/>
    <w:pPr>
      <w:pBdr>
        <w:top w:val="single" w:color="4F81BD" w:themeColor="accent1" w:sz="2" w:space="10"/>
        <w:left w:val="single" w:color="4F81BD" w:themeColor="accent1" w:sz="2" w:space="10"/>
        <w:bottom w:val="single" w:color="4F81BD" w:themeColor="accent1" w:sz="2" w:space="10"/>
        <w:right w:val="single" w:color="4F81BD" w:themeColor="accent1" w:sz="2" w:space="10"/>
      </w:pBdr>
      <w:ind w:left="1152" w:right="1152"/>
    </w:pPr>
    <w:rPr>
      <w:rFonts w:eastAsiaTheme="minorEastAsia" w:cstheme="minorBidi"/>
      <w:i/>
      <w:iCs/>
      <w:color w:val="002060"/>
    </w:rPr>
  </w:style>
  <w:style w:type="paragraph" w:styleId="BodyText">
    <w:name w:val="Body Text"/>
    <w:basedOn w:val="Normal"/>
    <w:link w:val="BodyTextChar"/>
    <w:uiPriority w:val="99"/>
    <w:rsid w:val="00277601"/>
    <w:pPr>
      <w:spacing w:after="120"/>
    </w:pPr>
  </w:style>
  <w:style w:type="character" w:styleId="BodyTextChar" w:customStyle="1">
    <w:name w:val="Body Text Char"/>
    <w:basedOn w:val="DefaultParagraphFont"/>
    <w:link w:val="BodyText"/>
    <w:uiPriority w:val="99"/>
    <w:rsid w:val="00277601"/>
  </w:style>
  <w:style w:type="table" w:styleId="ColorfulShading">
    <w:name w:val="Colorful Shading"/>
    <w:basedOn w:val="TableNormal"/>
    <w:uiPriority w:val="71"/>
    <w:rsid w:val="00277601"/>
    <w:pPr>
      <w:spacing w:after="0" w:line="240" w:lineRule="auto"/>
    </w:pPr>
    <w:tblPr>
      <w:tblStyleRowBandSize w:val="1"/>
      <w:tblStyleColBandSize w:val="1"/>
    </w:tblPr>
    <w:tcPr>
      <w:shd w:val="clear" w:color="auto" w:fill="002060"/>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ableSimple1">
    <w:name w:val="Table Simple 1"/>
    <w:aliases w:val="Bow_Table Simple 1"/>
    <w:basedOn w:val="TableSimple2"/>
    <w:rsid w:val="00277601"/>
    <w:tblPr>
      <w:tblBorders>
        <w:top w:val="single" w:color="002060" w:sz="6" w:space="0"/>
        <w:left w:val="single" w:color="002060" w:sz="6" w:space="0"/>
        <w:bottom w:val="single" w:color="002060" w:sz="6" w:space="0"/>
        <w:right w:val="single" w:color="002060" w:sz="6" w:space="0"/>
        <w:insideH w:val="single" w:color="002060" w:sz="6" w:space="0"/>
        <w:insideV w:val="single" w:color="002060" w:sz="6" w:space="0"/>
      </w:tblBorders>
    </w:tblPr>
    <w:tcPr>
      <w:shd w:val="clear" w:color="auto" w:fill="auto"/>
    </w:tcPr>
    <w:tblStylePr w:type="firstRow">
      <w:rPr>
        <w:b/>
        <w:bCs/>
      </w:rPr>
      <w:tblPr/>
      <w:tcPr>
        <w:tcBorders>
          <w:bottom w:val="single" w:color="008000" w:sz="6" w:space="0"/>
          <w:tl2br w:val="none" w:color="auto" w:sz="0" w:space="0"/>
          <w:tr2bl w:val="none" w:color="auto" w:sz="0" w:space="0"/>
        </w:tcBorders>
      </w:tcPr>
    </w:tblStylePr>
    <w:tblStylePr w:type="lastRow">
      <w:rPr>
        <w:b/>
        <w:bCs/>
        <w:color w:val="auto"/>
      </w:rPr>
      <w:tblPr/>
      <w:tcPr>
        <w:tcBorders>
          <w:top w:val="single" w:color="008000" w:sz="6" w:space="0"/>
          <w:tl2br w:val="none" w:color="auto" w:sz="0" w:space="0"/>
          <w:tr2bl w:val="none" w:color="auto" w:sz="0" w:space="0"/>
        </w:tcBorders>
      </w:tcPr>
    </w:tblStylePr>
    <w:tblStylePr w:type="firstCol">
      <w:rPr>
        <w:b w:val="0"/>
        <w:bCs/>
      </w:rPr>
      <w:tblPr/>
      <w:tcPr>
        <w:tcBorders>
          <w:top w:val="single" w:color="002060" w:sz="6" w:space="0"/>
          <w:left w:val="single" w:color="002060" w:sz="6" w:space="0"/>
          <w:bottom w:val="single" w:color="002060" w:sz="6" w:space="0"/>
          <w:right w:val="single" w:color="002060" w:sz="6" w:space="0"/>
          <w:insideH w:val="single" w:color="002060" w:sz="6" w:space="0"/>
          <w:insideV w:val="single" w:color="002060" w:sz="6" w:space="0"/>
          <w:tl2br w:val="none" w:color="auto" w:sz="0" w:space="0"/>
          <w:tr2bl w:val="none" w:color="auto" w:sz="0" w:space="0"/>
        </w:tcBorders>
        <w:shd w:val="clear" w:color="auto" w:fill="auto"/>
      </w:tcPr>
    </w:tblStylePr>
    <w:tblStylePr w:type="lastCol">
      <w:rPr>
        <w:b w:val="0"/>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2">
    <w:name w:val="Table Simple 2"/>
    <w:basedOn w:val="TableNormal"/>
    <w:rsid w:val="00277601"/>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paragraph" w:styleId="NormalIndent">
    <w:name w:val="Normal Indent"/>
    <w:basedOn w:val="Normal"/>
    <w:link w:val="NormalIndentChar"/>
    <w:semiHidden/>
    <w:rsid w:val="00666169"/>
    <w:pPr>
      <w:ind w:left="720"/>
    </w:pPr>
    <w:rPr>
      <w:szCs w:val="20"/>
    </w:rPr>
  </w:style>
  <w:style w:type="character" w:styleId="NormalIndentChar" w:customStyle="1">
    <w:name w:val="Normal Indent Char"/>
    <w:basedOn w:val="DefaultParagraphFont"/>
    <w:link w:val="NormalIndent"/>
    <w:semiHidden/>
    <w:rsid w:val="002B2553"/>
    <w:rPr>
      <w:szCs w:val="20"/>
    </w:rPr>
  </w:style>
  <w:style w:type="paragraph" w:styleId="Footer">
    <w:name w:val="footer"/>
    <w:aliases w:val="Bow_Footer,BL_Footer"/>
    <w:basedOn w:val="Normal"/>
    <w:link w:val="FooterChar"/>
    <w:uiPriority w:val="99"/>
    <w:rsid w:val="00A04BA5"/>
    <w:pPr>
      <w:tabs>
        <w:tab w:val="center" w:pos="4513"/>
        <w:tab w:val="right" w:pos="9026"/>
      </w:tabs>
    </w:pPr>
    <w:rPr>
      <w:sz w:val="16"/>
    </w:rPr>
  </w:style>
  <w:style w:type="character" w:styleId="FooterChar" w:customStyle="1">
    <w:name w:val="Footer Char"/>
    <w:aliases w:val="Bow_Footer Char,BL_Footer Char"/>
    <w:basedOn w:val="DefaultParagraphFont"/>
    <w:link w:val="Footer"/>
    <w:uiPriority w:val="99"/>
    <w:rsid w:val="000C7D51"/>
    <w:rPr>
      <w:sz w:val="16"/>
    </w:rPr>
  </w:style>
  <w:style w:type="paragraph" w:styleId="BowNormalAltN" w:customStyle="1">
    <w:name w:val="Bow_Normal Alt+N"/>
    <w:basedOn w:val="Normal"/>
    <w:link w:val="BowNormalAltNChar"/>
    <w:rsid w:val="00716C67"/>
  </w:style>
  <w:style w:type="character" w:styleId="BowNormalAltNChar" w:customStyle="1">
    <w:name w:val="Bow_Normal Alt+N Char"/>
    <w:basedOn w:val="DefaultParagraphFont"/>
    <w:link w:val="BowNormalAltN"/>
    <w:rsid w:val="00716C67"/>
  </w:style>
  <w:style w:type="paragraph" w:styleId="TitleCentre" w:customStyle="1">
    <w:name w:val="Title Centre"/>
    <w:basedOn w:val="Normal"/>
    <w:next w:val="BowNormalAltN"/>
    <w:semiHidden/>
    <w:rsid w:val="00666169"/>
    <w:pPr>
      <w:keepNext/>
      <w:spacing w:before="240" w:after="240"/>
      <w:jc w:val="center"/>
    </w:pPr>
    <w:rPr>
      <w:b/>
      <w:caps/>
      <w:sz w:val="24"/>
    </w:rPr>
  </w:style>
  <w:style w:type="paragraph" w:styleId="ListBullet">
    <w:name w:val="List Bullet"/>
    <w:basedOn w:val="Normal"/>
    <w:uiPriority w:val="3"/>
    <w:semiHidden/>
    <w:rsid w:val="009F7BB8"/>
    <w:pPr>
      <w:numPr>
        <w:numId w:val="5"/>
      </w:numPr>
      <w:tabs>
        <w:tab w:val="clear" w:pos="360"/>
        <w:tab w:val="left" w:pos="720"/>
      </w:tabs>
      <w:ind w:left="720" w:hanging="720"/>
      <w:contextualSpacing/>
    </w:pPr>
    <w:rPr>
      <w:szCs w:val="22"/>
      <w:lang w:eastAsia="en-ZA"/>
    </w:rPr>
  </w:style>
  <w:style w:type="paragraph" w:styleId="TOC1">
    <w:name w:val="toc 1"/>
    <w:aliases w:val="Bow_TOC 1"/>
    <w:basedOn w:val="Normal"/>
    <w:next w:val="Normal"/>
    <w:autoRedefine/>
    <w:uiPriority w:val="39"/>
    <w:rsid w:val="006C373B"/>
    <w:pPr>
      <w:tabs>
        <w:tab w:val="left" w:pos="567"/>
        <w:tab w:val="right" w:leader="dot" w:pos="9639"/>
      </w:tabs>
      <w:ind w:left="567" w:hanging="567"/>
    </w:pPr>
    <w:rPr>
      <w:b/>
      <w:bCs/>
      <w:caps/>
      <w:noProof/>
      <w:szCs w:val="20"/>
    </w:rPr>
  </w:style>
  <w:style w:type="paragraph" w:styleId="BowBullet6" w:customStyle="1">
    <w:name w:val="Bow_Bullet 6"/>
    <w:basedOn w:val="Normal"/>
    <w:qFormat/>
    <w:rsid w:val="00D810ED"/>
    <w:pPr>
      <w:numPr>
        <w:numId w:val="33"/>
      </w:numPr>
    </w:pPr>
  </w:style>
  <w:style w:type="paragraph" w:styleId="ListBullet2">
    <w:name w:val="List Bullet 2"/>
    <w:basedOn w:val="Normal"/>
    <w:uiPriority w:val="3"/>
    <w:semiHidden/>
    <w:rsid w:val="00F51E8C"/>
    <w:pPr>
      <w:numPr>
        <w:numId w:val="6"/>
      </w:numPr>
      <w:contextualSpacing/>
    </w:pPr>
    <w:rPr>
      <w:rFonts w:ascii="Book Antiqua" w:hAnsi="Book Antiqua"/>
      <w:sz w:val="20"/>
      <w:szCs w:val="22"/>
      <w:lang w:eastAsia="en-ZA"/>
    </w:rPr>
  </w:style>
  <w:style w:type="paragraph" w:styleId="BowLevel7HeadingAltB" w:customStyle="1">
    <w:name w:val="Bow_Level 7 Heading Alt+B"/>
    <w:basedOn w:val="Normal"/>
    <w:rsid w:val="005C1D1D"/>
    <w:pPr>
      <w:numPr>
        <w:ilvl w:val="6"/>
        <w:numId w:val="2"/>
      </w:numPr>
    </w:pPr>
  </w:style>
  <w:style w:type="paragraph" w:styleId="BowRomanListBig1" w:customStyle="1">
    <w:name w:val="Bow_Roman List Big 1"/>
    <w:basedOn w:val="Normal"/>
    <w:qFormat/>
    <w:rsid w:val="00A24E52"/>
    <w:pPr>
      <w:numPr>
        <w:numId w:val="7"/>
      </w:numPr>
    </w:pPr>
  </w:style>
  <w:style w:type="paragraph" w:styleId="BowRomanListBig2" w:customStyle="1">
    <w:name w:val="Bow_Roman List Big 2"/>
    <w:basedOn w:val="Normal"/>
    <w:qFormat/>
    <w:rsid w:val="002D4510"/>
    <w:pPr>
      <w:numPr>
        <w:numId w:val="8"/>
      </w:numPr>
    </w:pPr>
  </w:style>
  <w:style w:type="paragraph" w:styleId="BowRomanListBig3" w:customStyle="1">
    <w:name w:val="Bow_Roman List Big 3"/>
    <w:basedOn w:val="Normal"/>
    <w:qFormat/>
    <w:rsid w:val="004718D5"/>
    <w:pPr>
      <w:numPr>
        <w:numId w:val="9"/>
      </w:numPr>
    </w:pPr>
  </w:style>
  <w:style w:type="paragraph" w:styleId="BowRomanListBig4" w:customStyle="1">
    <w:name w:val="Bow_Roman List Big 4"/>
    <w:basedOn w:val="Normal"/>
    <w:qFormat/>
    <w:rsid w:val="004718D5"/>
    <w:pPr>
      <w:numPr>
        <w:numId w:val="10"/>
      </w:numPr>
    </w:pPr>
  </w:style>
  <w:style w:type="paragraph" w:styleId="BowRomanListBig5" w:customStyle="1">
    <w:name w:val="Bow_Roman List Big 5"/>
    <w:basedOn w:val="Normal"/>
    <w:qFormat/>
    <w:rsid w:val="004718D5"/>
    <w:pPr>
      <w:numPr>
        <w:numId w:val="11"/>
      </w:numPr>
    </w:pPr>
  </w:style>
  <w:style w:type="paragraph" w:styleId="BowRomanListBig6" w:customStyle="1">
    <w:name w:val="Bow_Roman List Big 6"/>
    <w:basedOn w:val="Normal"/>
    <w:qFormat/>
    <w:rsid w:val="004718D5"/>
    <w:pPr>
      <w:numPr>
        <w:numId w:val="12"/>
      </w:numPr>
    </w:pPr>
  </w:style>
  <w:style w:type="paragraph" w:styleId="BowRomanListBig7" w:customStyle="1">
    <w:name w:val="Bow_Roman List Big 7"/>
    <w:basedOn w:val="Normal"/>
    <w:qFormat/>
    <w:rsid w:val="004718D5"/>
    <w:pPr>
      <w:numPr>
        <w:numId w:val="13"/>
      </w:numPr>
    </w:pPr>
  </w:style>
  <w:style w:type="character" w:styleId="FootnoteReference">
    <w:name w:val="footnote reference"/>
    <w:aliases w:val="Bow_Footnote Reference,BL_Footnote Reference"/>
    <w:basedOn w:val="DefaultParagraphFont"/>
    <w:rsid w:val="00391D43"/>
    <w:rPr>
      <w:rFonts w:ascii="Century Gothic" w:hAnsi="Century Gothic"/>
      <w:sz w:val="12"/>
      <w:szCs w:val="20"/>
      <w:vertAlign w:val="superscript"/>
    </w:rPr>
  </w:style>
  <w:style w:type="paragraph" w:styleId="BLNormalAltN" w:customStyle="1">
    <w:name w:val="BL_Normal Alt+N"/>
    <w:basedOn w:val="Normal"/>
    <w:link w:val="BLNormalAltNChar"/>
    <w:rsid w:val="00391D43"/>
  </w:style>
  <w:style w:type="character" w:styleId="BLNormalAltNChar" w:customStyle="1">
    <w:name w:val="BL_Normal Alt+N Char"/>
    <w:basedOn w:val="DefaultParagraphFont"/>
    <w:link w:val="BLNormalAltN"/>
    <w:rsid w:val="00391D43"/>
  </w:style>
  <w:style w:type="character" w:styleId="EndnoteReference">
    <w:name w:val="endnote reference"/>
    <w:aliases w:val="Bow_Endnote Reference,BL_Endnote Reference"/>
    <w:basedOn w:val="DefaultParagraphFont"/>
    <w:uiPriority w:val="99"/>
    <w:rsid w:val="00391D43"/>
    <w:rPr>
      <w:rFonts w:ascii="Century Gothic" w:hAnsi="Century Gothic"/>
      <w:sz w:val="12"/>
      <w:szCs w:val="20"/>
      <w:vertAlign w:val="superscript"/>
    </w:rPr>
  </w:style>
  <w:style w:type="paragraph" w:styleId="BowAlphaUpper1" w:customStyle="1">
    <w:name w:val="Bow_Alpha Upper 1"/>
    <w:basedOn w:val="Normal"/>
    <w:qFormat/>
    <w:rsid w:val="00835F34"/>
    <w:pPr>
      <w:numPr>
        <w:numId w:val="14"/>
      </w:numPr>
    </w:pPr>
  </w:style>
  <w:style w:type="paragraph" w:styleId="BowAlphaUpper2" w:customStyle="1">
    <w:name w:val="Bow_Alpha Upper 2"/>
    <w:basedOn w:val="Normal"/>
    <w:qFormat/>
    <w:rsid w:val="00835F34"/>
    <w:pPr>
      <w:numPr>
        <w:numId w:val="15"/>
      </w:numPr>
    </w:pPr>
  </w:style>
  <w:style w:type="paragraph" w:styleId="BowAlphaUpper3" w:customStyle="1">
    <w:name w:val="Bow_Alpha Upper 3"/>
    <w:basedOn w:val="Normal"/>
    <w:qFormat/>
    <w:rsid w:val="00835F34"/>
    <w:pPr>
      <w:numPr>
        <w:numId w:val="16"/>
      </w:numPr>
    </w:pPr>
  </w:style>
  <w:style w:type="paragraph" w:styleId="BowAlphaUpper4" w:customStyle="1">
    <w:name w:val="Bow_Alpha Upper 4"/>
    <w:basedOn w:val="Normal"/>
    <w:qFormat/>
    <w:rsid w:val="00835F34"/>
    <w:pPr>
      <w:numPr>
        <w:numId w:val="17"/>
      </w:numPr>
    </w:pPr>
  </w:style>
  <w:style w:type="paragraph" w:styleId="BowAlphaUpper5" w:customStyle="1">
    <w:name w:val="Bow_Alpha Upper 5"/>
    <w:basedOn w:val="Normal"/>
    <w:qFormat/>
    <w:rsid w:val="00835F34"/>
    <w:pPr>
      <w:numPr>
        <w:numId w:val="18"/>
      </w:numPr>
    </w:pPr>
  </w:style>
  <w:style w:type="paragraph" w:styleId="BowAlphaUpper6" w:customStyle="1">
    <w:name w:val="Bow_Alpha Upper 6"/>
    <w:basedOn w:val="Normal"/>
    <w:qFormat/>
    <w:rsid w:val="00835F34"/>
    <w:pPr>
      <w:numPr>
        <w:numId w:val="19"/>
      </w:numPr>
    </w:pPr>
  </w:style>
  <w:style w:type="paragraph" w:styleId="BowAlphaUpper7" w:customStyle="1">
    <w:name w:val="Bow_Alpha Upper 7"/>
    <w:basedOn w:val="Normal"/>
    <w:qFormat/>
    <w:rsid w:val="00835F34"/>
    <w:pPr>
      <w:numPr>
        <w:numId w:val="20"/>
      </w:numPr>
    </w:pPr>
  </w:style>
  <w:style w:type="paragraph" w:styleId="BowBullet1" w:customStyle="1">
    <w:name w:val="Bow_Bullet 1"/>
    <w:basedOn w:val="Normal"/>
    <w:qFormat/>
    <w:rsid w:val="008E0FEF"/>
    <w:pPr>
      <w:numPr>
        <w:numId w:val="28"/>
      </w:numPr>
    </w:pPr>
  </w:style>
  <w:style w:type="paragraph" w:styleId="List">
    <w:name w:val="List"/>
    <w:basedOn w:val="Normal"/>
    <w:semiHidden/>
    <w:rsid w:val="002C59D0"/>
    <w:pPr>
      <w:ind w:left="283" w:hanging="283"/>
      <w:contextualSpacing/>
    </w:pPr>
  </w:style>
  <w:style w:type="paragraph" w:styleId="List2">
    <w:name w:val="List 2"/>
    <w:basedOn w:val="Normal"/>
    <w:semiHidden/>
    <w:rsid w:val="002C59D0"/>
    <w:pPr>
      <w:ind w:left="566" w:hanging="283"/>
      <w:contextualSpacing/>
    </w:pPr>
  </w:style>
  <w:style w:type="paragraph" w:styleId="List3">
    <w:name w:val="List 3"/>
    <w:basedOn w:val="Normal"/>
    <w:semiHidden/>
    <w:rsid w:val="002C59D0"/>
    <w:pPr>
      <w:ind w:left="849" w:hanging="283"/>
      <w:contextualSpacing/>
    </w:pPr>
  </w:style>
  <w:style w:type="paragraph" w:styleId="List4">
    <w:name w:val="List 4"/>
    <w:basedOn w:val="Normal"/>
    <w:semiHidden/>
    <w:rsid w:val="002C59D0"/>
    <w:pPr>
      <w:ind w:left="1132" w:hanging="283"/>
      <w:contextualSpacing/>
    </w:pPr>
  </w:style>
  <w:style w:type="paragraph" w:styleId="List5">
    <w:name w:val="List 5"/>
    <w:basedOn w:val="Normal"/>
    <w:semiHidden/>
    <w:rsid w:val="002C59D0"/>
    <w:pPr>
      <w:ind w:left="1415" w:hanging="283"/>
      <w:contextualSpacing/>
    </w:pPr>
  </w:style>
  <w:style w:type="paragraph" w:styleId="BowRomanListSmall1" w:customStyle="1">
    <w:name w:val="Bow_Roman List Small_1"/>
    <w:basedOn w:val="Normal"/>
    <w:qFormat/>
    <w:rsid w:val="00792F34"/>
    <w:pPr>
      <w:numPr>
        <w:numId w:val="35"/>
      </w:numPr>
    </w:pPr>
  </w:style>
  <w:style w:type="paragraph" w:styleId="BowRomanListSmall2" w:customStyle="1">
    <w:name w:val="Bow_Roman List Small_2"/>
    <w:basedOn w:val="Normal"/>
    <w:qFormat/>
    <w:rsid w:val="005F392A"/>
    <w:pPr>
      <w:numPr>
        <w:numId w:val="36"/>
      </w:numPr>
    </w:pPr>
  </w:style>
  <w:style w:type="paragraph" w:styleId="BowRomanListSmall3" w:customStyle="1">
    <w:name w:val="Bow_Roman List Small_3"/>
    <w:basedOn w:val="Normal"/>
    <w:qFormat/>
    <w:rsid w:val="00577216"/>
    <w:pPr>
      <w:numPr>
        <w:numId w:val="37"/>
      </w:numPr>
    </w:pPr>
  </w:style>
  <w:style w:type="paragraph" w:styleId="BowRomanListSmall4" w:customStyle="1">
    <w:name w:val="Bow_Roman List Small_4"/>
    <w:basedOn w:val="Normal"/>
    <w:qFormat/>
    <w:rsid w:val="00577216"/>
    <w:pPr>
      <w:numPr>
        <w:numId w:val="38"/>
      </w:numPr>
    </w:pPr>
  </w:style>
  <w:style w:type="paragraph" w:styleId="BowRomanListSmall5" w:customStyle="1">
    <w:name w:val="Bow_Roman List Small_5"/>
    <w:basedOn w:val="Normal"/>
    <w:qFormat/>
    <w:rsid w:val="00577216"/>
    <w:pPr>
      <w:numPr>
        <w:numId w:val="39"/>
      </w:numPr>
    </w:pPr>
  </w:style>
  <w:style w:type="paragraph" w:styleId="BowRomanListSmall6" w:customStyle="1">
    <w:name w:val="Bow_Roman List Small_6"/>
    <w:basedOn w:val="Normal"/>
    <w:qFormat/>
    <w:rsid w:val="00577216"/>
    <w:pPr>
      <w:numPr>
        <w:numId w:val="40"/>
      </w:numPr>
    </w:pPr>
  </w:style>
  <w:style w:type="paragraph" w:styleId="BowRomanListSmall7" w:customStyle="1">
    <w:name w:val="Bow_Roman List Small_7"/>
    <w:basedOn w:val="Normal"/>
    <w:qFormat/>
    <w:rsid w:val="00577216"/>
    <w:pPr>
      <w:numPr>
        <w:numId w:val="41"/>
      </w:numPr>
    </w:pPr>
  </w:style>
  <w:style w:type="paragraph" w:styleId="BowUnnumberedHeading5Bold9" w:customStyle="1">
    <w:name w:val="Bow_Unnumbered Heading 5 Bold 9"/>
    <w:basedOn w:val="Normal"/>
    <w:qFormat/>
    <w:rsid w:val="00377914"/>
    <w:pPr>
      <w:keepNext/>
    </w:pPr>
    <w:rPr>
      <w:b/>
    </w:rPr>
  </w:style>
  <w:style w:type="paragraph" w:styleId="BowUnnumberedHeading6Italics9" w:customStyle="1">
    <w:name w:val="Bow_Unnumbered Heading 6 Italics 9"/>
    <w:basedOn w:val="Normal"/>
    <w:qFormat/>
    <w:rsid w:val="005F4CDD"/>
    <w:pPr>
      <w:keepNext/>
    </w:pPr>
    <w:rPr>
      <w:i/>
    </w:rPr>
  </w:style>
  <w:style w:type="paragraph" w:styleId="BowUnnumberedHeading7Underline9" w:customStyle="1">
    <w:name w:val="Bow_Unnumbered Heading 7 Underline 9"/>
    <w:basedOn w:val="Normal"/>
    <w:qFormat/>
    <w:rsid w:val="00377914"/>
    <w:pPr>
      <w:keepNext/>
    </w:pPr>
    <w:rPr>
      <w:u w:val="single"/>
    </w:rPr>
  </w:style>
  <w:style w:type="paragraph" w:styleId="BowRecitalBracketsNumber" w:customStyle="1">
    <w:name w:val="Bow_Recital Brackets Number"/>
    <w:basedOn w:val="BowRomanListBig1"/>
    <w:qFormat/>
    <w:rsid w:val="000F1ED4"/>
    <w:pPr>
      <w:numPr>
        <w:numId w:val="42"/>
      </w:numPr>
    </w:pPr>
  </w:style>
  <w:style w:type="paragraph" w:styleId="BowRecitalBracketsAlpha" w:customStyle="1">
    <w:name w:val="Bow_Recital Brackets Alpha"/>
    <w:basedOn w:val="BowAlphaUpper1"/>
    <w:qFormat/>
    <w:rsid w:val="001201E5"/>
    <w:pPr>
      <w:numPr>
        <w:numId w:val="43"/>
      </w:numPr>
      <w:tabs>
        <w:tab w:val="clear" w:pos="851"/>
        <w:tab w:val="left" w:pos="567"/>
      </w:tabs>
      <w:ind w:left="567" w:hanging="567"/>
    </w:pPr>
  </w:style>
  <w:style w:type="paragraph" w:styleId="BowAnnexList1AltShiftL" w:customStyle="1">
    <w:name w:val="Bow_AnnexList 1 Alt+Shift+L"/>
    <w:basedOn w:val="Normal"/>
    <w:qFormat/>
    <w:rsid w:val="008E0A4F"/>
    <w:pPr>
      <w:numPr>
        <w:numId w:val="44"/>
      </w:numPr>
    </w:pPr>
  </w:style>
  <w:style w:type="paragraph" w:styleId="BowAnnexList2AltShiftK" w:customStyle="1">
    <w:name w:val="Bow_AnnexList 2 Alt+Shift+K"/>
    <w:basedOn w:val="BowAnnexList1AltShiftL"/>
    <w:qFormat/>
    <w:rsid w:val="008E0A4F"/>
    <w:pPr>
      <w:numPr>
        <w:ilvl w:val="1"/>
      </w:numPr>
    </w:pPr>
  </w:style>
  <w:style w:type="paragraph" w:styleId="BowAnnexList3AltShiftJ" w:customStyle="1">
    <w:name w:val="Bow_AnnexList 3 Alt+Shift+J"/>
    <w:basedOn w:val="BowAnnexList2AltShiftK"/>
    <w:qFormat/>
    <w:rsid w:val="008E0A4F"/>
    <w:pPr>
      <w:numPr>
        <w:ilvl w:val="2"/>
      </w:numPr>
    </w:pPr>
  </w:style>
  <w:style w:type="paragraph" w:styleId="BowAnnexList4AltShiftH" w:customStyle="1">
    <w:name w:val="Bow_AnnexList 4 Alt+Shift+H"/>
    <w:basedOn w:val="BowAnnexList3AltShiftJ"/>
    <w:qFormat/>
    <w:rsid w:val="008E0A4F"/>
    <w:pPr>
      <w:numPr>
        <w:ilvl w:val="3"/>
      </w:numPr>
    </w:pPr>
  </w:style>
  <w:style w:type="paragraph" w:styleId="BowAnnexList5AltShiftG" w:customStyle="1">
    <w:name w:val="Bow_AnnexList 5 Alt+Shift+G"/>
    <w:basedOn w:val="BalloonText"/>
    <w:qFormat/>
    <w:rsid w:val="00DE2370"/>
    <w:pPr>
      <w:numPr>
        <w:ilvl w:val="4"/>
        <w:numId w:val="44"/>
      </w:numPr>
      <w:spacing w:after="200" w:line="360" w:lineRule="auto"/>
    </w:pPr>
    <w:rPr>
      <w:sz w:val="18"/>
    </w:rPr>
  </w:style>
  <w:style w:type="paragraph" w:styleId="BalloonText">
    <w:name w:val="Balloon Text"/>
    <w:basedOn w:val="Normal"/>
    <w:link w:val="BalloonTextChar"/>
    <w:uiPriority w:val="99"/>
    <w:semiHidden/>
    <w:rsid w:val="00277601"/>
    <w:rPr>
      <w:rFonts w:cs="Tahoma"/>
      <w:sz w:val="16"/>
      <w:szCs w:val="16"/>
    </w:rPr>
  </w:style>
  <w:style w:type="character" w:styleId="BalloonTextChar" w:customStyle="1">
    <w:name w:val="Balloon Text Char"/>
    <w:basedOn w:val="DefaultParagraphFont"/>
    <w:link w:val="BalloonText"/>
    <w:uiPriority w:val="99"/>
    <w:semiHidden/>
    <w:rsid w:val="00277601"/>
    <w:rPr>
      <w:rFonts w:cs="Tahoma"/>
      <w:sz w:val="16"/>
      <w:szCs w:val="16"/>
    </w:rPr>
  </w:style>
  <w:style w:type="paragraph" w:styleId="BowAnnexList6AltShiftF" w:customStyle="1">
    <w:name w:val="Bow_AnnexList 6 Alt+Shift+F"/>
    <w:basedOn w:val="BowAnnexList5AltShiftG"/>
    <w:qFormat/>
    <w:rsid w:val="0017403A"/>
    <w:pPr>
      <w:numPr>
        <w:ilvl w:val="0"/>
        <w:numId w:val="0"/>
      </w:numPr>
      <w:tabs>
        <w:tab w:val="num" w:pos="1985"/>
      </w:tabs>
      <w:ind w:left="1985" w:hanging="1985"/>
    </w:pPr>
  </w:style>
  <w:style w:type="paragraph" w:styleId="BowAnnexList7AltShiftD" w:customStyle="1">
    <w:name w:val="Bow_AnnexList 7Alt+Shift+D"/>
    <w:basedOn w:val="BowAnnexList6AltShiftF"/>
    <w:qFormat/>
    <w:rsid w:val="004E3FF1"/>
    <w:pPr>
      <w:numPr>
        <w:ilvl w:val="6"/>
      </w:numPr>
      <w:tabs>
        <w:tab w:val="num" w:pos="1985"/>
      </w:tabs>
      <w:ind w:left="1985" w:hanging="1985"/>
    </w:pPr>
  </w:style>
  <w:style w:type="table" w:styleId="BLTable" w:customStyle="1">
    <w:name w:val="BL Table"/>
    <w:basedOn w:val="TableNormal"/>
    <w:uiPriority w:val="99"/>
    <w:rsid w:val="00265D3B"/>
    <w:pPr>
      <w:spacing w:after="0" w:line="240" w:lineRule="auto"/>
    </w:pPr>
    <w:tblPr>
      <w:tblBorders>
        <w:top w:val="single" w:color="002855" w:sz="12" w:space="0"/>
        <w:left w:val="single" w:color="002855" w:sz="12" w:space="0"/>
        <w:bottom w:val="single" w:color="002855" w:sz="12" w:space="0"/>
        <w:right w:val="single" w:color="002855" w:sz="12" w:space="0"/>
        <w:insideH w:val="single" w:color="002855" w:sz="12" w:space="0"/>
        <w:insideV w:val="single" w:color="002855" w:sz="12" w:space="0"/>
      </w:tblBorders>
    </w:tblPr>
    <w:tcPr>
      <w:shd w:val="clear" w:color="auto" w:fill="auto"/>
    </w:tcPr>
    <w:tblStylePr w:type="firstRow">
      <w:rPr>
        <w:b/>
      </w:rPr>
    </w:tblStylePr>
  </w:style>
  <w:style w:type="paragraph" w:styleId="TOC2">
    <w:name w:val="toc 2"/>
    <w:aliases w:val="Bow_TOC 2"/>
    <w:basedOn w:val="Normal"/>
    <w:next w:val="Normal"/>
    <w:autoRedefine/>
    <w:uiPriority w:val="39"/>
    <w:rsid w:val="006C373B"/>
    <w:pPr>
      <w:tabs>
        <w:tab w:val="left" w:pos="567"/>
        <w:tab w:val="right" w:leader="dot" w:pos="9639"/>
      </w:tabs>
      <w:ind w:left="567" w:hanging="567"/>
    </w:pPr>
  </w:style>
  <w:style w:type="character" w:styleId="Hyperlink">
    <w:name w:val="Hyperlink"/>
    <w:basedOn w:val="DefaultParagraphFont"/>
    <w:uiPriority w:val="99"/>
    <w:unhideWhenUsed/>
    <w:rsid w:val="00C2723C"/>
    <w:rPr>
      <w:rFonts w:ascii="Century Gothic" w:hAnsi="Century Gothic"/>
      <w:color w:val="0000FF" w:themeColor="hyperlink"/>
      <w:sz w:val="18"/>
      <w:u w:val="single"/>
    </w:rPr>
  </w:style>
  <w:style w:type="paragraph" w:styleId="BowUnnumberedTitleHeading2" w:customStyle="1">
    <w:name w:val="Bow_Unnumbered Title Heading 2"/>
    <w:basedOn w:val="Normal"/>
    <w:next w:val="BowIndentAlt"/>
    <w:rsid w:val="00093F2D"/>
    <w:pPr>
      <w:keepNext/>
    </w:pPr>
    <w:rPr>
      <w:b/>
      <w:color w:val="002855"/>
      <w:sz w:val="20"/>
    </w:rPr>
  </w:style>
  <w:style w:type="paragraph" w:styleId="Header">
    <w:name w:val="header"/>
    <w:basedOn w:val="Normal"/>
    <w:link w:val="HeaderChar"/>
    <w:uiPriority w:val="99"/>
    <w:rsid w:val="005F392A"/>
    <w:pPr>
      <w:tabs>
        <w:tab w:val="center" w:pos="4513"/>
        <w:tab w:val="right" w:pos="9026"/>
      </w:tabs>
    </w:pPr>
  </w:style>
  <w:style w:type="character" w:styleId="HeaderChar" w:customStyle="1">
    <w:name w:val="Header Char"/>
    <w:basedOn w:val="DefaultParagraphFont"/>
    <w:link w:val="Header"/>
    <w:uiPriority w:val="99"/>
    <w:rsid w:val="005F392A"/>
  </w:style>
  <w:style w:type="paragraph" w:styleId="BowRecitalBracketsLower" w:customStyle="1">
    <w:name w:val="Bow_Recital Brackets Lower"/>
    <w:basedOn w:val="Normal"/>
    <w:qFormat/>
    <w:rsid w:val="00A24E52"/>
    <w:pPr>
      <w:numPr>
        <w:numId w:val="45"/>
      </w:numPr>
      <w:tabs>
        <w:tab w:val="clear" w:pos="1287"/>
        <w:tab w:val="left" w:pos="1134"/>
      </w:tabs>
      <w:ind w:left="1134"/>
    </w:pPr>
  </w:style>
  <w:style w:type="paragraph" w:styleId="BowAnnexHeading-CenterCtrl1" w:customStyle="1">
    <w:name w:val="Bow_AnnexHeading - Center Ctrl+1"/>
    <w:basedOn w:val="Normal"/>
    <w:qFormat/>
    <w:rsid w:val="00A41181"/>
    <w:pPr>
      <w:keepNext/>
      <w:jc w:val="center"/>
    </w:pPr>
    <w:rPr>
      <w:b/>
      <w:caps/>
    </w:rPr>
  </w:style>
  <w:style w:type="paragraph" w:styleId="ListNumber2">
    <w:name w:val="List Number 2"/>
    <w:basedOn w:val="Normal"/>
    <w:rsid w:val="0085308A"/>
    <w:pPr>
      <w:numPr>
        <w:numId w:val="46"/>
      </w:numPr>
      <w:contextualSpacing/>
    </w:pPr>
  </w:style>
  <w:style w:type="paragraph" w:styleId="ListParagraph">
    <w:name w:val="List Paragraph"/>
    <w:basedOn w:val="Normal"/>
    <w:uiPriority w:val="34"/>
    <w:qFormat/>
    <w:rsid w:val="006B12A8"/>
    <w:pPr>
      <w:ind w:left="720"/>
      <w:contextualSpacing/>
    </w:pPr>
  </w:style>
  <w:style w:type="paragraph" w:styleId="BowLevel1ListAlt" w:customStyle="1">
    <w:name w:val="Bow_Level 1 List Alt+["/>
    <w:basedOn w:val="Normal"/>
    <w:rsid w:val="00E20A1E"/>
    <w:pPr>
      <w:numPr>
        <w:numId w:val="47"/>
      </w:numPr>
    </w:pPr>
  </w:style>
  <w:style w:type="paragraph" w:styleId="BowLevel2ListAlt" w:customStyle="1">
    <w:name w:val="Bow_Level 2 List Alt ]"/>
    <w:basedOn w:val="BowLevel2HeadingAltA"/>
    <w:link w:val="BowLevel2ListAltChar"/>
    <w:rsid w:val="00D7569D"/>
    <w:pPr>
      <w:numPr>
        <w:numId w:val="47"/>
      </w:numPr>
    </w:pPr>
  </w:style>
  <w:style w:type="character" w:styleId="BowLevel2ListAltChar" w:customStyle="1">
    <w:name w:val="Bow_Level 2 List Alt ] Char"/>
    <w:basedOn w:val="BowLevel2HeadingAltAChar"/>
    <w:link w:val="BowLevel2ListAlt"/>
    <w:rsid w:val="00D7569D"/>
    <w:rPr>
      <w:rFonts w:ascii="Arial" w:hAnsi="Arial"/>
      <w:sz w:val="22"/>
      <w:szCs w:val="24"/>
      <w:lang w:val="en-ZA" w:eastAsia="en-GB"/>
    </w:rPr>
  </w:style>
  <w:style w:type="paragraph" w:styleId="BowLevel3ListAlt" w:customStyle="1">
    <w:name w:val="Bow_Level 3 List Alt+'"/>
    <w:basedOn w:val="BowLevel3HeadingAltZ"/>
    <w:link w:val="BowLevel3ListAltChar"/>
    <w:rsid w:val="00D7569D"/>
    <w:pPr>
      <w:tabs>
        <w:tab w:val="clear" w:pos="1134"/>
        <w:tab w:val="num" w:pos="567"/>
      </w:tabs>
      <w:ind w:left="567" w:hanging="567"/>
    </w:pPr>
  </w:style>
  <w:style w:type="character" w:styleId="BowLevel3ListAltChar" w:customStyle="1">
    <w:name w:val="Bow_Level 3 List Alt+' Char"/>
    <w:basedOn w:val="BowLevel3HeadingAltZChar"/>
    <w:link w:val="BowLevel3ListAlt"/>
    <w:rsid w:val="00D7569D"/>
    <w:rPr>
      <w:rFonts w:ascii="Arial" w:hAnsi="Arial"/>
      <w:sz w:val="22"/>
      <w:szCs w:val="24"/>
      <w:lang w:val="en-GB" w:eastAsia="en-GB"/>
    </w:rPr>
  </w:style>
  <w:style w:type="paragraph" w:styleId="BowLevel4ListAlt" w:customStyle="1">
    <w:name w:val="Bow_Level 4 List Alt+/"/>
    <w:basedOn w:val="BowLevel4HeadingAltX"/>
    <w:rsid w:val="005C1D1D"/>
    <w:pPr>
      <w:numPr>
        <w:ilvl w:val="0"/>
        <w:numId w:val="0"/>
      </w:numPr>
      <w:tabs>
        <w:tab w:val="num" w:pos="1418"/>
      </w:tabs>
      <w:ind w:left="1418" w:hanging="1418"/>
    </w:pPr>
  </w:style>
  <w:style w:type="paragraph" w:styleId="BowLevel5ListAlt" w:customStyle="1">
    <w:name w:val="Bow_Level 5 List Alt+."/>
    <w:basedOn w:val="BowLevel5HeadingAltC"/>
    <w:rsid w:val="005C1D1D"/>
    <w:pPr>
      <w:tabs>
        <w:tab w:val="clear" w:pos="1701"/>
        <w:tab w:val="num" w:pos="567"/>
      </w:tabs>
      <w:ind w:left="567" w:hanging="567"/>
    </w:pPr>
  </w:style>
  <w:style w:type="paragraph" w:styleId="BowLevel6ListAlt" w:customStyle="1">
    <w:name w:val="Bow_Level 6 List Alt+"/>
    <w:basedOn w:val="BowLevel6HeadingAltV"/>
    <w:rsid w:val="005C1D1D"/>
    <w:pPr>
      <w:numPr>
        <w:ilvl w:val="0"/>
        <w:numId w:val="0"/>
      </w:numPr>
      <w:tabs>
        <w:tab w:val="num" w:pos="1985"/>
      </w:tabs>
      <w:ind w:left="1985" w:hanging="1985"/>
    </w:pPr>
  </w:style>
  <w:style w:type="paragraph" w:styleId="BowLevel7ListAltM" w:customStyle="1">
    <w:name w:val="Bow_Level 7 List Alt+M"/>
    <w:basedOn w:val="BowLevel7HeadingAltB"/>
    <w:rsid w:val="005C1D1D"/>
    <w:pPr>
      <w:numPr>
        <w:numId w:val="47"/>
      </w:numPr>
    </w:pPr>
  </w:style>
  <w:style w:type="paragraph" w:styleId="BowHC1AltCtrlNum1" w:customStyle="1">
    <w:name w:val="Bow_HC1 Alt+Ctrl+Num1"/>
    <w:basedOn w:val="BowAnnexList1AltShiftL"/>
    <w:qFormat/>
    <w:rsid w:val="00C832AF"/>
    <w:pPr>
      <w:spacing w:line="480" w:lineRule="auto"/>
    </w:pPr>
    <w:rPr>
      <w:sz w:val="24"/>
    </w:rPr>
  </w:style>
  <w:style w:type="paragraph" w:styleId="BowHC2AltCtrlNum2" w:customStyle="1">
    <w:name w:val="Bow_HC2 Alt+Ctrl+Num2"/>
    <w:basedOn w:val="BowAnnexList2AltShiftK"/>
    <w:qFormat/>
    <w:rsid w:val="00C832AF"/>
    <w:pPr>
      <w:spacing w:line="480" w:lineRule="auto"/>
    </w:pPr>
    <w:rPr>
      <w:sz w:val="24"/>
    </w:rPr>
  </w:style>
  <w:style w:type="paragraph" w:styleId="BowHC3AltCtrlNum3" w:customStyle="1">
    <w:name w:val="Bow_HC3 Alt+Ctrl+Num3"/>
    <w:basedOn w:val="BowAnnexList3AltShiftJ"/>
    <w:qFormat/>
    <w:rsid w:val="00C832AF"/>
    <w:pPr>
      <w:spacing w:line="480" w:lineRule="auto"/>
    </w:pPr>
    <w:rPr>
      <w:sz w:val="24"/>
    </w:rPr>
  </w:style>
  <w:style w:type="paragraph" w:styleId="BowHC4AltCtrlNum4" w:customStyle="1">
    <w:name w:val="Bow_HC4 Alt+Ctrl+Num4"/>
    <w:basedOn w:val="BowAnnexList4AltShiftH"/>
    <w:qFormat/>
    <w:rsid w:val="00C832AF"/>
    <w:pPr>
      <w:spacing w:line="480" w:lineRule="auto"/>
    </w:pPr>
    <w:rPr>
      <w:sz w:val="24"/>
    </w:rPr>
  </w:style>
  <w:style w:type="paragraph" w:styleId="BowHC5AltCtrlNum5" w:customStyle="1">
    <w:name w:val="Bow_HC5 Alt+Ctrl+Num5"/>
    <w:basedOn w:val="BowAnnexList5AltShiftG"/>
    <w:qFormat/>
    <w:rsid w:val="00C832AF"/>
    <w:pPr>
      <w:spacing w:after="0" w:line="480" w:lineRule="auto"/>
    </w:pPr>
    <w:rPr>
      <w:sz w:val="24"/>
    </w:rPr>
  </w:style>
  <w:style w:type="paragraph" w:styleId="BowHC6AltCtrlNum6" w:customStyle="1">
    <w:name w:val="Bow_HC6 Alt+Ctrl+Num6"/>
    <w:basedOn w:val="BowAnnexList6AltShiftF"/>
    <w:qFormat/>
    <w:rsid w:val="00C832AF"/>
    <w:pPr>
      <w:spacing w:after="0" w:line="480" w:lineRule="auto"/>
    </w:pPr>
    <w:rPr>
      <w:sz w:val="24"/>
    </w:rPr>
  </w:style>
  <w:style w:type="paragraph" w:styleId="BowHC7AltCtrlNum7" w:customStyle="1">
    <w:name w:val="Bow_HC7 Alt+Ctrl+Num7"/>
    <w:basedOn w:val="BowAnnexList7AltShiftD"/>
    <w:qFormat/>
    <w:rsid w:val="00C832AF"/>
    <w:pPr>
      <w:spacing w:after="0" w:line="480" w:lineRule="auto"/>
    </w:pPr>
    <w:rPr>
      <w:sz w:val="24"/>
    </w:rPr>
  </w:style>
  <w:style w:type="paragraph" w:styleId="BowHCNormalCrlNum0" w:customStyle="1">
    <w:name w:val="Bow_HC Normal Crl+Num0"/>
    <w:basedOn w:val="BowIndentAlt"/>
    <w:qFormat/>
    <w:rsid w:val="00652544"/>
    <w:pPr>
      <w:spacing w:line="480" w:lineRule="auto"/>
    </w:pPr>
    <w:rPr>
      <w:sz w:val="24"/>
    </w:rPr>
  </w:style>
  <w:style w:type="paragraph" w:styleId="NoSpacing">
    <w:name w:val="No Spacing"/>
    <w:link w:val="NoSpacingChar"/>
    <w:uiPriority w:val="1"/>
    <w:qFormat/>
    <w:rsid w:val="008329B2"/>
    <w:pPr>
      <w:spacing w:after="0" w:line="240" w:lineRule="auto"/>
    </w:pPr>
    <w:rPr>
      <w:rFonts w:ascii="Times New Roman" w:hAnsi="Times New Roman"/>
      <w:sz w:val="24"/>
      <w:szCs w:val="24"/>
    </w:rPr>
  </w:style>
  <w:style w:type="character" w:styleId="NoSpacingChar" w:customStyle="1">
    <w:name w:val="No Spacing Char"/>
    <w:basedOn w:val="DefaultParagraphFont"/>
    <w:link w:val="NoSpacing"/>
    <w:uiPriority w:val="1"/>
    <w:rsid w:val="008329B2"/>
    <w:rPr>
      <w:rFonts w:ascii="Times New Roman" w:hAnsi="Times New Roman"/>
      <w:sz w:val="24"/>
      <w:szCs w:val="24"/>
    </w:rPr>
  </w:style>
  <w:style w:type="paragraph" w:styleId="EndnoteText">
    <w:name w:val="endnote text"/>
    <w:aliases w:val="Bow_Endnote Text,BL_Endnote Text"/>
    <w:basedOn w:val="Normal"/>
    <w:link w:val="EndnoteTextChar"/>
    <w:uiPriority w:val="99"/>
    <w:rsid w:val="00391D43"/>
    <w:pPr>
      <w:tabs>
        <w:tab w:val="left" w:pos="284"/>
      </w:tabs>
      <w:spacing w:after="40"/>
      <w:ind w:left="284"/>
    </w:pPr>
    <w:rPr>
      <w:sz w:val="14"/>
      <w:szCs w:val="20"/>
    </w:rPr>
  </w:style>
  <w:style w:type="character" w:styleId="EndnoteTextChar" w:customStyle="1">
    <w:name w:val="Endnote Text Char"/>
    <w:aliases w:val="Bow_Endnote Text Char,BL_Endnote Text Char"/>
    <w:basedOn w:val="DefaultParagraphFont"/>
    <w:link w:val="EndnoteText"/>
    <w:uiPriority w:val="99"/>
    <w:rsid w:val="00391D43"/>
    <w:rPr>
      <w:sz w:val="14"/>
      <w:szCs w:val="20"/>
    </w:rPr>
  </w:style>
  <w:style w:type="paragraph" w:styleId="Alt1" w:customStyle="1">
    <w:name w:val="Alt 1"/>
    <w:basedOn w:val="Normal"/>
    <w:link w:val="Alt1Char"/>
    <w:qFormat/>
    <w:rsid w:val="002A14DB"/>
    <w:pPr>
      <w:keepNext/>
      <w:spacing w:before="240" w:after="240" w:line="360" w:lineRule="auto"/>
      <w:jc w:val="both"/>
      <w:outlineLvl w:val="0"/>
    </w:pPr>
    <w:rPr>
      <w:b/>
    </w:rPr>
  </w:style>
  <w:style w:type="character" w:styleId="Alt1Char" w:customStyle="1">
    <w:name w:val="Alt 1 Char"/>
    <w:basedOn w:val="DefaultParagraphFont"/>
    <w:link w:val="Alt1"/>
    <w:rsid w:val="002A14DB"/>
    <w:rPr>
      <w:rFonts w:ascii="Arial" w:hAnsi="Arial"/>
      <w:b/>
      <w:sz w:val="22"/>
      <w:szCs w:val="24"/>
      <w:lang w:val="en-GB" w:eastAsia="en-GB"/>
    </w:rPr>
  </w:style>
  <w:style w:type="paragraph" w:styleId="CtrlAlt1" w:customStyle="1">
    <w:name w:val="Ctrl Alt 1"/>
    <w:basedOn w:val="Normal"/>
    <w:link w:val="CtrlAlt1Char"/>
    <w:qFormat/>
    <w:rsid w:val="002A14DB"/>
    <w:pPr>
      <w:tabs>
        <w:tab w:val="left" w:pos="3402"/>
        <w:tab w:val="left" w:pos="3969"/>
      </w:tabs>
      <w:spacing w:after="240" w:line="360" w:lineRule="auto"/>
      <w:ind w:left="567"/>
      <w:jc w:val="both"/>
      <w:outlineLvl w:val="1"/>
    </w:pPr>
  </w:style>
  <w:style w:type="character" w:styleId="CtrlAlt1Char" w:customStyle="1">
    <w:name w:val="Ctrl Alt 1 Char"/>
    <w:basedOn w:val="DefaultParagraphFont"/>
    <w:link w:val="CtrlAlt1"/>
    <w:rsid w:val="002A14DB"/>
    <w:rPr>
      <w:rFonts w:ascii="Arial" w:hAnsi="Arial"/>
      <w:sz w:val="22"/>
      <w:szCs w:val="24"/>
      <w:lang w:val="en-GB" w:eastAsia="en-GB"/>
    </w:rPr>
  </w:style>
  <w:style w:type="paragraph" w:styleId="CtrlAlt3" w:customStyle="1">
    <w:name w:val="Ctrl Alt 3"/>
    <w:basedOn w:val="Normal"/>
    <w:link w:val="CtrlAlt3Char"/>
    <w:qFormat/>
    <w:rsid w:val="002A14DB"/>
    <w:pPr>
      <w:tabs>
        <w:tab w:val="left" w:pos="3969"/>
        <w:tab w:val="left" w:pos="4536"/>
      </w:tabs>
      <w:spacing w:after="240" w:line="360" w:lineRule="auto"/>
      <w:ind w:left="1701"/>
      <w:jc w:val="both"/>
    </w:pPr>
  </w:style>
  <w:style w:type="character" w:styleId="CtrlAlt3Char" w:customStyle="1">
    <w:name w:val="Ctrl Alt 3 Char"/>
    <w:basedOn w:val="DefaultParagraphFont"/>
    <w:link w:val="CtrlAlt3"/>
    <w:rsid w:val="002A14DB"/>
    <w:rPr>
      <w:rFonts w:ascii="Arial" w:hAnsi="Arial"/>
      <w:sz w:val="22"/>
      <w:szCs w:val="24"/>
      <w:lang w:val="en-GB" w:eastAsia="en-GB"/>
    </w:rPr>
  </w:style>
  <w:style w:type="paragraph" w:styleId="CtrlShift1" w:customStyle="1">
    <w:name w:val="Ctrl Shift 1"/>
    <w:basedOn w:val="Normal"/>
    <w:link w:val="CtrlShift1Char"/>
    <w:qFormat/>
    <w:rsid w:val="002A14DB"/>
    <w:pPr>
      <w:tabs>
        <w:tab w:val="num" w:pos="567"/>
      </w:tabs>
      <w:spacing w:after="240" w:line="360" w:lineRule="auto"/>
      <w:ind w:left="567" w:hanging="567"/>
      <w:jc w:val="both"/>
      <w:outlineLvl w:val="0"/>
    </w:pPr>
  </w:style>
  <w:style w:type="character" w:styleId="CtrlShift1Char" w:customStyle="1">
    <w:name w:val="Ctrl Shift 1 Char"/>
    <w:basedOn w:val="DefaultParagraphFont"/>
    <w:link w:val="CtrlShift1"/>
    <w:rsid w:val="002A14DB"/>
    <w:rPr>
      <w:rFonts w:ascii="Arial" w:hAnsi="Arial"/>
      <w:sz w:val="22"/>
      <w:szCs w:val="24"/>
      <w:lang w:val="en-GB" w:eastAsia="en-GB"/>
    </w:rPr>
  </w:style>
  <w:style w:type="paragraph" w:styleId="CtrlShift2" w:customStyle="1">
    <w:name w:val="Ctrl Shift 2"/>
    <w:basedOn w:val="Normal"/>
    <w:link w:val="CtrlShift2Char"/>
    <w:qFormat/>
    <w:rsid w:val="002A14DB"/>
    <w:pPr>
      <w:keepNext/>
      <w:tabs>
        <w:tab w:val="left" w:pos="3402"/>
        <w:tab w:val="left" w:pos="3969"/>
      </w:tabs>
      <w:spacing w:after="240" w:line="360" w:lineRule="auto"/>
      <w:jc w:val="both"/>
      <w:outlineLvl w:val="1"/>
    </w:pPr>
  </w:style>
  <w:style w:type="character" w:styleId="CtrlShift2Char" w:customStyle="1">
    <w:name w:val="Ctrl Shift 2 Char"/>
    <w:basedOn w:val="DefaultParagraphFont"/>
    <w:link w:val="CtrlShift2"/>
    <w:rsid w:val="002A14DB"/>
    <w:rPr>
      <w:rFonts w:ascii="Arial" w:hAnsi="Arial"/>
      <w:sz w:val="22"/>
      <w:szCs w:val="24"/>
      <w:lang w:val="en-GB" w:eastAsia="en-GB"/>
    </w:rPr>
  </w:style>
  <w:style w:type="paragraph" w:styleId="CtrlShift3" w:customStyle="1">
    <w:name w:val="Ctrl Shift 3"/>
    <w:basedOn w:val="Normal"/>
    <w:link w:val="CtrlShift3Char"/>
    <w:qFormat/>
    <w:rsid w:val="002A14DB"/>
    <w:pPr>
      <w:tabs>
        <w:tab w:val="left" w:pos="3969"/>
        <w:tab w:val="left" w:pos="4536"/>
      </w:tabs>
      <w:spacing w:after="240" w:line="360" w:lineRule="auto"/>
      <w:jc w:val="both"/>
      <w:outlineLvl w:val="2"/>
    </w:pPr>
  </w:style>
  <w:style w:type="character" w:styleId="CtrlShift3Char" w:customStyle="1">
    <w:name w:val="Ctrl Shift 3 Char"/>
    <w:basedOn w:val="DefaultParagraphFont"/>
    <w:link w:val="CtrlShift3"/>
    <w:rsid w:val="002A14DB"/>
    <w:rPr>
      <w:rFonts w:ascii="Arial" w:hAnsi="Arial"/>
      <w:sz w:val="22"/>
      <w:szCs w:val="24"/>
      <w:lang w:val="en-GB" w:eastAsia="en-GB"/>
    </w:rPr>
  </w:style>
  <w:style w:type="paragraph" w:styleId="CtrlShift4" w:customStyle="1">
    <w:name w:val="Ctrl Shift 4"/>
    <w:basedOn w:val="Normal"/>
    <w:link w:val="CtrlShift4Char"/>
    <w:qFormat/>
    <w:rsid w:val="002A14DB"/>
    <w:pPr>
      <w:keepNext/>
      <w:spacing w:after="240" w:line="360" w:lineRule="auto"/>
      <w:jc w:val="both"/>
      <w:outlineLvl w:val="3"/>
    </w:pPr>
  </w:style>
  <w:style w:type="character" w:styleId="CtrlShift4Char" w:customStyle="1">
    <w:name w:val="Ctrl Shift 4 Char"/>
    <w:basedOn w:val="DefaultParagraphFont"/>
    <w:link w:val="CtrlShift4"/>
    <w:rsid w:val="002A14DB"/>
    <w:rPr>
      <w:rFonts w:ascii="Arial" w:hAnsi="Arial"/>
      <w:sz w:val="22"/>
      <w:szCs w:val="24"/>
      <w:lang w:val="en-GB" w:eastAsia="en-GB"/>
    </w:rPr>
  </w:style>
  <w:style w:type="paragraph" w:styleId="Alt2" w:customStyle="1">
    <w:name w:val="Alt 2"/>
    <w:basedOn w:val="Normal"/>
    <w:link w:val="Alt2Char"/>
    <w:qFormat/>
    <w:rsid w:val="002A14DB"/>
    <w:pPr>
      <w:keepNext/>
      <w:tabs>
        <w:tab w:val="num" w:pos="1134"/>
        <w:tab w:val="left" w:pos="3402"/>
        <w:tab w:val="left" w:pos="3969"/>
      </w:tabs>
      <w:spacing w:after="240" w:line="360" w:lineRule="auto"/>
      <w:ind w:left="1134" w:hanging="1134"/>
      <w:jc w:val="both"/>
      <w:outlineLvl w:val="1"/>
    </w:pPr>
    <w:rPr>
      <w:b/>
      <w:lang w:val="en-US"/>
    </w:rPr>
  </w:style>
  <w:style w:type="character" w:styleId="Alt2Char" w:customStyle="1">
    <w:name w:val="Alt 2 Char"/>
    <w:basedOn w:val="DefaultParagraphFont"/>
    <w:link w:val="Alt2"/>
    <w:rsid w:val="002A14DB"/>
    <w:rPr>
      <w:rFonts w:ascii="Arial" w:hAnsi="Arial"/>
      <w:b/>
      <w:sz w:val="22"/>
      <w:szCs w:val="24"/>
      <w:lang w:eastAsia="en-GB"/>
    </w:rPr>
  </w:style>
  <w:style w:type="paragraph" w:styleId="CtrlAlt2" w:customStyle="1">
    <w:name w:val="Ctrl Alt 2"/>
    <w:basedOn w:val="Normal"/>
    <w:link w:val="CtrlAlt2Char"/>
    <w:qFormat/>
    <w:rsid w:val="002A14DB"/>
    <w:pPr>
      <w:tabs>
        <w:tab w:val="left" w:pos="3402"/>
        <w:tab w:val="left" w:pos="3969"/>
      </w:tabs>
      <w:spacing w:after="240" w:line="360" w:lineRule="auto"/>
      <w:ind w:left="1134"/>
      <w:jc w:val="both"/>
    </w:pPr>
    <w:rPr>
      <w:lang w:val="en-US"/>
    </w:rPr>
  </w:style>
  <w:style w:type="character" w:styleId="CtrlAlt2Char" w:customStyle="1">
    <w:name w:val="Ctrl Alt 2 Char"/>
    <w:basedOn w:val="DefaultParagraphFont"/>
    <w:link w:val="CtrlAlt2"/>
    <w:rsid w:val="002A14DB"/>
    <w:rPr>
      <w:rFonts w:ascii="Arial" w:hAnsi="Arial"/>
      <w:sz w:val="22"/>
      <w:szCs w:val="24"/>
      <w:lang w:eastAsia="en-GB"/>
    </w:rPr>
  </w:style>
  <w:style w:type="character" w:styleId="WWFilename" w:customStyle="1">
    <w:name w:val="WW_Filename"/>
    <w:rsid w:val="002A14DB"/>
    <w:rPr>
      <w:rFonts w:cs="Times New Roman"/>
      <w:sz w:val="16"/>
    </w:rPr>
  </w:style>
  <w:style w:type="character" w:styleId="PageNumber">
    <w:name w:val="page number"/>
    <w:rsid w:val="002A14DB"/>
    <w:rPr>
      <w:rFonts w:cs="Times New Roman"/>
      <w:sz w:val="22"/>
    </w:rPr>
  </w:style>
  <w:style w:type="paragraph" w:styleId="WWList2" w:customStyle="1">
    <w:name w:val="WW_List2"/>
    <w:basedOn w:val="WWHeading2"/>
    <w:link w:val="WWList2Char"/>
    <w:qFormat/>
    <w:rsid w:val="002A14DB"/>
    <w:pPr>
      <w:keepNext w:val="0"/>
    </w:pPr>
    <w:rPr>
      <w:b w:val="0"/>
    </w:rPr>
  </w:style>
  <w:style w:type="paragraph" w:styleId="WWHeading2" w:customStyle="1">
    <w:name w:val="WW_Heading2"/>
    <w:basedOn w:val="Normal"/>
    <w:next w:val="WWList3"/>
    <w:link w:val="WWHeading2Char"/>
    <w:qFormat/>
    <w:rsid w:val="002A14DB"/>
    <w:pPr>
      <w:keepNext/>
      <w:tabs>
        <w:tab w:val="num" w:pos="1134"/>
        <w:tab w:val="left" w:pos="3402"/>
        <w:tab w:val="left" w:pos="3969"/>
      </w:tabs>
      <w:spacing w:after="240" w:line="360" w:lineRule="auto"/>
      <w:ind w:left="1134" w:hanging="1134"/>
      <w:jc w:val="both"/>
      <w:outlineLvl w:val="1"/>
    </w:pPr>
    <w:rPr>
      <w:b/>
    </w:rPr>
  </w:style>
  <w:style w:type="paragraph" w:styleId="WWList3" w:customStyle="1">
    <w:name w:val="WW_List3"/>
    <w:basedOn w:val="WWHeading3"/>
    <w:link w:val="WWList3Char"/>
    <w:qFormat/>
    <w:rsid w:val="002A14DB"/>
    <w:pPr>
      <w:keepNext w:val="0"/>
    </w:pPr>
    <w:rPr>
      <w:b w:val="0"/>
    </w:rPr>
  </w:style>
  <w:style w:type="paragraph" w:styleId="WWHeading3" w:customStyle="1">
    <w:name w:val="WW_Heading3"/>
    <w:basedOn w:val="Normal"/>
    <w:next w:val="WWList4"/>
    <w:qFormat/>
    <w:rsid w:val="002A14DB"/>
    <w:pPr>
      <w:keepNext/>
      <w:tabs>
        <w:tab w:val="num" w:pos="1701"/>
        <w:tab w:val="left" w:pos="3969"/>
        <w:tab w:val="left" w:pos="4536"/>
      </w:tabs>
      <w:spacing w:after="240" w:line="360" w:lineRule="auto"/>
      <w:ind w:left="1701" w:hanging="1701"/>
      <w:jc w:val="both"/>
      <w:outlineLvl w:val="2"/>
    </w:pPr>
    <w:rPr>
      <w:b/>
    </w:rPr>
  </w:style>
  <w:style w:type="paragraph" w:styleId="WWList4" w:customStyle="1">
    <w:name w:val="WW_List4"/>
    <w:basedOn w:val="WWHeading4"/>
    <w:link w:val="WWList4Char"/>
    <w:rsid w:val="002A14DB"/>
    <w:pPr>
      <w:keepNext w:val="0"/>
    </w:pPr>
    <w:rPr>
      <w:b w:val="0"/>
    </w:rPr>
  </w:style>
  <w:style w:type="paragraph" w:styleId="WWHeading4" w:customStyle="1">
    <w:name w:val="WW_Heading4"/>
    <w:basedOn w:val="Normal"/>
    <w:next w:val="Normal"/>
    <w:qFormat/>
    <w:rsid w:val="002A14DB"/>
    <w:pPr>
      <w:keepNext/>
      <w:tabs>
        <w:tab w:val="num" w:pos="2268"/>
      </w:tabs>
      <w:spacing w:after="240" w:line="360" w:lineRule="auto"/>
      <w:ind w:left="2268" w:hanging="2268"/>
      <w:jc w:val="both"/>
      <w:outlineLvl w:val="3"/>
    </w:pPr>
    <w:rPr>
      <w:b/>
    </w:rPr>
  </w:style>
  <w:style w:type="character" w:styleId="WWList4Char" w:customStyle="1">
    <w:name w:val="WW_List4 Char"/>
    <w:link w:val="WWList4"/>
    <w:rsid w:val="002A14DB"/>
    <w:rPr>
      <w:rFonts w:ascii="Arial" w:hAnsi="Arial"/>
      <w:sz w:val="22"/>
      <w:szCs w:val="24"/>
      <w:lang w:val="en-GB" w:eastAsia="en-GB"/>
    </w:rPr>
  </w:style>
  <w:style w:type="character" w:styleId="WWList3Char" w:customStyle="1">
    <w:name w:val="WW_List3 Char"/>
    <w:link w:val="WWList3"/>
    <w:rsid w:val="002A14DB"/>
    <w:rPr>
      <w:rFonts w:ascii="Arial" w:hAnsi="Arial"/>
      <w:sz w:val="22"/>
      <w:szCs w:val="24"/>
      <w:lang w:val="en-GB" w:eastAsia="en-GB"/>
    </w:rPr>
  </w:style>
  <w:style w:type="character" w:styleId="WWHeading2Char" w:customStyle="1">
    <w:name w:val="WW_Heading2 Char"/>
    <w:link w:val="WWHeading2"/>
    <w:rsid w:val="002A14DB"/>
    <w:rPr>
      <w:rFonts w:ascii="Arial" w:hAnsi="Arial"/>
      <w:b/>
      <w:sz w:val="22"/>
      <w:szCs w:val="24"/>
      <w:lang w:val="en-GB" w:eastAsia="en-GB"/>
    </w:rPr>
  </w:style>
  <w:style w:type="character" w:styleId="WWList2Char" w:customStyle="1">
    <w:name w:val="WW_List2 Char"/>
    <w:link w:val="WWList2"/>
    <w:rsid w:val="002A14DB"/>
    <w:rPr>
      <w:rFonts w:ascii="Arial" w:hAnsi="Arial"/>
      <w:sz w:val="22"/>
      <w:szCs w:val="24"/>
      <w:lang w:val="en-GB" w:eastAsia="en-GB"/>
    </w:rPr>
  </w:style>
  <w:style w:type="paragraph" w:styleId="WWBodyText1" w:customStyle="1">
    <w:name w:val="WW_BodyText1"/>
    <w:basedOn w:val="WWBodyText"/>
    <w:link w:val="WWBodyText1Char"/>
    <w:uiPriority w:val="99"/>
    <w:rsid w:val="002A14DB"/>
    <w:pPr>
      <w:ind w:left="567"/>
    </w:pPr>
  </w:style>
  <w:style w:type="paragraph" w:styleId="WWBodyText" w:customStyle="1">
    <w:name w:val="WW_BodyText"/>
    <w:basedOn w:val="Normal"/>
    <w:rsid w:val="002A14DB"/>
    <w:pPr>
      <w:spacing w:after="240" w:line="360" w:lineRule="auto"/>
      <w:jc w:val="both"/>
    </w:pPr>
  </w:style>
  <w:style w:type="paragraph" w:styleId="WWBodyText2" w:customStyle="1">
    <w:name w:val="WW_BodyText2"/>
    <w:basedOn w:val="WWBodyText"/>
    <w:link w:val="WWBodyText2Char"/>
    <w:rsid w:val="002A14DB"/>
    <w:pPr>
      <w:tabs>
        <w:tab w:val="left" w:pos="3402"/>
        <w:tab w:val="left" w:pos="3969"/>
      </w:tabs>
      <w:ind w:left="1134"/>
    </w:pPr>
  </w:style>
  <w:style w:type="character" w:styleId="WWBodyText2Char" w:customStyle="1">
    <w:name w:val="WW_BodyText2 Char"/>
    <w:link w:val="WWBodyText2"/>
    <w:rsid w:val="002A14DB"/>
    <w:rPr>
      <w:rFonts w:ascii="Arial" w:hAnsi="Arial"/>
      <w:sz w:val="22"/>
      <w:szCs w:val="24"/>
      <w:lang w:val="en-GB" w:eastAsia="en-GB"/>
    </w:rPr>
  </w:style>
  <w:style w:type="paragraph" w:styleId="WWBodyText8" w:customStyle="1">
    <w:name w:val="WW_BodyText8"/>
    <w:basedOn w:val="WWBodyText"/>
    <w:rsid w:val="002A14DB"/>
    <w:pPr>
      <w:ind w:left="4536"/>
    </w:pPr>
  </w:style>
  <w:style w:type="paragraph" w:styleId="WWHeading1" w:customStyle="1">
    <w:name w:val="WW_Heading1"/>
    <w:basedOn w:val="Normal"/>
    <w:next w:val="WWList2"/>
    <w:link w:val="WWHeading1Char"/>
    <w:qFormat/>
    <w:rsid w:val="002A14DB"/>
    <w:pPr>
      <w:keepNext/>
      <w:tabs>
        <w:tab w:val="num" w:pos="567"/>
      </w:tabs>
      <w:spacing w:before="240" w:after="240" w:line="360" w:lineRule="auto"/>
      <w:ind w:left="567" w:hanging="567"/>
      <w:jc w:val="both"/>
      <w:outlineLvl w:val="0"/>
    </w:pPr>
    <w:rPr>
      <w:b/>
    </w:rPr>
  </w:style>
  <w:style w:type="character" w:styleId="WWHeading1Char" w:customStyle="1">
    <w:name w:val="WW_Heading1 Char"/>
    <w:link w:val="WWHeading1"/>
    <w:rsid w:val="002A14DB"/>
    <w:rPr>
      <w:rFonts w:ascii="Arial" w:hAnsi="Arial"/>
      <w:b/>
      <w:sz w:val="22"/>
      <w:szCs w:val="24"/>
      <w:lang w:val="en-GB" w:eastAsia="en-GB"/>
    </w:rPr>
  </w:style>
  <w:style w:type="paragraph" w:styleId="WWHeading5" w:customStyle="1">
    <w:name w:val="WW_Heading5"/>
    <w:basedOn w:val="Normal"/>
    <w:next w:val="Normal"/>
    <w:qFormat/>
    <w:rsid w:val="002A14DB"/>
    <w:pPr>
      <w:keepNext/>
      <w:tabs>
        <w:tab w:val="num" w:pos="2835"/>
      </w:tabs>
      <w:spacing w:after="240" w:line="360" w:lineRule="auto"/>
      <w:ind w:left="2835" w:hanging="2835"/>
      <w:jc w:val="both"/>
      <w:outlineLvl w:val="4"/>
    </w:pPr>
    <w:rPr>
      <w:b/>
    </w:rPr>
  </w:style>
  <w:style w:type="paragraph" w:styleId="WWHeading6" w:customStyle="1">
    <w:name w:val="WW_Heading6"/>
    <w:basedOn w:val="Normal"/>
    <w:next w:val="Normal"/>
    <w:qFormat/>
    <w:rsid w:val="002A14DB"/>
    <w:pPr>
      <w:keepNext/>
      <w:tabs>
        <w:tab w:val="num" w:pos="3402"/>
      </w:tabs>
      <w:spacing w:after="240" w:line="360" w:lineRule="auto"/>
      <w:ind w:left="3402" w:hanging="3402"/>
      <w:jc w:val="both"/>
      <w:outlineLvl w:val="5"/>
    </w:pPr>
    <w:rPr>
      <w:b/>
    </w:rPr>
  </w:style>
  <w:style w:type="paragraph" w:styleId="WWSimpleList1" w:customStyle="1">
    <w:name w:val="WW_SimpleList1"/>
    <w:basedOn w:val="WWBodyText"/>
    <w:rsid w:val="002A14DB"/>
    <w:pPr>
      <w:tabs>
        <w:tab w:val="num" w:pos="567"/>
      </w:tabs>
      <w:ind w:left="567" w:hanging="567"/>
      <w:outlineLvl w:val="0"/>
    </w:pPr>
  </w:style>
  <w:style w:type="paragraph" w:styleId="WWSimpleList2" w:customStyle="1">
    <w:name w:val="WW_SimpleList2"/>
    <w:basedOn w:val="WWBodyText"/>
    <w:rsid w:val="002A14DB"/>
    <w:pPr>
      <w:tabs>
        <w:tab w:val="num" w:pos="1134"/>
      </w:tabs>
      <w:ind w:left="1134" w:hanging="1134"/>
      <w:outlineLvl w:val="1"/>
    </w:pPr>
  </w:style>
  <w:style w:type="paragraph" w:styleId="WWSimpleList3" w:customStyle="1">
    <w:name w:val="WW_SimpleList3"/>
    <w:basedOn w:val="WWBodyText"/>
    <w:rsid w:val="002A14DB"/>
    <w:pPr>
      <w:tabs>
        <w:tab w:val="num" w:pos="1701"/>
      </w:tabs>
      <w:ind w:left="1701" w:hanging="1701"/>
      <w:outlineLvl w:val="2"/>
    </w:pPr>
  </w:style>
  <w:style w:type="paragraph" w:styleId="WWSimpleList4" w:customStyle="1">
    <w:name w:val="WW_SimpleList4"/>
    <w:basedOn w:val="WWBodyText"/>
    <w:rsid w:val="002A14DB"/>
    <w:pPr>
      <w:tabs>
        <w:tab w:val="num" w:pos="2268"/>
      </w:tabs>
      <w:ind w:left="2268" w:hanging="2268"/>
      <w:outlineLvl w:val="3"/>
    </w:pPr>
  </w:style>
  <w:style w:type="paragraph" w:styleId="WWSimpleList5" w:customStyle="1">
    <w:name w:val="WW_SimpleList5"/>
    <w:basedOn w:val="WWBodyText"/>
    <w:rsid w:val="002A14DB"/>
    <w:pPr>
      <w:tabs>
        <w:tab w:val="num" w:pos="2835"/>
      </w:tabs>
      <w:ind w:left="2835" w:hanging="2835"/>
      <w:outlineLvl w:val="4"/>
    </w:pPr>
  </w:style>
  <w:style w:type="paragraph" w:styleId="WWSimpleList6" w:customStyle="1">
    <w:name w:val="WW_SimpleList6"/>
    <w:basedOn w:val="WWBodyText"/>
    <w:rsid w:val="002A14DB"/>
    <w:pPr>
      <w:tabs>
        <w:tab w:val="num" w:pos="3402"/>
      </w:tabs>
      <w:ind w:left="3402" w:hanging="3402"/>
      <w:outlineLvl w:val="5"/>
    </w:pPr>
  </w:style>
  <w:style w:type="character" w:styleId="Filename" w:customStyle="1">
    <w:name w:val="Filename"/>
    <w:rsid w:val="002A14DB"/>
    <w:rPr>
      <w:rFonts w:cs="Times New Roman"/>
      <w:sz w:val="13"/>
    </w:rPr>
  </w:style>
  <w:style w:type="paragraph" w:styleId="TitlePage" w:customStyle="1">
    <w:name w:val="Title Page"/>
    <w:basedOn w:val="Normal"/>
    <w:rsid w:val="002A14DB"/>
    <w:pPr>
      <w:jc w:val="both"/>
    </w:pPr>
  </w:style>
  <w:style w:type="paragraph" w:styleId="SignatureEnding" w:customStyle="1">
    <w:name w:val="Signature Ending"/>
    <w:basedOn w:val="Normal"/>
    <w:rsid w:val="002A14DB"/>
    <w:pPr>
      <w:spacing w:after="240" w:line="360" w:lineRule="auto"/>
      <w:jc w:val="both"/>
    </w:pPr>
  </w:style>
  <w:style w:type="paragraph" w:styleId="WerksmansPara5" w:customStyle="1">
    <w:name w:val="Werksmans_Para5"/>
    <w:basedOn w:val="Normal"/>
    <w:next w:val="Normal"/>
    <w:rsid w:val="002A14DB"/>
    <w:pPr>
      <w:ind w:left="2552"/>
    </w:pPr>
  </w:style>
  <w:style w:type="paragraph" w:styleId="WerksmansPara9" w:customStyle="1">
    <w:name w:val="Werksmans_Para9"/>
    <w:basedOn w:val="Normal"/>
    <w:next w:val="Normal"/>
    <w:rsid w:val="002A14DB"/>
    <w:pPr>
      <w:ind w:left="4593"/>
    </w:pPr>
  </w:style>
  <w:style w:type="paragraph" w:styleId="WWHeading7" w:customStyle="1">
    <w:name w:val="WW_Heading7"/>
    <w:basedOn w:val="Normal"/>
    <w:next w:val="Normal"/>
    <w:rsid w:val="002A14DB"/>
    <w:pPr>
      <w:keepNext/>
      <w:tabs>
        <w:tab w:val="num" w:pos="3572"/>
      </w:tabs>
      <w:spacing w:after="240" w:line="360" w:lineRule="auto"/>
      <w:ind w:left="3572" w:hanging="3572"/>
      <w:jc w:val="both"/>
      <w:outlineLvl w:val="6"/>
    </w:pPr>
    <w:rPr>
      <w:b/>
    </w:rPr>
  </w:style>
  <w:style w:type="character" w:styleId="CommentReference">
    <w:name w:val="Comment Reference"/>
    <w:basedOn w:val="DefaultParagraphFont"/>
    <w:uiPriority w:val="99"/>
    <w:unhideWhenUsed/>
    <w:rsid w:val="002A14DB"/>
    <w:rPr>
      <w:sz w:val="16"/>
      <w:szCs w:val="16"/>
    </w:rPr>
  </w:style>
  <w:style w:type="paragraph" w:styleId="CommentText">
    <w:name w:val="Comment Text"/>
    <w:basedOn w:val="Normal"/>
    <w:link w:val="CommentTextChar"/>
    <w:unhideWhenUsed/>
    <w:rsid w:val="002A14DB"/>
    <w:rPr>
      <w:sz w:val="20"/>
      <w:szCs w:val="20"/>
    </w:rPr>
  </w:style>
  <w:style w:type="character" w:styleId="CommentTextChar" w:customStyle="1">
    <w:name w:val="Comment Text Char"/>
    <w:basedOn w:val="DefaultParagraphFont"/>
    <w:link w:val="CommentText"/>
    <w:rsid w:val="002A14DB"/>
    <w:rPr>
      <w:rFonts w:ascii="Arial" w:hAnsi="Arial"/>
      <w:sz w:val="20"/>
      <w:szCs w:val="20"/>
      <w:lang w:val="en-GB" w:eastAsia="en-GB"/>
    </w:rPr>
  </w:style>
  <w:style w:type="character" w:styleId="CommentSubjectChar" w:customStyle="1">
    <w:name w:val="Comment Subject Char"/>
    <w:basedOn w:val="CommentTextChar"/>
    <w:link w:val="CommentSubject"/>
    <w:uiPriority w:val="99"/>
    <w:semiHidden/>
    <w:rsid w:val="002A14DB"/>
    <w:rPr>
      <w:rFonts w:ascii="Arial" w:hAnsi="Arial"/>
      <w:b/>
      <w:bCs/>
      <w:sz w:val="20"/>
      <w:szCs w:val="20"/>
      <w:lang w:val="en-GB" w:eastAsia="en-GB"/>
    </w:rPr>
  </w:style>
  <w:style w:type="paragraph" w:styleId="CommentSubject">
    <w:name w:val="Comment Subject"/>
    <w:basedOn w:val="CommentText"/>
    <w:next w:val="CommentText"/>
    <w:link w:val="CommentSubjectChar"/>
    <w:uiPriority w:val="99"/>
    <w:semiHidden/>
    <w:unhideWhenUsed/>
    <w:rsid w:val="002A14DB"/>
    <w:rPr>
      <w:b/>
      <w:bCs/>
    </w:rPr>
  </w:style>
  <w:style w:type="paragraph" w:styleId="WWAnnexeHead" w:customStyle="1">
    <w:name w:val="WW_AnnexeHead"/>
    <w:basedOn w:val="WWBodyText"/>
    <w:rsid w:val="002A14DB"/>
    <w:pPr>
      <w:keepNext/>
      <w:jc w:val="center"/>
    </w:pPr>
    <w:rPr>
      <w:b/>
    </w:rPr>
  </w:style>
  <w:style w:type="paragraph" w:styleId="WWAnnexeAlpha" w:customStyle="1">
    <w:name w:val="WW_AnnexeAlpha"/>
    <w:basedOn w:val="WWAnnexeHead"/>
    <w:next w:val="WWAnnexeHead"/>
    <w:rsid w:val="002A14DB"/>
    <w:pPr>
      <w:numPr>
        <w:numId w:val="48"/>
      </w:numPr>
      <w:jc w:val="right"/>
      <w:outlineLvl w:val="0"/>
    </w:pPr>
  </w:style>
  <w:style w:type="paragraph" w:styleId="TOC9">
    <w:name w:val="toc 9"/>
    <w:basedOn w:val="Normal"/>
    <w:next w:val="Normal"/>
    <w:autoRedefine/>
    <w:uiPriority w:val="39"/>
    <w:unhideWhenUsed/>
    <w:rsid w:val="002A14DB"/>
    <w:pPr>
      <w:tabs>
        <w:tab w:val="right" w:leader="dot" w:pos="6420"/>
      </w:tabs>
      <w:spacing w:after="100"/>
      <w:ind w:left="-115" w:right="64"/>
    </w:pPr>
  </w:style>
  <w:style w:type="paragraph" w:styleId="WWList5" w:customStyle="1">
    <w:name w:val="WW_List5"/>
    <w:basedOn w:val="WWHeading5"/>
    <w:link w:val="WWList5Char"/>
    <w:rsid w:val="002A14DB"/>
    <w:pPr>
      <w:keepNext w:val="0"/>
      <w:tabs>
        <w:tab w:val="clear" w:pos="2835"/>
      </w:tabs>
      <w:ind w:left="0" w:firstLine="0"/>
    </w:pPr>
    <w:rPr>
      <w:b w:val="0"/>
    </w:rPr>
  </w:style>
  <w:style w:type="character" w:styleId="WWList5Char" w:customStyle="1">
    <w:name w:val="WW_List5 Char"/>
    <w:link w:val="WWList5"/>
    <w:locked/>
    <w:rsid w:val="002A14DB"/>
    <w:rPr>
      <w:rFonts w:ascii="Arial" w:hAnsi="Arial"/>
      <w:sz w:val="22"/>
      <w:szCs w:val="24"/>
      <w:lang w:val="en-GB" w:eastAsia="en-GB"/>
    </w:rPr>
  </w:style>
  <w:style w:type="paragraph" w:styleId="WWBodyText4" w:customStyle="1">
    <w:name w:val="WW_BodyText4"/>
    <w:basedOn w:val="WWBodyText"/>
    <w:rsid w:val="002A14DB"/>
    <w:pPr>
      <w:ind w:left="2268"/>
    </w:pPr>
  </w:style>
  <w:style w:type="paragraph" w:styleId="WWAnnexList7" w:customStyle="1">
    <w:name w:val="WW_AnnexList7"/>
    <w:basedOn w:val="Normal"/>
    <w:next w:val="Normal"/>
    <w:rsid w:val="002A14DB"/>
    <w:pPr>
      <w:numPr>
        <w:ilvl w:val="6"/>
        <w:numId w:val="49"/>
      </w:numPr>
      <w:outlineLvl w:val="6"/>
    </w:pPr>
  </w:style>
  <w:style w:type="character" w:styleId="Stylelevel2BoldChar" w:customStyle="1">
    <w:name w:val="Style level2 + Bold Char"/>
    <w:link w:val="Stylelevel2Bold"/>
    <w:locked/>
    <w:rsid w:val="00426296"/>
    <w:rPr>
      <w:rFonts w:ascii="Arial" w:hAnsi="Arial" w:cs="Arial"/>
      <w:b/>
      <w:bCs/>
      <w:sz w:val="24"/>
      <w:szCs w:val="24"/>
    </w:rPr>
  </w:style>
  <w:style w:type="paragraph" w:styleId="Stylelevel2Bold" w:customStyle="1">
    <w:name w:val="Style level2 + Bold"/>
    <w:basedOn w:val="Normal"/>
    <w:link w:val="Stylelevel2BoldChar"/>
    <w:autoRedefine/>
    <w:rsid w:val="00426296"/>
    <w:pPr>
      <w:tabs>
        <w:tab w:val="left" w:pos="851"/>
      </w:tabs>
      <w:suppressAutoHyphens w:val="0"/>
      <w:spacing w:before="240" w:line="360" w:lineRule="auto"/>
      <w:ind w:left="851"/>
      <w:jc w:val="both"/>
      <w:outlineLvl w:val="1"/>
    </w:pPr>
    <w:rPr>
      <w:rFonts w:cs="Arial"/>
      <w:b/>
      <w:bCs/>
      <w:sz w:val="24"/>
      <w:lang w:val="en-US" w:eastAsia="en-US"/>
    </w:rPr>
  </w:style>
  <w:style w:type="paragraph" w:styleId="BodyText2">
    <w:name w:val="Body Text 2"/>
    <w:basedOn w:val="Normal"/>
    <w:link w:val="BodyText2Char"/>
    <w:unhideWhenUsed/>
    <w:rsid w:val="00426296"/>
    <w:pPr>
      <w:spacing w:after="120" w:line="480" w:lineRule="auto"/>
    </w:pPr>
  </w:style>
  <w:style w:type="character" w:styleId="BodyText2Char" w:customStyle="1">
    <w:name w:val="Body Text 2 Char"/>
    <w:basedOn w:val="DefaultParagraphFont"/>
    <w:link w:val="BodyText2"/>
    <w:rsid w:val="00426296"/>
    <w:rPr>
      <w:rFonts w:ascii="Arial" w:hAnsi="Arial"/>
      <w:sz w:val="22"/>
      <w:szCs w:val="24"/>
      <w:lang w:val="en-GB" w:eastAsia="en-GB"/>
    </w:rPr>
  </w:style>
  <w:style w:type="character" w:styleId="Stylelevel211ptChar" w:customStyle="1">
    <w:name w:val="Style level2 + 11 pt Char"/>
    <w:basedOn w:val="DefaultParagraphFont"/>
    <w:link w:val="Stylelevel211pt"/>
    <w:locked/>
    <w:rsid w:val="00426296"/>
    <w:rPr>
      <w:rFonts w:ascii="Arial" w:hAnsi="Arial" w:cs="Arial"/>
      <w:sz w:val="22"/>
      <w:szCs w:val="22"/>
      <w:lang w:eastAsia="en-GB"/>
    </w:rPr>
  </w:style>
  <w:style w:type="paragraph" w:styleId="Stylelevel211pt" w:customStyle="1">
    <w:name w:val="Style level2 + 11 pt"/>
    <w:basedOn w:val="Normal"/>
    <w:link w:val="Stylelevel211ptChar"/>
    <w:autoRedefine/>
    <w:rsid w:val="00426296"/>
    <w:pPr>
      <w:tabs>
        <w:tab w:val="num" w:pos="851"/>
      </w:tabs>
      <w:suppressAutoHyphens w:val="0"/>
      <w:spacing w:before="240" w:line="432" w:lineRule="auto"/>
      <w:ind w:left="851" w:hanging="851"/>
      <w:jc w:val="both"/>
    </w:pPr>
    <w:rPr>
      <w:rFonts w:cs="Arial"/>
      <w:szCs w:val="22"/>
      <w:lang w:val="en-US"/>
    </w:rPr>
  </w:style>
  <w:style w:type="paragraph" w:styleId="GW52" w:customStyle="1">
    <w:name w:val="GW5.2"/>
    <w:basedOn w:val="Normal"/>
    <w:rsid w:val="00426296"/>
    <w:pPr>
      <w:tabs>
        <w:tab w:val="left" w:pos="0"/>
        <w:tab w:val="left" w:pos="1296"/>
        <w:tab w:val="left" w:pos="3744"/>
      </w:tabs>
      <w:suppressAutoHyphens w:val="0"/>
      <w:snapToGrid w:val="0"/>
      <w:ind w:right="857"/>
      <w:jc w:val="both"/>
    </w:pPr>
    <w:rPr>
      <w:rFonts w:ascii="Times New Roman" w:hAnsi="Times New Roman"/>
      <w:sz w:val="20"/>
      <w:szCs w:val="20"/>
      <w:lang w:eastAsia="en-US"/>
    </w:rPr>
  </w:style>
  <w:style w:type="character" w:styleId="Bold" w:customStyle="1">
    <w:name w:val="Bold"/>
    <w:rsid w:val="00426296"/>
    <w:rPr>
      <w:rFonts w:hint="default" w:ascii="Arial" w:hAnsi="Arial" w:cs="Arial"/>
      <w:b/>
      <w:bCs w:val="0"/>
      <w:noProof w:val="0"/>
      <w:sz w:val="22"/>
      <w:lang w:val="en-GB"/>
    </w:rPr>
  </w:style>
  <w:style w:type="character" w:styleId="CharacterStyle1" w:customStyle="1">
    <w:name w:val="Character Style 1"/>
    <w:uiPriority w:val="99"/>
    <w:rsid w:val="00426296"/>
    <w:rPr>
      <w:sz w:val="18"/>
      <w:szCs w:val="18"/>
    </w:rPr>
  </w:style>
  <w:style w:type="paragraph" w:styleId="BowAnnexHeading-Center" w:customStyle="1">
    <w:name w:val="Bow_AnnexHeading - Center"/>
    <w:basedOn w:val="Normal"/>
    <w:qFormat/>
    <w:rsid w:val="00AC4C9F"/>
    <w:pPr>
      <w:keepNext/>
      <w:suppressAutoHyphens w:val="0"/>
      <w:spacing w:after="200" w:line="360" w:lineRule="auto"/>
      <w:jc w:val="center"/>
    </w:pPr>
    <w:rPr>
      <w:rFonts w:ascii="Century Gothic" w:hAnsi="Century Gothic"/>
      <w:b/>
      <w:caps/>
      <w:sz w:val="18"/>
      <w:szCs w:val="18"/>
      <w:lang w:val="en-US" w:eastAsia="en-US"/>
    </w:rPr>
  </w:style>
  <w:style w:type="paragraph" w:styleId="level2" w:customStyle="1">
    <w:name w:val="level2"/>
    <w:basedOn w:val="Normal"/>
    <w:rsid w:val="00247852"/>
    <w:pPr>
      <w:widowControl w:val="0"/>
      <w:numPr>
        <w:ilvl w:val="1"/>
        <w:numId w:val="50"/>
      </w:numPr>
      <w:suppressAutoHyphens w:val="0"/>
      <w:spacing w:before="240" w:line="360" w:lineRule="auto"/>
      <w:jc w:val="both"/>
    </w:pPr>
    <w:rPr>
      <w:szCs w:val="22"/>
      <w:lang w:eastAsia="en-ZA"/>
    </w:rPr>
  </w:style>
  <w:style w:type="paragraph" w:styleId="level3" w:customStyle="1">
    <w:name w:val="level3"/>
    <w:basedOn w:val="Normal"/>
    <w:rsid w:val="00247852"/>
    <w:pPr>
      <w:widowControl w:val="0"/>
      <w:numPr>
        <w:ilvl w:val="2"/>
        <w:numId w:val="50"/>
      </w:numPr>
      <w:suppressAutoHyphens w:val="0"/>
      <w:spacing w:before="240" w:line="360" w:lineRule="auto"/>
      <w:jc w:val="both"/>
    </w:pPr>
    <w:rPr>
      <w:szCs w:val="22"/>
      <w:lang w:eastAsia="en-ZA"/>
    </w:rPr>
  </w:style>
  <w:style w:type="paragraph" w:styleId="level4" w:customStyle="1">
    <w:name w:val="level4"/>
    <w:basedOn w:val="Normal"/>
    <w:rsid w:val="00247852"/>
    <w:pPr>
      <w:widowControl w:val="0"/>
      <w:numPr>
        <w:ilvl w:val="3"/>
        <w:numId w:val="50"/>
      </w:numPr>
      <w:suppressAutoHyphens w:val="0"/>
      <w:spacing w:before="240" w:line="360" w:lineRule="auto"/>
      <w:jc w:val="both"/>
    </w:pPr>
    <w:rPr>
      <w:szCs w:val="22"/>
      <w:lang w:eastAsia="en-ZA"/>
    </w:rPr>
  </w:style>
  <w:style w:type="paragraph" w:styleId="level5" w:customStyle="1">
    <w:name w:val="level5"/>
    <w:basedOn w:val="Normal"/>
    <w:rsid w:val="00247852"/>
    <w:pPr>
      <w:widowControl w:val="0"/>
      <w:numPr>
        <w:ilvl w:val="4"/>
        <w:numId w:val="50"/>
      </w:numPr>
      <w:suppressAutoHyphens w:val="0"/>
      <w:spacing w:before="240" w:line="360" w:lineRule="auto"/>
      <w:jc w:val="both"/>
    </w:pPr>
    <w:rPr>
      <w:szCs w:val="22"/>
      <w:lang w:eastAsia="en-ZA"/>
    </w:rPr>
  </w:style>
  <w:style w:type="paragraph" w:styleId="level1" w:customStyle="1">
    <w:name w:val="level1"/>
    <w:basedOn w:val="Normal"/>
    <w:rsid w:val="00247852"/>
    <w:pPr>
      <w:keepNext/>
      <w:numPr>
        <w:numId w:val="50"/>
      </w:numPr>
      <w:suppressAutoHyphens w:val="0"/>
      <w:spacing w:before="240" w:line="360" w:lineRule="auto"/>
      <w:jc w:val="both"/>
    </w:pPr>
    <w:rPr>
      <w:b/>
      <w:caps/>
      <w:szCs w:val="22"/>
      <w:lang w:eastAsia="en-ZA"/>
    </w:rPr>
  </w:style>
  <w:style w:type="paragraph" w:styleId="level6" w:customStyle="1">
    <w:name w:val="level6"/>
    <w:basedOn w:val="Normal"/>
    <w:rsid w:val="00247852"/>
    <w:pPr>
      <w:widowControl w:val="0"/>
      <w:numPr>
        <w:ilvl w:val="5"/>
        <w:numId w:val="50"/>
      </w:numPr>
      <w:suppressAutoHyphens w:val="0"/>
      <w:spacing w:before="240" w:line="360" w:lineRule="auto"/>
      <w:jc w:val="both"/>
    </w:pPr>
    <w:rPr>
      <w:szCs w:val="22"/>
      <w:lang w:eastAsia="en-ZA"/>
    </w:rPr>
  </w:style>
  <w:style w:type="paragraph" w:styleId="level7" w:customStyle="1">
    <w:name w:val="level7"/>
    <w:basedOn w:val="Normal"/>
    <w:rsid w:val="00247852"/>
    <w:pPr>
      <w:widowControl w:val="0"/>
      <w:numPr>
        <w:ilvl w:val="6"/>
        <w:numId w:val="50"/>
      </w:numPr>
      <w:suppressAutoHyphens w:val="0"/>
      <w:spacing w:before="240" w:line="360" w:lineRule="auto"/>
      <w:jc w:val="both"/>
    </w:pPr>
    <w:rPr>
      <w:szCs w:val="22"/>
      <w:lang w:eastAsia="en-ZA"/>
    </w:rPr>
  </w:style>
  <w:style w:type="character" w:styleId="UnresolvedMention">
    <w:name w:val="Unresolved Mention"/>
    <w:basedOn w:val="DefaultParagraphFont"/>
    <w:uiPriority w:val="99"/>
    <w:semiHidden/>
    <w:unhideWhenUsed/>
    <w:rsid w:val="00A50DCD"/>
    <w:rPr>
      <w:color w:val="605E5C"/>
      <w:shd w:val="clear" w:color="auto" w:fill="E1DFDD"/>
    </w:rPr>
  </w:style>
  <w:style w:type="paragraph" w:styleId="Clause2Sub" w:customStyle="1">
    <w:name w:val="Clause2Sub"/>
    <w:basedOn w:val="Normal"/>
    <w:link w:val="Clause2SubChar"/>
    <w:rsid w:val="00AD71EF"/>
    <w:pPr>
      <w:suppressAutoHyphens w:val="0"/>
      <w:spacing w:after="240" w:line="360" w:lineRule="atLeast"/>
      <w:jc w:val="both"/>
    </w:pPr>
    <w:rPr>
      <w:sz w:val="20"/>
      <w:szCs w:val="20"/>
      <w:lang w:val="en-GB"/>
    </w:rPr>
  </w:style>
  <w:style w:type="paragraph" w:styleId="Clause1Head" w:customStyle="1">
    <w:name w:val="Clause1Head"/>
    <w:basedOn w:val="Normal"/>
    <w:next w:val="Normal"/>
    <w:link w:val="Clause1HeadChar"/>
    <w:rsid w:val="00AD71EF"/>
    <w:pPr>
      <w:keepNext/>
      <w:suppressAutoHyphens w:val="0"/>
      <w:spacing w:after="240" w:line="360" w:lineRule="atLeast"/>
      <w:jc w:val="both"/>
    </w:pPr>
    <w:rPr>
      <w:b/>
      <w:sz w:val="20"/>
      <w:szCs w:val="20"/>
      <w:lang w:val="en-GB"/>
    </w:rPr>
  </w:style>
  <w:style w:type="paragraph" w:styleId="Clause3Sub" w:customStyle="1">
    <w:name w:val="Clause3Sub"/>
    <w:basedOn w:val="Normal"/>
    <w:link w:val="Clause3SubChar"/>
    <w:rsid w:val="00AD71EF"/>
    <w:pPr>
      <w:suppressAutoHyphens w:val="0"/>
      <w:spacing w:after="240" w:line="360" w:lineRule="atLeast"/>
      <w:jc w:val="both"/>
    </w:pPr>
    <w:rPr>
      <w:sz w:val="20"/>
      <w:szCs w:val="20"/>
      <w:lang w:val="en-GB"/>
    </w:rPr>
  </w:style>
  <w:style w:type="paragraph" w:styleId="Clause4Sub" w:customStyle="1">
    <w:name w:val="Clause4Sub"/>
    <w:basedOn w:val="Normal"/>
    <w:link w:val="Clause4SubChar"/>
    <w:rsid w:val="00AD71EF"/>
    <w:pPr>
      <w:suppressAutoHyphens w:val="0"/>
      <w:spacing w:after="240" w:line="360" w:lineRule="atLeast"/>
      <w:jc w:val="both"/>
    </w:pPr>
    <w:rPr>
      <w:sz w:val="20"/>
      <w:szCs w:val="20"/>
      <w:lang w:val="en-GB"/>
    </w:rPr>
  </w:style>
  <w:style w:type="paragraph" w:styleId="Clause5Sub" w:customStyle="1">
    <w:name w:val="Clause5Sub"/>
    <w:basedOn w:val="Normal"/>
    <w:rsid w:val="00AD71EF"/>
    <w:pPr>
      <w:suppressAutoHyphens w:val="0"/>
      <w:spacing w:after="240" w:line="360" w:lineRule="atLeast"/>
      <w:jc w:val="both"/>
    </w:pPr>
    <w:rPr>
      <w:sz w:val="20"/>
      <w:szCs w:val="20"/>
      <w:lang w:val="en-GB"/>
    </w:rPr>
  </w:style>
  <w:style w:type="paragraph" w:styleId="Clause6Sub" w:customStyle="1">
    <w:name w:val="Clause6Sub"/>
    <w:basedOn w:val="Normal"/>
    <w:rsid w:val="00AD71EF"/>
    <w:pPr>
      <w:suppressAutoHyphens w:val="0"/>
      <w:spacing w:after="240" w:line="360" w:lineRule="atLeast"/>
      <w:jc w:val="both"/>
    </w:pPr>
    <w:rPr>
      <w:sz w:val="20"/>
      <w:szCs w:val="20"/>
      <w:lang w:val="en-GB"/>
    </w:rPr>
  </w:style>
  <w:style w:type="paragraph" w:styleId="Clause7Sub" w:customStyle="1">
    <w:name w:val="Clause7Sub"/>
    <w:basedOn w:val="Normal"/>
    <w:rsid w:val="00AD71EF"/>
    <w:pPr>
      <w:suppressAutoHyphens w:val="0"/>
      <w:spacing w:after="240" w:line="360" w:lineRule="atLeast"/>
      <w:jc w:val="both"/>
    </w:pPr>
    <w:rPr>
      <w:sz w:val="20"/>
      <w:szCs w:val="20"/>
      <w:lang w:val="en-GB"/>
    </w:rPr>
  </w:style>
  <w:style w:type="paragraph" w:styleId="Clause8Sub" w:customStyle="1">
    <w:name w:val="Clause8Sub"/>
    <w:basedOn w:val="Normal"/>
    <w:rsid w:val="00AD71EF"/>
    <w:pPr>
      <w:suppressAutoHyphens w:val="0"/>
      <w:spacing w:after="240" w:line="360" w:lineRule="atLeast"/>
      <w:jc w:val="both"/>
    </w:pPr>
    <w:rPr>
      <w:sz w:val="20"/>
      <w:szCs w:val="20"/>
      <w:lang w:val="en-GB"/>
    </w:rPr>
  </w:style>
  <w:style w:type="paragraph" w:styleId="Clause9Sub" w:customStyle="1">
    <w:name w:val="Clause9Sub"/>
    <w:basedOn w:val="Normal"/>
    <w:rsid w:val="00AD71EF"/>
    <w:pPr>
      <w:suppressAutoHyphens w:val="0"/>
      <w:spacing w:after="240" w:line="360" w:lineRule="atLeast"/>
      <w:jc w:val="both"/>
    </w:pPr>
    <w:rPr>
      <w:sz w:val="20"/>
      <w:szCs w:val="20"/>
      <w:lang w:val="en-GB"/>
    </w:rPr>
  </w:style>
  <w:style w:type="character" w:styleId="Clause3SubChar" w:customStyle="1">
    <w:name w:val="Clause3Sub Char"/>
    <w:link w:val="Clause3Sub"/>
    <w:locked/>
    <w:rsid w:val="00AD71EF"/>
    <w:rPr>
      <w:rFonts w:ascii="Arial" w:hAnsi="Arial"/>
      <w:sz w:val="20"/>
      <w:szCs w:val="20"/>
      <w:lang w:val="en-GB" w:eastAsia="en-GB"/>
    </w:rPr>
  </w:style>
  <w:style w:type="character" w:styleId="Clause4SubChar" w:customStyle="1">
    <w:name w:val="Clause4Sub Char"/>
    <w:link w:val="Clause4Sub"/>
    <w:locked/>
    <w:rsid w:val="00AD71EF"/>
    <w:rPr>
      <w:rFonts w:ascii="Arial" w:hAnsi="Arial"/>
      <w:sz w:val="20"/>
      <w:szCs w:val="20"/>
      <w:lang w:val="en-GB" w:eastAsia="en-GB"/>
    </w:rPr>
  </w:style>
  <w:style w:type="paragraph" w:styleId="Annexures" w:customStyle="1">
    <w:name w:val="Annexures"/>
    <w:basedOn w:val="Normal"/>
    <w:next w:val="Normal"/>
    <w:rsid w:val="006F12AA"/>
    <w:pPr>
      <w:numPr>
        <w:numId w:val="52"/>
      </w:numPr>
      <w:suppressAutoHyphens w:val="0"/>
      <w:spacing w:after="240" w:line="360" w:lineRule="atLeast"/>
      <w:jc w:val="both"/>
    </w:pPr>
    <w:rPr>
      <w:b/>
      <w:sz w:val="20"/>
      <w:szCs w:val="20"/>
      <w:lang w:val="en-GB"/>
    </w:rPr>
  </w:style>
  <w:style w:type="character" w:styleId="Clause2SubChar" w:customStyle="1">
    <w:name w:val="Clause2Sub Char"/>
    <w:link w:val="Clause2Sub"/>
    <w:rsid w:val="004C5075"/>
    <w:rPr>
      <w:rFonts w:ascii="Arial" w:hAnsi="Arial"/>
      <w:sz w:val="20"/>
      <w:szCs w:val="20"/>
      <w:lang w:val="en-GB" w:eastAsia="en-GB"/>
    </w:rPr>
  </w:style>
  <w:style w:type="character" w:styleId="Clause1HeadChar" w:customStyle="1">
    <w:name w:val="Clause1Head Char"/>
    <w:link w:val="Clause1Head"/>
    <w:locked/>
    <w:rsid w:val="004C5075"/>
    <w:rPr>
      <w:rFonts w:ascii="Arial" w:hAnsi="Arial"/>
      <w:b/>
      <w:sz w:val="20"/>
      <w:szCs w:val="20"/>
      <w:lang w:val="en-GB" w:eastAsia="en-GB"/>
    </w:rPr>
  </w:style>
  <w:style w:type="paragraph" w:styleId="Clause0Sub" w:customStyle="1">
    <w:name w:val="Clause0Sub"/>
    <w:basedOn w:val="Normal"/>
    <w:link w:val="Clause0SubChar"/>
    <w:rsid w:val="0017697C"/>
    <w:pPr>
      <w:tabs>
        <w:tab w:val="left" w:pos="720"/>
        <w:tab w:val="left" w:pos="1440"/>
        <w:tab w:val="left" w:pos="2552"/>
        <w:tab w:val="left" w:pos="3600"/>
        <w:tab w:val="left" w:pos="5041"/>
        <w:tab w:val="left" w:pos="6481"/>
        <w:tab w:val="left" w:pos="7201"/>
        <w:tab w:val="left" w:pos="7921"/>
        <w:tab w:val="left" w:pos="8222"/>
      </w:tabs>
      <w:suppressAutoHyphens w:val="0"/>
      <w:spacing w:after="240" w:line="360" w:lineRule="atLeast"/>
      <w:ind w:left="720"/>
      <w:jc w:val="both"/>
    </w:pPr>
    <w:rPr>
      <w:sz w:val="20"/>
      <w:szCs w:val="20"/>
      <w:lang w:val="en-GB"/>
    </w:rPr>
  </w:style>
  <w:style w:type="character" w:styleId="Clause0SubChar" w:customStyle="1">
    <w:name w:val="Clause0Sub Char"/>
    <w:link w:val="Clause0Sub"/>
    <w:rsid w:val="0017697C"/>
    <w:rPr>
      <w:rFonts w:ascii="Arial" w:hAnsi="Arial"/>
      <w:sz w:val="20"/>
      <w:szCs w:val="20"/>
      <w:lang w:val="en-GB" w:eastAsia="en-GB"/>
    </w:rPr>
  </w:style>
  <w:style w:type="paragraph" w:styleId="MRKPara2" w:customStyle="1">
    <w:name w:val="MRK_Para2"/>
    <w:basedOn w:val="Normal"/>
    <w:next w:val="Normal"/>
    <w:rsid w:val="00B36606"/>
    <w:pPr>
      <w:suppressAutoHyphens w:val="0"/>
      <w:spacing w:line="360" w:lineRule="auto"/>
      <w:ind w:left="1440"/>
    </w:pPr>
    <w:rPr>
      <w:szCs w:val="20"/>
      <w:lang w:val="en-US" w:eastAsia="en-US"/>
    </w:rPr>
  </w:style>
  <w:style w:type="paragraph" w:styleId="DMSLINEX2" w:customStyle="1">
    <w:name w:val="DMSLINEX2"/>
    <w:basedOn w:val="Normal"/>
    <w:rsid w:val="003F67CE"/>
    <w:pPr>
      <w:suppressAutoHyphens w:val="0"/>
      <w:spacing w:line="480" w:lineRule="auto"/>
      <w:jc w:val="both"/>
    </w:pPr>
    <w:rPr>
      <w:sz w:val="20"/>
      <w:szCs w:val="20"/>
      <w:lang w:eastAsia="en-US"/>
    </w:rPr>
  </w:style>
  <w:style w:type="paragraph" w:styleId="alevel2" w:customStyle="1">
    <w:name w:val="alevel2"/>
    <w:basedOn w:val="Normal"/>
    <w:rsid w:val="00B86522"/>
    <w:pPr>
      <w:numPr>
        <w:ilvl w:val="1"/>
        <w:numId w:val="54"/>
      </w:numPr>
      <w:suppressAutoHyphens w:val="0"/>
      <w:spacing w:before="240"/>
      <w:jc w:val="both"/>
    </w:pPr>
    <w:rPr>
      <w:sz w:val="20"/>
      <w:szCs w:val="22"/>
      <w:lang w:eastAsia="en-ZA"/>
    </w:rPr>
  </w:style>
  <w:style w:type="paragraph" w:styleId="alevel1" w:customStyle="1">
    <w:name w:val="alevel1"/>
    <w:basedOn w:val="Normal"/>
    <w:rsid w:val="00B86522"/>
    <w:pPr>
      <w:numPr>
        <w:numId w:val="54"/>
      </w:numPr>
      <w:suppressAutoHyphens w:val="0"/>
      <w:spacing w:before="240"/>
      <w:jc w:val="both"/>
    </w:pPr>
    <w:rPr>
      <w:sz w:val="20"/>
      <w:szCs w:val="22"/>
      <w:lang w:eastAsia="en-ZA"/>
    </w:rPr>
  </w:style>
  <w:style w:type="paragraph" w:styleId="alevel3" w:customStyle="1">
    <w:name w:val="alevel3"/>
    <w:basedOn w:val="Normal"/>
    <w:rsid w:val="00B86522"/>
    <w:pPr>
      <w:numPr>
        <w:ilvl w:val="2"/>
        <w:numId w:val="54"/>
      </w:numPr>
      <w:suppressAutoHyphens w:val="0"/>
      <w:spacing w:before="240"/>
      <w:jc w:val="both"/>
    </w:pPr>
    <w:rPr>
      <w:sz w:val="20"/>
      <w:szCs w:val="20"/>
      <w:lang w:eastAsia="en-ZA"/>
    </w:rPr>
  </w:style>
  <w:style w:type="paragraph" w:styleId="alevel4" w:customStyle="1">
    <w:name w:val="alevel4"/>
    <w:basedOn w:val="Normal"/>
    <w:rsid w:val="00B86522"/>
    <w:pPr>
      <w:numPr>
        <w:ilvl w:val="3"/>
        <w:numId w:val="54"/>
      </w:numPr>
      <w:suppressAutoHyphens w:val="0"/>
      <w:spacing w:before="240"/>
      <w:jc w:val="both"/>
    </w:pPr>
    <w:rPr>
      <w:sz w:val="20"/>
      <w:szCs w:val="20"/>
      <w:lang w:eastAsia="en-ZA"/>
    </w:rPr>
  </w:style>
  <w:style w:type="paragraph" w:styleId="alevel5" w:customStyle="1">
    <w:name w:val="alevel5"/>
    <w:basedOn w:val="Normal"/>
    <w:rsid w:val="00B86522"/>
    <w:pPr>
      <w:numPr>
        <w:ilvl w:val="4"/>
        <w:numId w:val="54"/>
      </w:numPr>
      <w:suppressAutoHyphens w:val="0"/>
      <w:spacing w:before="240"/>
      <w:jc w:val="both"/>
    </w:pPr>
    <w:rPr>
      <w:sz w:val="20"/>
      <w:szCs w:val="20"/>
      <w:lang w:eastAsia="en-ZA"/>
    </w:rPr>
  </w:style>
  <w:style w:type="paragraph" w:styleId="alevel6" w:customStyle="1">
    <w:name w:val="alevel6"/>
    <w:basedOn w:val="Normal"/>
    <w:rsid w:val="00B86522"/>
    <w:pPr>
      <w:numPr>
        <w:ilvl w:val="5"/>
        <w:numId w:val="54"/>
      </w:numPr>
      <w:suppressAutoHyphens w:val="0"/>
      <w:spacing w:before="240"/>
      <w:jc w:val="both"/>
    </w:pPr>
    <w:rPr>
      <w:sz w:val="20"/>
      <w:szCs w:val="20"/>
      <w:lang w:eastAsia="en-ZA"/>
    </w:rPr>
  </w:style>
  <w:style w:type="paragraph" w:styleId="alevel7" w:customStyle="1">
    <w:name w:val="alevel7"/>
    <w:basedOn w:val="Normal"/>
    <w:rsid w:val="00B86522"/>
    <w:pPr>
      <w:numPr>
        <w:ilvl w:val="6"/>
        <w:numId w:val="54"/>
      </w:numPr>
      <w:suppressAutoHyphens w:val="0"/>
      <w:spacing w:before="240"/>
      <w:jc w:val="both"/>
    </w:pPr>
    <w:rPr>
      <w:sz w:val="20"/>
      <w:szCs w:val="22"/>
      <w:lang w:eastAsia="en-ZA"/>
    </w:rPr>
  </w:style>
  <w:style w:type="paragraph" w:styleId="Default" w:customStyle="1">
    <w:name w:val="Default"/>
    <w:rsid w:val="0070759B"/>
    <w:pPr>
      <w:autoSpaceDE w:val="0"/>
      <w:autoSpaceDN w:val="0"/>
      <w:adjustRightInd w:val="0"/>
      <w:spacing w:after="0" w:line="240" w:lineRule="auto"/>
    </w:pPr>
    <w:rPr>
      <w:rFonts w:ascii="Arial" w:hAnsi="Arial" w:cs="Arial"/>
      <w:color w:val="000000"/>
      <w:sz w:val="24"/>
      <w:szCs w:val="24"/>
      <w:lang w:val="en-ZA"/>
    </w:rPr>
  </w:style>
  <w:style w:type="paragraph" w:styleId="Revision">
    <w:name w:val="Revision"/>
    <w:hidden/>
    <w:uiPriority w:val="99"/>
    <w:semiHidden/>
    <w:rsid w:val="00836944"/>
    <w:pPr>
      <w:spacing w:after="0" w:line="240" w:lineRule="auto"/>
    </w:pPr>
    <w:rPr>
      <w:rFonts w:ascii="Arial" w:hAnsi="Arial"/>
      <w:sz w:val="22"/>
      <w:szCs w:val="24"/>
      <w:lang w:val="en-ZA" w:eastAsia="en-GB"/>
    </w:rPr>
  </w:style>
  <w:style w:type="character" w:styleId="Strong">
    <w:name w:val="Strong"/>
    <w:uiPriority w:val="22"/>
    <w:qFormat/>
    <w:rsid w:val="00525B37"/>
    <w:rPr>
      <w:b/>
      <w:bCs/>
    </w:rPr>
  </w:style>
  <w:style w:type="paragraph" w:styleId="BGNormal" w:customStyle="1">
    <w:name w:val="BGNormal"/>
    <w:basedOn w:val="Normal"/>
    <w:link w:val="BGNormalChar"/>
    <w:rsid w:val="00560198"/>
    <w:pPr>
      <w:widowControl w:val="0"/>
      <w:suppressAutoHyphens w:val="0"/>
      <w:spacing w:line="360" w:lineRule="auto"/>
      <w:jc w:val="both"/>
    </w:pPr>
    <w:rPr>
      <w:rFonts w:ascii="Book Antiqua" w:hAnsi="Book Antiqua"/>
      <w:sz w:val="20"/>
      <w:szCs w:val="22"/>
      <w:lang w:eastAsia="en-US"/>
    </w:rPr>
  </w:style>
  <w:style w:type="paragraph" w:styleId="BGHeading1AltQ" w:customStyle="1">
    <w:name w:val="BGHeading1 Alt+Q"/>
    <w:basedOn w:val="Heading1"/>
    <w:link w:val="BGHeading1AltQChar"/>
    <w:rsid w:val="00560198"/>
    <w:pPr>
      <w:keepNext w:val="0"/>
      <w:keepLines w:val="0"/>
      <w:numPr>
        <w:numId w:val="55"/>
      </w:numPr>
      <w:suppressAutoHyphens w:val="0"/>
      <w:spacing w:before="0" w:line="360" w:lineRule="auto"/>
      <w:jc w:val="both"/>
    </w:pPr>
    <w:rPr>
      <w:rFonts w:ascii="Book Antiqua" w:hAnsi="Book Antiqua" w:eastAsia="Times New Roman" w:cs="Arial"/>
      <w:b w:val="0"/>
      <w:color w:val="auto"/>
      <w:kern w:val="32"/>
      <w:sz w:val="20"/>
      <w:szCs w:val="22"/>
      <w:lang w:eastAsia="en-US"/>
    </w:rPr>
  </w:style>
  <w:style w:type="paragraph" w:styleId="BGHeading2AltA" w:customStyle="1">
    <w:name w:val="BGHeading2 Alt+A"/>
    <w:basedOn w:val="Heading2"/>
    <w:link w:val="BGHeading2AltAChar"/>
    <w:rsid w:val="00560198"/>
    <w:pPr>
      <w:keepNext w:val="0"/>
      <w:keepLines w:val="0"/>
      <w:widowControl w:val="0"/>
      <w:numPr>
        <w:ilvl w:val="1"/>
        <w:numId w:val="55"/>
      </w:numPr>
      <w:suppressAutoHyphens w:val="0"/>
      <w:spacing w:before="0" w:line="360" w:lineRule="auto"/>
      <w:jc w:val="both"/>
    </w:pPr>
    <w:rPr>
      <w:rFonts w:ascii="Book Antiqua" w:hAnsi="Book Antiqua" w:eastAsia="Times New Roman" w:cs="Arial"/>
      <w:b w:val="0"/>
      <w:iCs/>
      <w:color w:val="auto"/>
      <w:sz w:val="20"/>
      <w:szCs w:val="22"/>
      <w:lang w:eastAsia="en-US"/>
    </w:rPr>
  </w:style>
  <w:style w:type="paragraph" w:styleId="BGHeading3AltZ" w:customStyle="1">
    <w:name w:val="BGHeading3 Alt+Z"/>
    <w:basedOn w:val="Heading3"/>
    <w:rsid w:val="00560198"/>
    <w:pPr>
      <w:keepNext w:val="0"/>
      <w:keepLines w:val="0"/>
      <w:widowControl w:val="0"/>
      <w:numPr>
        <w:ilvl w:val="2"/>
        <w:numId w:val="55"/>
      </w:numPr>
      <w:tabs>
        <w:tab w:val="clear" w:pos="2160"/>
      </w:tabs>
      <w:suppressAutoHyphens w:val="0"/>
      <w:spacing w:before="0" w:line="360" w:lineRule="auto"/>
      <w:ind w:hanging="180"/>
      <w:jc w:val="both"/>
    </w:pPr>
    <w:rPr>
      <w:rFonts w:ascii="Book Antiqua" w:hAnsi="Book Antiqua" w:eastAsia="Times New Roman" w:cs="Arial"/>
      <w:bCs/>
      <w:color w:val="auto"/>
      <w:sz w:val="20"/>
      <w:szCs w:val="22"/>
      <w:lang w:eastAsia="en-US"/>
    </w:rPr>
  </w:style>
  <w:style w:type="paragraph" w:styleId="BGHeading4AltX" w:customStyle="1">
    <w:name w:val="BGHeading4 Alt+X"/>
    <w:basedOn w:val="Heading4"/>
    <w:rsid w:val="00560198"/>
    <w:pPr>
      <w:keepNext w:val="0"/>
      <w:keepLines w:val="0"/>
      <w:widowControl w:val="0"/>
      <w:numPr>
        <w:ilvl w:val="3"/>
        <w:numId w:val="55"/>
      </w:numPr>
      <w:tabs>
        <w:tab w:val="clear" w:pos="2880"/>
      </w:tabs>
      <w:suppressAutoHyphens w:val="0"/>
      <w:spacing w:before="0" w:line="360" w:lineRule="auto"/>
      <w:ind w:hanging="360"/>
      <w:jc w:val="both"/>
    </w:pPr>
    <w:rPr>
      <w:rFonts w:ascii="Book Antiqua" w:hAnsi="Book Antiqua" w:eastAsia="Times New Roman" w:cs="Times New Roman"/>
      <w:bCs/>
      <w:i w:val="0"/>
      <w:iCs w:val="0"/>
      <w:color w:val="auto"/>
      <w:sz w:val="20"/>
      <w:szCs w:val="22"/>
      <w:lang w:eastAsia="en-US"/>
    </w:rPr>
  </w:style>
  <w:style w:type="paragraph" w:styleId="BGHeading5AltC" w:customStyle="1">
    <w:name w:val="BGHeading5 Alt+C"/>
    <w:basedOn w:val="Heading5"/>
    <w:rsid w:val="00560198"/>
    <w:pPr>
      <w:keepNext w:val="0"/>
      <w:keepLines w:val="0"/>
      <w:widowControl w:val="0"/>
      <w:numPr>
        <w:ilvl w:val="4"/>
        <w:numId w:val="55"/>
      </w:numPr>
      <w:tabs>
        <w:tab w:val="clear" w:pos="3600"/>
      </w:tabs>
      <w:suppressAutoHyphens w:val="0"/>
      <w:spacing w:before="0" w:line="360" w:lineRule="auto"/>
      <w:ind w:hanging="360"/>
      <w:jc w:val="both"/>
    </w:pPr>
    <w:rPr>
      <w:rFonts w:ascii="Book Antiqua" w:hAnsi="Book Antiqua" w:eastAsia="Times New Roman" w:cs="Times New Roman"/>
      <w:bCs/>
      <w:iCs/>
      <w:color w:val="auto"/>
      <w:sz w:val="20"/>
      <w:szCs w:val="22"/>
      <w:lang w:eastAsia="en-US"/>
    </w:rPr>
  </w:style>
  <w:style w:type="character" w:styleId="BGHeading1AltQChar" w:customStyle="1">
    <w:name w:val="BGHeading1 Alt+Q Char"/>
    <w:link w:val="BGHeading1AltQ"/>
    <w:locked/>
    <w:rsid w:val="00560198"/>
    <w:rPr>
      <w:rFonts w:ascii="Book Antiqua" w:hAnsi="Book Antiqua" w:cs="Arial"/>
      <w:bCs/>
      <w:kern w:val="32"/>
      <w:sz w:val="20"/>
      <w:szCs w:val="22"/>
      <w:lang w:val="en-ZA"/>
    </w:rPr>
  </w:style>
  <w:style w:type="paragraph" w:styleId="BGHeading6AltV" w:customStyle="1">
    <w:name w:val="BGHeading 6 Alt+V"/>
    <w:basedOn w:val="Heading6"/>
    <w:uiPriority w:val="2"/>
    <w:qFormat/>
    <w:rsid w:val="00560198"/>
    <w:pPr>
      <w:keepNext w:val="0"/>
      <w:keepLines w:val="0"/>
      <w:numPr>
        <w:ilvl w:val="5"/>
        <w:numId w:val="55"/>
      </w:numPr>
      <w:tabs>
        <w:tab w:val="clear" w:pos="0"/>
        <w:tab w:val="left" w:pos="4321"/>
      </w:tabs>
      <w:suppressAutoHyphens w:val="0"/>
      <w:spacing w:before="0" w:line="360" w:lineRule="auto"/>
      <w:ind w:left="4320" w:hanging="180"/>
    </w:pPr>
    <w:rPr>
      <w:rFonts w:ascii="Book Antiqua" w:hAnsi="Book Antiqua" w:eastAsia="Times New Roman" w:cs="Times New Roman"/>
      <w:bCs/>
      <w:color w:val="auto"/>
      <w:sz w:val="20"/>
      <w:szCs w:val="22"/>
      <w:lang w:eastAsia="en-ZA"/>
    </w:rPr>
  </w:style>
  <w:style w:type="character" w:styleId="BGNormalChar" w:customStyle="1">
    <w:name w:val="BGNormal Char"/>
    <w:basedOn w:val="DefaultParagraphFont"/>
    <w:link w:val="BGNormal"/>
    <w:rsid w:val="00560198"/>
    <w:rPr>
      <w:rFonts w:ascii="Book Antiqua" w:hAnsi="Book Antiqua"/>
      <w:sz w:val="20"/>
      <w:szCs w:val="22"/>
      <w:lang w:val="en-ZA"/>
    </w:rPr>
  </w:style>
  <w:style w:type="character" w:styleId="WWBodyText1Char" w:customStyle="1">
    <w:name w:val="WW_BodyText1 Char"/>
    <w:basedOn w:val="DefaultParagraphFont"/>
    <w:link w:val="WWBodyText1"/>
    <w:uiPriority w:val="99"/>
    <w:locked/>
    <w:rsid w:val="00560198"/>
    <w:rPr>
      <w:rFonts w:ascii="Arial" w:hAnsi="Arial"/>
      <w:sz w:val="22"/>
      <w:szCs w:val="24"/>
      <w:lang w:val="en-ZA" w:eastAsia="en-GB"/>
    </w:rPr>
  </w:style>
  <w:style w:type="character" w:styleId="Heading3Char" w:customStyle="1">
    <w:name w:val="Heading 3 Char"/>
    <w:basedOn w:val="DefaultParagraphFont"/>
    <w:link w:val="Heading3"/>
    <w:semiHidden/>
    <w:rsid w:val="00560198"/>
    <w:rPr>
      <w:rFonts w:asciiTheme="majorHAnsi" w:hAnsiTheme="majorHAnsi" w:eastAsiaTheme="majorEastAsia" w:cstheme="majorBidi"/>
      <w:color w:val="243F60" w:themeColor="accent1" w:themeShade="7F"/>
      <w:sz w:val="24"/>
      <w:szCs w:val="24"/>
      <w:lang w:val="en-ZA" w:eastAsia="en-GB"/>
    </w:rPr>
  </w:style>
  <w:style w:type="character" w:styleId="Heading4Char" w:customStyle="1">
    <w:name w:val="Heading 4 Char"/>
    <w:basedOn w:val="DefaultParagraphFont"/>
    <w:link w:val="Heading4"/>
    <w:semiHidden/>
    <w:rsid w:val="00560198"/>
    <w:rPr>
      <w:rFonts w:asciiTheme="majorHAnsi" w:hAnsiTheme="majorHAnsi" w:eastAsiaTheme="majorEastAsia" w:cstheme="majorBidi"/>
      <w:i/>
      <w:iCs/>
      <w:color w:val="365F91" w:themeColor="accent1" w:themeShade="BF"/>
      <w:sz w:val="22"/>
      <w:szCs w:val="24"/>
      <w:lang w:val="en-ZA" w:eastAsia="en-GB"/>
    </w:rPr>
  </w:style>
  <w:style w:type="character" w:styleId="Heading5Char" w:customStyle="1">
    <w:name w:val="Heading 5 Char"/>
    <w:basedOn w:val="DefaultParagraphFont"/>
    <w:link w:val="Heading5"/>
    <w:semiHidden/>
    <w:rsid w:val="00560198"/>
    <w:rPr>
      <w:rFonts w:asciiTheme="majorHAnsi" w:hAnsiTheme="majorHAnsi" w:eastAsiaTheme="majorEastAsia" w:cstheme="majorBidi"/>
      <w:color w:val="365F91" w:themeColor="accent1" w:themeShade="BF"/>
      <w:sz w:val="22"/>
      <w:szCs w:val="24"/>
      <w:lang w:val="en-ZA" w:eastAsia="en-GB"/>
    </w:rPr>
  </w:style>
  <w:style w:type="character" w:styleId="Heading6Char" w:customStyle="1">
    <w:name w:val="Heading 6 Char"/>
    <w:basedOn w:val="DefaultParagraphFont"/>
    <w:link w:val="Heading6"/>
    <w:semiHidden/>
    <w:rsid w:val="00560198"/>
    <w:rPr>
      <w:rFonts w:asciiTheme="majorHAnsi" w:hAnsiTheme="majorHAnsi" w:eastAsiaTheme="majorEastAsia" w:cstheme="majorBidi"/>
      <w:color w:val="243F60" w:themeColor="accent1" w:themeShade="7F"/>
      <w:sz w:val="22"/>
      <w:szCs w:val="24"/>
      <w:lang w:val="en-ZA" w:eastAsia="en-GB"/>
    </w:rPr>
  </w:style>
  <w:style w:type="paragraph" w:styleId="BGHeading6AltV0" w:customStyle="1">
    <w:name w:val="BGHeading6 Alt+V"/>
    <w:basedOn w:val="Normal"/>
    <w:qFormat/>
    <w:rsid w:val="00EA1988"/>
    <w:pPr>
      <w:tabs>
        <w:tab w:val="left" w:pos="4321"/>
      </w:tabs>
      <w:suppressAutoHyphens w:val="0"/>
      <w:spacing w:after="200" w:line="360" w:lineRule="auto"/>
      <w:ind w:left="4321" w:hanging="4321"/>
      <w:jc w:val="both"/>
      <w:outlineLvl w:val="5"/>
    </w:pPr>
    <w:rPr>
      <w:rFonts w:ascii="Book Antiqua" w:hAnsi="Book Antiqua"/>
      <w:bCs/>
      <w:sz w:val="20"/>
      <w:szCs w:val="22"/>
      <w:lang w:eastAsia="en-US"/>
    </w:rPr>
  </w:style>
  <w:style w:type="character" w:styleId="BGHeading2AltAChar" w:customStyle="1">
    <w:name w:val="BGHeading2 Alt+A Char"/>
    <w:basedOn w:val="DefaultParagraphFont"/>
    <w:link w:val="BGHeading2AltA"/>
    <w:rsid w:val="00EA1988"/>
    <w:rPr>
      <w:rFonts w:ascii="Book Antiqua" w:hAnsi="Book Antiqua" w:cs="Arial"/>
      <w:bCs/>
      <w:iCs/>
      <w:sz w:val="20"/>
      <w:szCs w:val="22"/>
      <w:lang w:val="en-ZA"/>
    </w:rPr>
  </w:style>
  <w:style w:type="paragraph" w:styleId="BGBullet1" w:customStyle="1">
    <w:name w:val="BG Bullet 1"/>
    <w:basedOn w:val="Normal"/>
    <w:qFormat/>
    <w:rsid w:val="00EA1988"/>
    <w:pPr>
      <w:widowControl w:val="0"/>
      <w:numPr>
        <w:numId w:val="59"/>
      </w:numPr>
      <w:suppressAutoHyphens w:val="0"/>
      <w:spacing w:after="200" w:line="360" w:lineRule="auto"/>
      <w:jc w:val="both"/>
    </w:pPr>
    <w:rPr>
      <w:rFonts w:ascii="Book Antiqua" w:hAnsi="Book Antiqua"/>
      <w:sz w:val="2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247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4.xml" Id="rId18" /><Relationship Type="http://schemas.openxmlformats.org/officeDocument/2006/relationships/header" Target="header8.xml" Id="rId26" /><Relationship Type="http://schemas.openxmlformats.org/officeDocument/2006/relationships/customXml" Target="../customXml/item3.xml" Id="rId3" /><Relationship Type="http://schemas.openxmlformats.org/officeDocument/2006/relationships/header" Target="header6.xml" Id="rId21" /><Relationship Type="http://schemas.openxmlformats.org/officeDocument/2006/relationships/theme" Target="theme/theme1.xml" Id="rId34" /><Relationship Type="http://schemas.openxmlformats.org/officeDocument/2006/relationships/settings" Target="settings.xml" Id="rId7" /><Relationship Type="http://schemas.openxmlformats.org/officeDocument/2006/relationships/footer" Target="footer2.xml" Id="rId17" /><Relationship Type="http://schemas.openxmlformats.org/officeDocument/2006/relationships/footer" Target="footer6.xml" Id="rId25" /><Relationship Type="http://schemas.microsoft.com/office/2011/relationships/people" Target="people.xml" Id="rId33"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header" Target="header5.xml" Id="rId20" /><Relationship Type="http://schemas.openxmlformats.org/officeDocument/2006/relationships/footer" Target="footer8.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header" Target="header7.xml" Id="rId24" /><Relationship Type="http://schemas.openxmlformats.org/officeDocument/2006/relationships/fontTable" Target="fontTable.xml" Id="rId32"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footer" Target="footer5.xml" Id="rId23" /><Relationship Type="http://schemas.openxmlformats.org/officeDocument/2006/relationships/footer" Target="footer7.xml" Id="rId28" /><Relationship Type="http://schemas.openxmlformats.org/officeDocument/2006/relationships/endnotes" Target="endnotes.xml" Id="rId10" /><Relationship Type="http://schemas.openxmlformats.org/officeDocument/2006/relationships/footer" Target="footer3.xml" Id="rId19" /><Relationship Type="http://schemas.openxmlformats.org/officeDocument/2006/relationships/footer" Target="footer9.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4.xml" Id="rId22" /><Relationship Type="http://schemas.openxmlformats.org/officeDocument/2006/relationships/header" Target="header9.xml" Id="rId27" /><Relationship Type="http://schemas.openxmlformats.org/officeDocument/2006/relationships/header" Target="header10.xml" Id="rId30" /><Relationship Type="http://schemas.openxmlformats.org/officeDocument/2006/relationships/webSettings" Target="webSettings.xml" Id="rId8" /><Relationship Type="http://schemas.openxmlformats.org/officeDocument/2006/relationships/header" Target="headerb.xml" Id="Rea6e8887339747a3" /><Relationship Type="http://schemas.openxmlformats.org/officeDocument/2006/relationships/footer" Target="footera.xml" Id="R3586f0a5f3c245f3" /><Relationship Type="http://schemas.openxmlformats.org/officeDocument/2006/relationships/footer" Target="footerb.xml" Id="R825e85d21c334011" /><Relationship Type="http://schemas.openxmlformats.org/officeDocument/2006/relationships/hyperlink" Target="mailto:rebecca.tsosane@autofund.co.za" TargetMode="External" Id="Racadb5e6f467415c" /><Relationship Type="http://schemas.openxmlformats.org/officeDocument/2006/relationships/hyperlink" Target="mailto:ipeleng.mabusela@autofund.co.za" TargetMode="External" Id="R98ef89c776044808" /></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02855"/>
      </a:dk2>
      <a:lt2>
        <a:srgbClr val="C97146"/>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dbd569-0caa-4cd4-ba1c-8c39d8e114b4">
      <Terms xmlns="http://schemas.microsoft.com/office/infopath/2007/PartnerControls"/>
    </lcf76f155ced4ddcb4097134ff3c332f>
    <TaxCatchAll xmlns="91e9e64f-4764-4325-85b6-e142ba60a90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3F8A9C7515C4F4497A3B0B27E2FC3D9" ma:contentTypeVersion="17" ma:contentTypeDescription="Create a new document." ma:contentTypeScope="" ma:versionID="ba581ab2e1c8fa1eb4d2ab59b4503c99">
  <xsd:schema xmlns:xsd="http://www.w3.org/2001/XMLSchema" xmlns:xs="http://www.w3.org/2001/XMLSchema" xmlns:p="http://schemas.microsoft.com/office/2006/metadata/properties" xmlns:ns2="eddbd569-0caa-4cd4-ba1c-8c39d8e114b4" xmlns:ns3="91e9e64f-4764-4325-85b6-e142ba60a90c" targetNamespace="http://schemas.microsoft.com/office/2006/metadata/properties" ma:root="true" ma:fieldsID="ed2f4e97fdb10bc5352c50ca68d35ae7" ns2:_="" ns3:_="">
    <xsd:import namespace="eddbd569-0caa-4cd4-ba1c-8c39d8e114b4"/>
    <xsd:import namespace="91e9e64f-4764-4325-85b6-e142ba60a9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dbd569-0caa-4cd4-ba1c-8c39d8e114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301a546-5d03-470c-aa99-25f829092dd5"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e9e64f-4764-4325-85b6-e142ba60a90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11f15b6-9964-4cf4-a0a7-519661bac922}" ma:internalName="TaxCatchAll" ma:showField="CatchAllData" ma:web="91e9e64f-4764-4325-85b6-e142ba60a90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3FA144-977C-475C-A3EF-58E447547803}">
  <ds:schemaRefs>
    <ds:schemaRef ds:uri="http://schemas.openxmlformats.org/officeDocument/2006/bibliography"/>
  </ds:schemaRefs>
</ds:datastoreItem>
</file>

<file path=customXml/itemProps2.xml><?xml version="1.0" encoding="utf-8"?>
<ds:datastoreItem xmlns:ds="http://schemas.openxmlformats.org/officeDocument/2006/customXml" ds:itemID="{A4CFB7CE-5574-4B72-B488-796345304398}">
  <ds:schemaRefs>
    <ds:schemaRef ds:uri="http://schemas.microsoft.com/sharepoint/v3/contenttype/forms"/>
  </ds:schemaRefs>
</ds:datastoreItem>
</file>

<file path=customXml/itemProps3.xml><?xml version="1.0" encoding="utf-8"?>
<ds:datastoreItem xmlns:ds="http://schemas.openxmlformats.org/officeDocument/2006/customXml" ds:itemID="{86A848EE-54CB-4A0F-BB19-4C018E54E051}">
  <ds:schemaRefs>
    <ds:schemaRef ds:uri="http://schemas.microsoft.com/office/2006/metadata/properties"/>
    <ds:schemaRef ds:uri="http://schemas.microsoft.com/office/infopath/2007/PartnerControls"/>
    <ds:schemaRef ds:uri="eddbd569-0caa-4cd4-ba1c-8c39d8e114b4"/>
    <ds:schemaRef ds:uri="91e9e64f-4764-4325-85b6-e142ba60a90c"/>
  </ds:schemaRefs>
</ds:datastoreItem>
</file>

<file path=customXml/itemProps4.xml><?xml version="1.0" encoding="utf-8"?>
<ds:datastoreItem xmlns:ds="http://schemas.openxmlformats.org/officeDocument/2006/customXml" ds:itemID="{07E1704E-BAB5-4379-9E8B-7BAF000DC5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dbd569-0caa-4cd4-ba1c-8c39d8e114b4"/>
    <ds:schemaRef ds:uri="91e9e64f-4764-4325-85b6-e142ba60a9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thabo.mokoena@autofund.co.za</dc:creator>
  <keywords/>
  <dc:description/>
  <lastModifiedBy>D LANGA</lastModifiedBy>
  <revision>280</revision>
  <lastPrinted>2022-01-14T09:10:00.0000000Z</lastPrinted>
  <dcterms:created xsi:type="dcterms:W3CDTF">2022-06-08T09:00:00.0000000Z</dcterms:created>
  <dcterms:modified xsi:type="dcterms:W3CDTF">2026-04-24T13:43:25.2991978Z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0x01010033F8A9C7515C4F4497A3B0B27E2FC3D9</vt:lpwstr>
  </property>
  <property fmtid="{D5CDD505-2E9C-101B-9397-08002B2CF9AE}" pid="3" name="MediaServiceImageTags">
    <vt:lpwstr/>
  </property>
  <property fmtid="{D5CDD505-2E9C-101B-9397-08002B2CF9AE}" pid="4" name="GrammarlyDocumentId">
    <vt:lpwstr>a66e4972-9059-42a4-8a24-8d8350b6c266</vt:lpwstr>
  </property>
</Properties>
</file>